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1C89" w:rsidRPr="00AC61F8" w:rsidRDefault="008C1C89" w:rsidP="008C1C89">
      <w:pPr>
        <w:pStyle w:val="NormalArial11"/>
        <w:ind w:left="2880"/>
        <w:jc w:val="left"/>
        <w:rPr>
          <w:b/>
        </w:rPr>
      </w:pPr>
      <w:r w:rsidRPr="00AC61F8">
        <w:rPr>
          <w:b/>
          <w:noProof/>
        </w:rPr>
        <w:drawing>
          <wp:anchor distT="0" distB="0" distL="114300" distR="114300" simplePos="0" relativeHeight="251659264" behindDoc="0" locked="0" layoutInCell="1" allowOverlap="1" wp14:anchorId="3B81A5D2" wp14:editId="77C33257">
            <wp:simplePos x="0" y="0"/>
            <wp:positionH relativeFrom="column">
              <wp:posOffset>-914400</wp:posOffset>
            </wp:positionH>
            <wp:positionV relativeFrom="paragraph">
              <wp:posOffset>-923924</wp:posOffset>
            </wp:positionV>
            <wp:extent cx="2130425" cy="10077450"/>
            <wp:effectExtent l="0" t="0" r="3175" b="0"/>
            <wp:wrapNone/>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luecover"/>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130425" cy="100774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C61F8">
        <w:rPr>
          <w:b/>
          <w:noProof/>
        </w:rPr>
        <mc:AlternateContent>
          <mc:Choice Requires="wps">
            <w:drawing>
              <wp:anchor distT="0" distB="0" distL="114300" distR="114300" simplePos="0" relativeHeight="251660288" behindDoc="0" locked="0" layoutInCell="1" allowOverlap="1" wp14:anchorId="166F37A2" wp14:editId="43B5F76D">
                <wp:simplePos x="0" y="0"/>
                <wp:positionH relativeFrom="page">
                  <wp:posOffset>2133600</wp:posOffset>
                </wp:positionH>
                <wp:positionV relativeFrom="page">
                  <wp:posOffset>-9525</wp:posOffset>
                </wp:positionV>
                <wp:extent cx="0" cy="10067925"/>
                <wp:effectExtent l="19050" t="0" r="38100" b="9525"/>
                <wp:wrapNone/>
                <wp:docPr id="18" name="Straight Connector 18"/>
                <wp:cNvGraphicFramePr/>
                <a:graphic xmlns:a="http://schemas.openxmlformats.org/drawingml/2006/main">
                  <a:graphicData uri="http://schemas.microsoft.com/office/word/2010/wordprocessingShape">
                    <wps:wsp>
                      <wps:cNvCnPr/>
                      <wps:spPr>
                        <a:xfrm>
                          <a:off x="0" y="0"/>
                          <a:ext cx="0" cy="10067925"/>
                        </a:xfrm>
                        <a:prstGeom prst="line">
                          <a:avLst/>
                        </a:prstGeom>
                        <a:ln w="571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7266F3" id="Straight Connector 18"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168pt,-.75pt" to="168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" strokecolor="#002060" strokeweight="4.5pt">
                <v:stroke joinstyle="miter"/>
                <w10:wrap anchorx="page" anchory="page"/>
              </v:line>
            </w:pict>
          </mc:Fallback>
        </mc:AlternateContent>
      </w:r>
      <w:r w:rsidRPr="00AC61F8">
        <w:rPr>
          <w:b/>
        </w:rPr>
        <w:t>Contract #: DTFH6116D00035</w:t>
      </w:r>
    </w:p>
    <w:p w:rsidR="008C1C89" w:rsidRPr="00AC61F8" w:rsidRDefault="008C1C89" w:rsidP="008C1C89">
      <w:pPr>
        <w:pStyle w:val="NormalArial11"/>
        <w:ind w:left="2880"/>
        <w:jc w:val="left"/>
        <w:rPr>
          <w:b/>
        </w:rPr>
      </w:pPr>
      <w:r w:rsidRPr="00AC61F8">
        <w:rPr>
          <w:b/>
        </w:rPr>
        <w:t>TOPR #: HOIT212116217</w:t>
      </w: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AC61F8" w:rsidRDefault="008C1C89" w:rsidP="008C1C89">
      <w:pPr>
        <w:pStyle w:val="NormalArial11"/>
        <w:spacing w:before="0" w:after="0"/>
        <w:ind w:left="2880"/>
        <w:jc w:val="left"/>
        <w:rPr>
          <w:rFonts w:ascii="Arial Black" w:hAnsi="Arial Black"/>
          <w:b/>
          <w:color w:val="0070C0"/>
          <w:sz w:val="48"/>
          <w:szCs w:val="48"/>
        </w:rPr>
      </w:pPr>
      <w:r w:rsidRPr="00AC61F8">
        <w:rPr>
          <w:rFonts w:ascii="Arial Black" w:hAnsi="Arial Black"/>
          <w:b/>
          <w:color w:val="0070C0"/>
          <w:sz w:val="48"/>
          <w:szCs w:val="48"/>
        </w:rPr>
        <w:t>JPO</w:t>
      </w:r>
    </w:p>
    <w:p w:rsidR="008C1C89" w:rsidRPr="00AC61F8" w:rsidRDefault="008C1C89" w:rsidP="008C1C89">
      <w:pPr>
        <w:pStyle w:val="NormalArial11"/>
        <w:spacing w:before="0" w:after="0"/>
        <w:ind w:left="2880"/>
        <w:jc w:val="left"/>
        <w:rPr>
          <w:sz w:val="36"/>
          <w:szCs w:val="36"/>
        </w:rPr>
      </w:pPr>
      <w:r w:rsidRPr="00AC61F8">
        <w:rPr>
          <w:sz w:val="36"/>
          <w:szCs w:val="36"/>
        </w:rPr>
        <w:t xml:space="preserve">Operational Data Environment </w:t>
      </w:r>
    </w:p>
    <w:p w:rsidR="008C1C89" w:rsidRPr="00AC61F8" w:rsidRDefault="008C1C89" w:rsidP="008C1C89">
      <w:pPr>
        <w:pStyle w:val="NormalArial11"/>
        <w:spacing w:before="0" w:after="0"/>
        <w:ind w:left="2880"/>
        <w:jc w:val="left"/>
        <w:rPr>
          <w:b/>
          <w:color w:val="0070C0"/>
          <w:sz w:val="48"/>
          <w:szCs w:val="48"/>
        </w:rPr>
      </w:pPr>
      <w:r>
        <w:rPr>
          <w:b/>
          <w:color w:val="0070C0"/>
          <w:sz w:val="48"/>
          <w:szCs w:val="48"/>
        </w:rPr>
        <w:t>Output Schema Reference</w:t>
      </w: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AC61F8" w:rsidRDefault="008C1C89" w:rsidP="008C1C89">
      <w:pPr>
        <w:pStyle w:val="NormalArial11"/>
        <w:ind w:left="2880"/>
        <w:jc w:val="left"/>
        <w:rPr>
          <w:b/>
        </w:rPr>
      </w:pPr>
      <w:r w:rsidRPr="00AC61F8">
        <w:rPr>
          <w:b/>
        </w:rPr>
        <w:t xml:space="preserve">Submitted to: </w:t>
      </w:r>
    </w:p>
    <w:p w:rsidR="008C1C89" w:rsidRPr="00AC61F8" w:rsidRDefault="008C1C89" w:rsidP="008C1C89">
      <w:pPr>
        <w:pStyle w:val="NormalArial11"/>
        <w:ind w:left="2880"/>
        <w:jc w:val="left"/>
        <w:rPr>
          <w:color w:val="000000" w:themeColor="text1"/>
        </w:rPr>
      </w:pPr>
      <w:r w:rsidRPr="00AC61F8">
        <w:rPr>
          <w:color w:val="000000" w:themeColor="text1"/>
        </w:rPr>
        <w:t xml:space="preserve">U.S. Department of Transportation (USDOT) </w:t>
      </w:r>
    </w:p>
    <w:p w:rsidR="008C1C89" w:rsidRPr="00AC61F8" w:rsidRDefault="008C1C89" w:rsidP="008C1C89">
      <w:pPr>
        <w:pStyle w:val="NormalArial11"/>
        <w:ind w:left="2880"/>
        <w:jc w:val="left"/>
        <w:rPr>
          <w:color w:val="000000" w:themeColor="text1"/>
        </w:rPr>
      </w:pPr>
      <w:r w:rsidRPr="00AC61F8">
        <w:rPr>
          <w:color w:val="000000" w:themeColor="text1"/>
        </w:rPr>
        <w:t>Federal Highway Administration ITS JPO</w:t>
      </w: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AC61F8" w:rsidRDefault="008C1C89" w:rsidP="008C1C89">
      <w:pPr>
        <w:pStyle w:val="NormalArial11"/>
        <w:ind w:left="2880"/>
        <w:jc w:val="left"/>
        <w:rPr>
          <w:b/>
          <w:color w:val="0070C0"/>
        </w:rPr>
      </w:pPr>
      <w:r>
        <w:rPr>
          <w:b/>
          <w:color w:val="0070C0"/>
        </w:rPr>
        <w:fldChar w:fldCharType="begin"/>
      </w:r>
      <w:r>
        <w:rPr>
          <w:b/>
          <w:color w:val="0070C0"/>
        </w:rPr>
        <w:instrText xml:space="preserve"> DATE \@ "MMMM d, yyyy" </w:instrText>
      </w:r>
      <w:r>
        <w:rPr>
          <w:b/>
          <w:color w:val="0070C0"/>
        </w:rPr>
        <w:fldChar w:fldCharType="separate"/>
      </w:r>
      <w:r w:rsidR="001358F2">
        <w:rPr>
          <w:b/>
          <w:noProof/>
          <w:color w:val="0070C0"/>
        </w:rPr>
        <w:t>November 16, 2018</w:t>
      </w:r>
      <w:r>
        <w:rPr>
          <w:b/>
          <w:color w:val="0070C0"/>
        </w:rPr>
        <w:fldChar w:fldCharType="end"/>
      </w:r>
    </w:p>
    <w:p w:rsidR="008C1C89" w:rsidRPr="00961C9B" w:rsidRDefault="008C1C89" w:rsidP="008C1C89">
      <w:pPr>
        <w:pStyle w:val="NormalArial11"/>
        <w:ind w:left="2880"/>
        <w:jc w:val="left"/>
      </w:pPr>
    </w:p>
    <w:p w:rsidR="008C1C89" w:rsidRPr="00AC61F8" w:rsidRDefault="008C1C89" w:rsidP="008C1C89">
      <w:pPr>
        <w:pStyle w:val="NormalArial11"/>
        <w:ind w:left="2880"/>
        <w:jc w:val="left"/>
        <w:rPr>
          <w:b/>
        </w:rPr>
      </w:pPr>
      <w:r w:rsidRPr="00AC61F8">
        <w:rPr>
          <w:b/>
        </w:rPr>
        <w:t xml:space="preserve">Prepared by: </w:t>
      </w:r>
    </w:p>
    <w:p w:rsidR="008C1C89" w:rsidRDefault="008C1C89" w:rsidP="008C1C89">
      <w:pPr>
        <w:pStyle w:val="NormalArial11"/>
        <w:ind w:left="2880"/>
        <w:jc w:val="left"/>
      </w:pPr>
      <w:r w:rsidRPr="00961C9B">
        <w:t>Booz Allen Hamilton</w:t>
      </w:r>
      <w:r w:rsidRPr="00961C9B">
        <w:br/>
        <w:t>8283 Greensboro Drive</w:t>
      </w:r>
      <w:r w:rsidRPr="00961C9B">
        <w:br/>
        <w:t xml:space="preserve">McLean, VA 22102 </w:t>
      </w:r>
    </w:p>
    <w:p w:rsidR="008C1C89" w:rsidRDefault="008C1C89" w:rsidP="008C1C89"/>
    <w:p w:rsidR="008C1C89" w:rsidRDefault="008C1C89" w:rsidP="008C1C89"/>
    <w:p w:rsidR="008C1C89" w:rsidRDefault="008C1C89"/>
    <w:p w:rsidR="008C1C89" w:rsidRDefault="008C1C89"/>
    <w:p w:rsidR="008C1C89" w:rsidRDefault="008C1C89" w:rsidP="008C1C89">
      <w:pPr>
        <w:jc w:val="center"/>
      </w:pPr>
      <w:r w:rsidRPr="002A65E2">
        <w:rPr>
          <w:color w:val="002060"/>
        </w:rPr>
        <w:t>This page intentionally blank</w:t>
      </w:r>
      <w:r>
        <w:t xml:space="preserve"> </w:t>
      </w:r>
      <w:r>
        <w:br w:type="page"/>
      </w:r>
    </w:p>
    <w:sdt>
      <w:sdtPr>
        <w:rPr>
          <w:rFonts w:asciiTheme="minorHAnsi" w:eastAsiaTheme="minorHAnsi" w:hAnsiTheme="minorHAnsi" w:cstheme="minorBidi"/>
          <w:b w:val="0"/>
          <w:color w:val="auto"/>
          <w:spacing w:val="0"/>
          <w:sz w:val="22"/>
          <w:szCs w:val="22"/>
          <w:lang w:eastAsia="en-US"/>
        </w:rPr>
        <w:id w:val="2121341188"/>
        <w:docPartObj>
          <w:docPartGallery w:val="Table of Contents"/>
          <w:docPartUnique/>
        </w:docPartObj>
      </w:sdtPr>
      <w:sdtEndPr>
        <w:rPr>
          <w:bCs/>
          <w:noProof/>
        </w:rPr>
      </w:sdtEndPr>
      <w:sdtContent>
        <w:p w:rsidR="008C1C89" w:rsidRDefault="008C1C89" w:rsidP="008C1C89">
          <w:pPr>
            <w:pStyle w:val="TOCHeading"/>
            <w:numPr>
              <w:ilvl w:val="0"/>
              <w:numId w:val="0"/>
            </w:numPr>
          </w:pPr>
          <w:r>
            <w:t>Contents</w:t>
          </w:r>
        </w:p>
        <w:p w:rsidR="009E50F9" w:rsidRDefault="008C1C89">
          <w:pPr>
            <w:pStyle w:val="TOC1"/>
            <w:tabs>
              <w:tab w:val="left" w:pos="480"/>
              <w:tab w:val="right" w:leader="dot" w:pos="9350"/>
            </w:tabs>
            <w:rPr>
              <w:noProof/>
              <w:lang w:eastAsia="en-US"/>
            </w:rPr>
          </w:pPr>
          <w:r>
            <w:fldChar w:fldCharType="begin"/>
          </w:r>
          <w:r>
            <w:instrText xml:space="preserve"> TOC \o "1-3" \h \z \u </w:instrText>
          </w:r>
          <w:r>
            <w:fldChar w:fldCharType="separate"/>
          </w:r>
          <w:hyperlink w:anchor="_Toc530144491" w:history="1">
            <w:r w:rsidR="009E50F9" w:rsidRPr="001003E3">
              <w:rPr>
                <w:rStyle w:val="Hyperlink"/>
                <w:noProof/>
              </w:rPr>
              <w:t>1</w:t>
            </w:r>
            <w:r w:rsidR="009E50F9">
              <w:rPr>
                <w:noProof/>
                <w:lang w:eastAsia="en-US"/>
              </w:rPr>
              <w:tab/>
            </w:r>
            <w:r w:rsidR="009E50F9" w:rsidRPr="001003E3">
              <w:rPr>
                <w:rStyle w:val="Hyperlink"/>
                <w:noProof/>
              </w:rPr>
              <w:t>Introduction</w:t>
            </w:r>
            <w:r w:rsidR="009E50F9">
              <w:rPr>
                <w:noProof/>
                <w:webHidden/>
              </w:rPr>
              <w:tab/>
            </w:r>
            <w:r w:rsidR="009E50F9">
              <w:rPr>
                <w:noProof/>
                <w:webHidden/>
              </w:rPr>
              <w:fldChar w:fldCharType="begin"/>
            </w:r>
            <w:r w:rsidR="009E50F9">
              <w:rPr>
                <w:noProof/>
                <w:webHidden/>
              </w:rPr>
              <w:instrText xml:space="preserve"> PAGEREF _Toc530144491 \h </w:instrText>
            </w:r>
            <w:r w:rsidR="009E50F9">
              <w:rPr>
                <w:noProof/>
                <w:webHidden/>
              </w:rPr>
            </w:r>
            <w:r w:rsidR="009E50F9">
              <w:rPr>
                <w:noProof/>
                <w:webHidden/>
              </w:rPr>
              <w:fldChar w:fldCharType="separate"/>
            </w:r>
            <w:r w:rsidR="009E50F9">
              <w:rPr>
                <w:noProof/>
                <w:webHidden/>
              </w:rPr>
              <w:t>7</w:t>
            </w:r>
            <w:r w:rsidR="009E50F9">
              <w:rPr>
                <w:noProof/>
                <w:webHidden/>
              </w:rPr>
              <w:fldChar w:fldCharType="end"/>
            </w:r>
          </w:hyperlink>
        </w:p>
        <w:p w:rsidR="009E50F9" w:rsidRDefault="00A07801">
          <w:pPr>
            <w:pStyle w:val="TOC1"/>
            <w:tabs>
              <w:tab w:val="left" w:pos="480"/>
              <w:tab w:val="right" w:leader="dot" w:pos="9350"/>
            </w:tabs>
            <w:rPr>
              <w:noProof/>
              <w:lang w:eastAsia="en-US"/>
            </w:rPr>
          </w:pPr>
          <w:hyperlink w:anchor="_Toc530144492" w:history="1">
            <w:r w:rsidR="009E50F9" w:rsidRPr="001003E3">
              <w:rPr>
                <w:rStyle w:val="Hyperlink"/>
                <w:noProof/>
              </w:rPr>
              <w:t>2</w:t>
            </w:r>
            <w:r w:rsidR="009E50F9">
              <w:rPr>
                <w:noProof/>
                <w:lang w:eastAsia="en-US"/>
              </w:rPr>
              <w:tab/>
            </w:r>
            <w:r w:rsidR="009E50F9" w:rsidRPr="001003E3">
              <w:rPr>
                <w:rStyle w:val="Hyperlink"/>
                <w:noProof/>
              </w:rPr>
              <w:t>Published Topics</w:t>
            </w:r>
            <w:r w:rsidR="009E50F9">
              <w:rPr>
                <w:noProof/>
                <w:webHidden/>
              </w:rPr>
              <w:tab/>
            </w:r>
            <w:r w:rsidR="009E50F9">
              <w:rPr>
                <w:noProof/>
                <w:webHidden/>
              </w:rPr>
              <w:fldChar w:fldCharType="begin"/>
            </w:r>
            <w:r w:rsidR="009E50F9">
              <w:rPr>
                <w:noProof/>
                <w:webHidden/>
              </w:rPr>
              <w:instrText xml:space="preserve"> PAGEREF _Toc530144492 \h </w:instrText>
            </w:r>
            <w:r w:rsidR="009E50F9">
              <w:rPr>
                <w:noProof/>
                <w:webHidden/>
              </w:rPr>
            </w:r>
            <w:r w:rsidR="009E50F9">
              <w:rPr>
                <w:noProof/>
                <w:webHidden/>
              </w:rPr>
              <w:fldChar w:fldCharType="separate"/>
            </w:r>
            <w:r w:rsidR="009E50F9">
              <w:rPr>
                <w:noProof/>
                <w:webHidden/>
              </w:rPr>
              <w:t>7</w:t>
            </w:r>
            <w:r w:rsidR="009E50F9">
              <w:rPr>
                <w:noProof/>
                <w:webHidden/>
              </w:rPr>
              <w:fldChar w:fldCharType="end"/>
            </w:r>
          </w:hyperlink>
        </w:p>
        <w:p w:rsidR="009E50F9" w:rsidRDefault="00A07801">
          <w:pPr>
            <w:pStyle w:val="TOC1"/>
            <w:tabs>
              <w:tab w:val="left" w:pos="480"/>
              <w:tab w:val="right" w:leader="dot" w:pos="9350"/>
            </w:tabs>
            <w:rPr>
              <w:noProof/>
              <w:lang w:eastAsia="en-US"/>
            </w:rPr>
          </w:pPr>
          <w:hyperlink w:anchor="_Toc530144493" w:history="1">
            <w:r w:rsidR="009E50F9" w:rsidRPr="001003E3">
              <w:rPr>
                <w:rStyle w:val="Hyperlink"/>
                <w:noProof/>
              </w:rPr>
              <w:t>3</w:t>
            </w:r>
            <w:r w:rsidR="009E50F9">
              <w:rPr>
                <w:noProof/>
                <w:lang w:eastAsia="en-US"/>
              </w:rPr>
              <w:tab/>
            </w:r>
            <w:r w:rsidR="009E50F9" w:rsidRPr="001003E3">
              <w:rPr>
                <w:rStyle w:val="Hyperlink"/>
                <w:noProof/>
              </w:rPr>
              <w:t>Common Data Schemas</w:t>
            </w:r>
            <w:r w:rsidR="009E50F9">
              <w:rPr>
                <w:noProof/>
                <w:webHidden/>
              </w:rPr>
              <w:tab/>
            </w:r>
            <w:r w:rsidR="009E50F9">
              <w:rPr>
                <w:noProof/>
                <w:webHidden/>
              </w:rPr>
              <w:fldChar w:fldCharType="begin"/>
            </w:r>
            <w:r w:rsidR="009E50F9">
              <w:rPr>
                <w:noProof/>
                <w:webHidden/>
              </w:rPr>
              <w:instrText xml:space="preserve"> PAGEREF _Toc530144493 \h </w:instrText>
            </w:r>
            <w:r w:rsidR="009E50F9">
              <w:rPr>
                <w:noProof/>
                <w:webHidden/>
              </w:rPr>
            </w:r>
            <w:r w:rsidR="009E50F9">
              <w:rPr>
                <w:noProof/>
                <w:webHidden/>
              </w:rPr>
              <w:fldChar w:fldCharType="separate"/>
            </w:r>
            <w:r w:rsidR="009E50F9">
              <w:rPr>
                <w:noProof/>
                <w:webHidden/>
              </w:rPr>
              <w:t>8</w:t>
            </w:r>
            <w:r w:rsidR="009E50F9">
              <w:rPr>
                <w:noProof/>
                <w:webHidden/>
              </w:rPr>
              <w:fldChar w:fldCharType="end"/>
            </w:r>
          </w:hyperlink>
        </w:p>
        <w:p w:rsidR="009E50F9" w:rsidRDefault="00A07801">
          <w:pPr>
            <w:pStyle w:val="TOC2"/>
            <w:tabs>
              <w:tab w:val="left" w:pos="1080"/>
              <w:tab w:val="right" w:leader="dot" w:pos="9350"/>
            </w:tabs>
            <w:rPr>
              <w:noProof/>
              <w:lang w:eastAsia="en-US"/>
            </w:rPr>
          </w:pPr>
          <w:hyperlink w:anchor="_Toc530144494" w:history="1">
            <w:r w:rsidR="009E50F9" w:rsidRPr="001003E3">
              <w:rPr>
                <w:rStyle w:val="Hyperlink"/>
                <w:noProof/>
              </w:rPr>
              <w:t>3.1</w:t>
            </w:r>
            <w:r w:rsidR="009E50F9">
              <w:rPr>
                <w:noProof/>
                <w:lang w:eastAsia="en-US"/>
              </w:rPr>
              <w:tab/>
            </w:r>
            <w:r w:rsidR="009E50F9" w:rsidRPr="001003E3">
              <w:rPr>
                <w:rStyle w:val="Hyperlink"/>
                <w:noProof/>
              </w:rPr>
              <w:t>ODE Data</w:t>
            </w:r>
            <w:r w:rsidR="009E50F9">
              <w:rPr>
                <w:noProof/>
                <w:webHidden/>
              </w:rPr>
              <w:tab/>
            </w:r>
            <w:r w:rsidR="009E50F9">
              <w:rPr>
                <w:noProof/>
                <w:webHidden/>
              </w:rPr>
              <w:fldChar w:fldCharType="begin"/>
            </w:r>
            <w:r w:rsidR="009E50F9">
              <w:rPr>
                <w:noProof/>
                <w:webHidden/>
              </w:rPr>
              <w:instrText xml:space="preserve"> PAGEREF _Toc530144494 \h </w:instrText>
            </w:r>
            <w:r w:rsidR="009E50F9">
              <w:rPr>
                <w:noProof/>
                <w:webHidden/>
              </w:rPr>
            </w:r>
            <w:r w:rsidR="009E50F9">
              <w:rPr>
                <w:noProof/>
                <w:webHidden/>
              </w:rPr>
              <w:fldChar w:fldCharType="separate"/>
            </w:r>
            <w:r w:rsidR="009E50F9">
              <w:rPr>
                <w:noProof/>
                <w:webHidden/>
              </w:rPr>
              <w:t>9</w:t>
            </w:r>
            <w:r w:rsidR="009E50F9">
              <w:rPr>
                <w:noProof/>
                <w:webHidden/>
              </w:rPr>
              <w:fldChar w:fldCharType="end"/>
            </w:r>
          </w:hyperlink>
        </w:p>
        <w:p w:rsidR="009E50F9" w:rsidRDefault="00A07801">
          <w:pPr>
            <w:pStyle w:val="TOC2"/>
            <w:tabs>
              <w:tab w:val="left" w:pos="1080"/>
              <w:tab w:val="right" w:leader="dot" w:pos="9350"/>
            </w:tabs>
            <w:rPr>
              <w:noProof/>
              <w:lang w:eastAsia="en-US"/>
            </w:rPr>
          </w:pPr>
          <w:hyperlink w:anchor="_Toc530144495" w:history="1">
            <w:r w:rsidR="009E50F9" w:rsidRPr="001003E3">
              <w:rPr>
                <w:rStyle w:val="Hyperlink"/>
                <w:noProof/>
              </w:rPr>
              <w:t>3.2</w:t>
            </w:r>
            <w:r w:rsidR="009E50F9">
              <w:rPr>
                <w:noProof/>
                <w:lang w:eastAsia="en-US"/>
              </w:rPr>
              <w:tab/>
            </w:r>
            <w:r w:rsidR="009E50F9" w:rsidRPr="001003E3">
              <w:rPr>
                <w:rStyle w:val="Hyperlink"/>
                <w:noProof/>
              </w:rPr>
              <w:t>ODE Message Metadata</w:t>
            </w:r>
            <w:r w:rsidR="009E50F9">
              <w:rPr>
                <w:noProof/>
                <w:webHidden/>
              </w:rPr>
              <w:tab/>
            </w:r>
            <w:r w:rsidR="009E50F9">
              <w:rPr>
                <w:noProof/>
                <w:webHidden/>
              </w:rPr>
              <w:fldChar w:fldCharType="begin"/>
            </w:r>
            <w:r w:rsidR="009E50F9">
              <w:rPr>
                <w:noProof/>
                <w:webHidden/>
              </w:rPr>
              <w:instrText xml:space="preserve"> PAGEREF _Toc530144495 \h </w:instrText>
            </w:r>
            <w:r w:rsidR="009E50F9">
              <w:rPr>
                <w:noProof/>
                <w:webHidden/>
              </w:rPr>
            </w:r>
            <w:r w:rsidR="009E50F9">
              <w:rPr>
                <w:noProof/>
                <w:webHidden/>
              </w:rPr>
              <w:fldChar w:fldCharType="separate"/>
            </w:r>
            <w:r w:rsidR="009E50F9">
              <w:rPr>
                <w:noProof/>
                <w:webHidden/>
              </w:rPr>
              <w:t>9</w:t>
            </w:r>
            <w:r w:rsidR="009E50F9">
              <w:rPr>
                <w:noProof/>
                <w:webHidden/>
              </w:rPr>
              <w:fldChar w:fldCharType="end"/>
            </w:r>
          </w:hyperlink>
        </w:p>
        <w:p w:rsidR="009E50F9" w:rsidRDefault="00A07801">
          <w:pPr>
            <w:pStyle w:val="TOC2"/>
            <w:tabs>
              <w:tab w:val="left" w:pos="1080"/>
              <w:tab w:val="right" w:leader="dot" w:pos="9350"/>
            </w:tabs>
            <w:rPr>
              <w:noProof/>
              <w:lang w:eastAsia="en-US"/>
            </w:rPr>
          </w:pPr>
          <w:hyperlink w:anchor="_Toc530144496" w:history="1">
            <w:r w:rsidR="009E50F9" w:rsidRPr="001003E3">
              <w:rPr>
                <w:rStyle w:val="Hyperlink"/>
                <w:noProof/>
              </w:rPr>
              <w:t>3.3</w:t>
            </w:r>
            <w:r w:rsidR="009E50F9">
              <w:rPr>
                <w:noProof/>
                <w:lang w:eastAsia="en-US"/>
              </w:rPr>
              <w:tab/>
            </w:r>
            <w:r w:rsidR="009E50F9" w:rsidRPr="001003E3">
              <w:rPr>
                <w:rStyle w:val="Hyperlink"/>
                <w:noProof/>
              </w:rPr>
              <w:t>SerialId</w:t>
            </w:r>
            <w:r w:rsidR="009E50F9">
              <w:rPr>
                <w:noProof/>
                <w:webHidden/>
              </w:rPr>
              <w:tab/>
            </w:r>
            <w:r w:rsidR="009E50F9">
              <w:rPr>
                <w:noProof/>
                <w:webHidden/>
              </w:rPr>
              <w:fldChar w:fldCharType="begin"/>
            </w:r>
            <w:r w:rsidR="009E50F9">
              <w:rPr>
                <w:noProof/>
                <w:webHidden/>
              </w:rPr>
              <w:instrText xml:space="preserve"> PAGEREF _Toc530144496 \h </w:instrText>
            </w:r>
            <w:r w:rsidR="009E50F9">
              <w:rPr>
                <w:noProof/>
                <w:webHidden/>
              </w:rPr>
            </w:r>
            <w:r w:rsidR="009E50F9">
              <w:rPr>
                <w:noProof/>
                <w:webHidden/>
              </w:rPr>
              <w:fldChar w:fldCharType="separate"/>
            </w:r>
            <w:r w:rsidR="009E50F9">
              <w:rPr>
                <w:noProof/>
                <w:webHidden/>
              </w:rPr>
              <w:t>11</w:t>
            </w:r>
            <w:r w:rsidR="009E50F9">
              <w:rPr>
                <w:noProof/>
                <w:webHidden/>
              </w:rPr>
              <w:fldChar w:fldCharType="end"/>
            </w:r>
          </w:hyperlink>
        </w:p>
        <w:p w:rsidR="009E50F9" w:rsidRDefault="00A07801">
          <w:pPr>
            <w:pStyle w:val="TOC2"/>
            <w:tabs>
              <w:tab w:val="left" w:pos="1080"/>
              <w:tab w:val="right" w:leader="dot" w:pos="9350"/>
            </w:tabs>
            <w:rPr>
              <w:noProof/>
              <w:lang w:eastAsia="en-US"/>
            </w:rPr>
          </w:pPr>
          <w:hyperlink w:anchor="_Toc530144497" w:history="1">
            <w:r w:rsidR="009E50F9" w:rsidRPr="001003E3">
              <w:rPr>
                <w:rStyle w:val="Hyperlink"/>
                <w:noProof/>
              </w:rPr>
              <w:t>3.4</w:t>
            </w:r>
            <w:r w:rsidR="009E50F9">
              <w:rPr>
                <w:noProof/>
                <w:lang w:eastAsia="en-US"/>
              </w:rPr>
              <w:tab/>
            </w:r>
            <w:r w:rsidR="009E50F9" w:rsidRPr="001003E3">
              <w:rPr>
                <w:rStyle w:val="Hyperlink"/>
                <w:noProof/>
              </w:rPr>
              <w:t>ASN.1 Encodings</w:t>
            </w:r>
            <w:r w:rsidR="009E50F9">
              <w:rPr>
                <w:noProof/>
                <w:webHidden/>
              </w:rPr>
              <w:tab/>
            </w:r>
            <w:r w:rsidR="009E50F9">
              <w:rPr>
                <w:noProof/>
                <w:webHidden/>
              </w:rPr>
              <w:fldChar w:fldCharType="begin"/>
            </w:r>
            <w:r w:rsidR="009E50F9">
              <w:rPr>
                <w:noProof/>
                <w:webHidden/>
              </w:rPr>
              <w:instrText xml:space="preserve"> PAGEREF _Toc530144497 \h </w:instrText>
            </w:r>
            <w:r w:rsidR="009E50F9">
              <w:rPr>
                <w:noProof/>
                <w:webHidden/>
              </w:rPr>
            </w:r>
            <w:r w:rsidR="009E50F9">
              <w:rPr>
                <w:noProof/>
                <w:webHidden/>
              </w:rPr>
              <w:fldChar w:fldCharType="separate"/>
            </w:r>
            <w:r w:rsidR="009E50F9">
              <w:rPr>
                <w:noProof/>
                <w:webHidden/>
              </w:rPr>
              <w:t>12</w:t>
            </w:r>
            <w:r w:rsidR="009E50F9">
              <w:rPr>
                <w:noProof/>
                <w:webHidden/>
              </w:rPr>
              <w:fldChar w:fldCharType="end"/>
            </w:r>
          </w:hyperlink>
        </w:p>
        <w:p w:rsidR="009E50F9" w:rsidRDefault="00A07801">
          <w:pPr>
            <w:pStyle w:val="TOC2"/>
            <w:tabs>
              <w:tab w:val="left" w:pos="1080"/>
              <w:tab w:val="right" w:leader="dot" w:pos="9350"/>
            </w:tabs>
            <w:rPr>
              <w:noProof/>
              <w:lang w:eastAsia="en-US"/>
            </w:rPr>
          </w:pPr>
          <w:hyperlink w:anchor="_Toc530144498" w:history="1">
            <w:r w:rsidR="009E50F9" w:rsidRPr="001003E3">
              <w:rPr>
                <w:rStyle w:val="Hyperlink"/>
                <w:noProof/>
              </w:rPr>
              <w:t>3.5</w:t>
            </w:r>
            <w:r w:rsidR="009E50F9">
              <w:rPr>
                <w:noProof/>
                <w:lang w:eastAsia="en-US"/>
              </w:rPr>
              <w:tab/>
            </w:r>
            <w:r w:rsidR="009E50F9" w:rsidRPr="001003E3">
              <w:rPr>
                <w:rStyle w:val="Hyperlink"/>
                <w:noProof/>
              </w:rPr>
              <w:t>ReceivedMessageDetails</w:t>
            </w:r>
            <w:r w:rsidR="009E50F9">
              <w:rPr>
                <w:noProof/>
                <w:webHidden/>
              </w:rPr>
              <w:tab/>
            </w:r>
            <w:r w:rsidR="009E50F9">
              <w:rPr>
                <w:noProof/>
                <w:webHidden/>
              </w:rPr>
              <w:fldChar w:fldCharType="begin"/>
            </w:r>
            <w:r w:rsidR="009E50F9">
              <w:rPr>
                <w:noProof/>
                <w:webHidden/>
              </w:rPr>
              <w:instrText xml:space="preserve"> PAGEREF _Toc530144498 \h </w:instrText>
            </w:r>
            <w:r w:rsidR="009E50F9">
              <w:rPr>
                <w:noProof/>
                <w:webHidden/>
              </w:rPr>
            </w:r>
            <w:r w:rsidR="009E50F9">
              <w:rPr>
                <w:noProof/>
                <w:webHidden/>
              </w:rPr>
              <w:fldChar w:fldCharType="separate"/>
            </w:r>
            <w:r w:rsidR="009E50F9">
              <w:rPr>
                <w:noProof/>
                <w:webHidden/>
              </w:rPr>
              <w:t>12</w:t>
            </w:r>
            <w:r w:rsidR="009E50F9">
              <w:rPr>
                <w:noProof/>
                <w:webHidden/>
              </w:rPr>
              <w:fldChar w:fldCharType="end"/>
            </w:r>
          </w:hyperlink>
        </w:p>
        <w:p w:rsidR="009E50F9" w:rsidRDefault="00A07801">
          <w:pPr>
            <w:pStyle w:val="TOC2"/>
            <w:tabs>
              <w:tab w:val="left" w:pos="1080"/>
              <w:tab w:val="right" w:leader="dot" w:pos="9350"/>
            </w:tabs>
            <w:rPr>
              <w:noProof/>
              <w:lang w:eastAsia="en-US"/>
            </w:rPr>
          </w:pPr>
          <w:hyperlink w:anchor="_Toc530144499" w:history="1">
            <w:r w:rsidR="009E50F9" w:rsidRPr="001003E3">
              <w:rPr>
                <w:rStyle w:val="Hyperlink"/>
                <w:noProof/>
              </w:rPr>
              <w:t>3.6</w:t>
            </w:r>
            <w:r w:rsidR="009E50F9">
              <w:rPr>
                <w:noProof/>
                <w:lang w:eastAsia="en-US"/>
              </w:rPr>
              <w:tab/>
            </w:r>
            <w:r w:rsidR="009E50F9" w:rsidRPr="001003E3">
              <w:rPr>
                <w:rStyle w:val="Hyperlink"/>
                <w:noProof/>
              </w:rPr>
              <w:t>OdeMessagePayload</w:t>
            </w:r>
            <w:r w:rsidR="009E50F9">
              <w:rPr>
                <w:noProof/>
                <w:webHidden/>
              </w:rPr>
              <w:tab/>
            </w:r>
            <w:r w:rsidR="009E50F9">
              <w:rPr>
                <w:noProof/>
                <w:webHidden/>
              </w:rPr>
              <w:fldChar w:fldCharType="begin"/>
            </w:r>
            <w:r w:rsidR="009E50F9">
              <w:rPr>
                <w:noProof/>
                <w:webHidden/>
              </w:rPr>
              <w:instrText xml:space="preserve"> PAGEREF _Toc530144499 \h </w:instrText>
            </w:r>
            <w:r w:rsidR="009E50F9">
              <w:rPr>
                <w:noProof/>
                <w:webHidden/>
              </w:rPr>
            </w:r>
            <w:r w:rsidR="009E50F9">
              <w:rPr>
                <w:noProof/>
                <w:webHidden/>
              </w:rPr>
              <w:fldChar w:fldCharType="separate"/>
            </w:r>
            <w:r w:rsidR="009E50F9">
              <w:rPr>
                <w:noProof/>
                <w:webHidden/>
              </w:rPr>
              <w:t>13</w:t>
            </w:r>
            <w:r w:rsidR="009E50F9">
              <w:rPr>
                <w:noProof/>
                <w:webHidden/>
              </w:rPr>
              <w:fldChar w:fldCharType="end"/>
            </w:r>
          </w:hyperlink>
        </w:p>
        <w:p w:rsidR="009E50F9" w:rsidRDefault="00A07801">
          <w:pPr>
            <w:pStyle w:val="TOC2"/>
            <w:tabs>
              <w:tab w:val="left" w:pos="1080"/>
              <w:tab w:val="right" w:leader="dot" w:pos="9350"/>
            </w:tabs>
            <w:rPr>
              <w:noProof/>
              <w:lang w:eastAsia="en-US"/>
            </w:rPr>
          </w:pPr>
          <w:hyperlink w:anchor="_Toc530144500" w:history="1">
            <w:r w:rsidR="009E50F9" w:rsidRPr="001003E3">
              <w:rPr>
                <w:rStyle w:val="Hyperlink"/>
                <w:noProof/>
              </w:rPr>
              <w:t>3.7</w:t>
            </w:r>
            <w:r w:rsidR="009E50F9">
              <w:rPr>
                <w:noProof/>
                <w:lang w:eastAsia="en-US"/>
              </w:rPr>
              <w:tab/>
            </w:r>
            <w:r w:rsidR="009E50F9" w:rsidRPr="001003E3">
              <w:rPr>
                <w:rStyle w:val="Hyperlink"/>
                <w:noProof/>
              </w:rPr>
              <w:t>Service Request</w:t>
            </w:r>
            <w:r w:rsidR="009E50F9">
              <w:rPr>
                <w:noProof/>
                <w:webHidden/>
              </w:rPr>
              <w:tab/>
            </w:r>
            <w:r w:rsidR="009E50F9">
              <w:rPr>
                <w:noProof/>
                <w:webHidden/>
              </w:rPr>
              <w:fldChar w:fldCharType="begin"/>
            </w:r>
            <w:r w:rsidR="009E50F9">
              <w:rPr>
                <w:noProof/>
                <w:webHidden/>
              </w:rPr>
              <w:instrText xml:space="preserve"> PAGEREF _Toc530144500 \h </w:instrText>
            </w:r>
            <w:r w:rsidR="009E50F9">
              <w:rPr>
                <w:noProof/>
                <w:webHidden/>
              </w:rPr>
            </w:r>
            <w:r w:rsidR="009E50F9">
              <w:rPr>
                <w:noProof/>
                <w:webHidden/>
              </w:rPr>
              <w:fldChar w:fldCharType="separate"/>
            </w:r>
            <w:r w:rsidR="009E50F9">
              <w:rPr>
                <w:noProof/>
                <w:webHidden/>
              </w:rPr>
              <w:t>13</w:t>
            </w:r>
            <w:r w:rsidR="009E50F9">
              <w:rPr>
                <w:noProof/>
                <w:webHidden/>
              </w:rPr>
              <w:fldChar w:fldCharType="end"/>
            </w:r>
          </w:hyperlink>
        </w:p>
        <w:p w:rsidR="009E50F9" w:rsidRDefault="00A07801">
          <w:pPr>
            <w:pStyle w:val="TOC3"/>
            <w:tabs>
              <w:tab w:val="left" w:pos="1440"/>
              <w:tab w:val="right" w:leader="dot" w:pos="9350"/>
            </w:tabs>
            <w:rPr>
              <w:rFonts w:asciiTheme="minorHAnsi" w:eastAsiaTheme="minorEastAsia" w:hAnsiTheme="minorHAnsi" w:cstheme="minorBidi"/>
              <w:noProof/>
              <w:sz w:val="22"/>
              <w:szCs w:val="22"/>
            </w:rPr>
          </w:pPr>
          <w:hyperlink w:anchor="_Toc530144501" w:history="1">
            <w:r w:rsidR="009E50F9" w:rsidRPr="001003E3">
              <w:rPr>
                <w:rStyle w:val="Hyperlink"/>
                <w:rFonts w:eastAsiaTheme="majorEastAsia"/>
                <w:noProof/>
              </w:rPr>
              <w:t>3.7.1</w:t>
            </w:r>
            <w:r w:rsidR="009E50F9">
              <w:rPr>
                <w:rFonts w:asciiTheme="minorHAnsi" w:eastAsiaTheme="minorEastAsia" w:hAnsiTheme="minorHAnsi" w:cstheme="minorBidi"/>
                <w:noProof/>
                <w:sz w:val="22"/>
                <w:szCs w:val="22"/>
              </w:rPr>
              <w:tab/>
            </w:r>
            <w:r w:rsidR="009E50F9" w:rsidRPr="001003E3">
              <w:rPr>
                <w:rStyle w:val="Hyperlink"/>
                <w:rFonts w:eastAsiaTheme="majorEastAsia"/>
                <w:noProof/>
              </w:rPr>
              <w:t>ServiceRequest.OdeInternal</w:t>
            </w:r>
            <w:r w:rsidR="009E50F9">
              <w:rPr>
                <w:noProof/>
                <w:webHidden/>
              </w:rPr>
              <w:tab/>
            </w:r>
            <w:r w:rsidR="009E50F9">
              <w:rPr>
                <w:noProof/>
                <w:webHidden/>
              </w:rPr>
              <w:fldChar w:fldCharType="begin"/>
            </w:r>
            <w:r w:rsidR="009E50F9">
              <w:rPr>
                <w:noProof/>
                <w:webHidden/>
              </w:rPr>
              <w:instrText xml:space="preserve"> PAGEREF _Toc530144501 \h </w:instrText>
            </w:r>
            <w:r w:rsidR="009E50F9">
              <w:rPr>
                <w:noProof/>
                <w:webHidden/>
              </w:rPr>
            </w:r>
            <w:r w:rsidR="009E50F9">
              <w:rPr>
                <w:noProof/>
                <w:webHidden/>
              </w:rPr>
              <w:fldChar w:fldCharType="separate"/>
            </w:r>
            <w:r w:rsidR="009E50F9">
              <w:rPr>
                <w:noProof/>
                <w:webHidden/>
              </w:rPr>
              <w:t>13</w:t>
            </w:r>
            <w:r w:rsidR="009E50F9">
              <w:rPr>
                <w:noProof/>
                <w:webHidden/>
              </w:rPr>
              <w:fldChar w:fldCharType="end"/>
            </w:r>
          </w:hyperlink>
        </w:p>
        <w:p w:rsidR="009E50F9" w:rsidRDefault="00A07801">
          <w:pPr>
            <w:pStyle w:val="TOC3"/>
            <w:tabs>
              <w:tab w:val="left" w:pos="1440"/>
              <w:tab w:val="right" w:leader="dot" w:pos="9350"/>
            </w:tabs>
            <w:rPr>
              <w:rFonts w:asciiTheme="minorHAnsi" w:eastAsiaTheme="minorEastAsia" w:hAnsiTheme="minorHAnsi" w:cstheme="minorBidi"/>
              <w:noProof/>
              <w:sz w:val="22"/>
              <w:szCs w:val="22"/>
            </w:rPr>
          </w:pPr>
          <w:hyperlink w:anchor="_Toc530144502" w:history="1">
            <w:r w:rsidR="009E50F9" w:rsidRPr="001003E3">
              <w:rPr>
                <w:rStyle w:val="Hyperlink"/>
                <w:rFonts w:eastAsiaTheme="majorEastAsia"/>
                <w:noProof/>
              </w:rPr>
              <w:t>3.7.2</w:t>
            </w:r>
            <w:r w:rsidR="009E50F9">
              <w:rPr>
                <w:rFonts w:asciiTheme="minorHAnsi" w:eastAsiaTheme="minorEastAsia" w:hAnsiTheme="minorHAnsi" w:cstheme="minorBidi"/>
                <w:noProof/>
                <w:sz w:val="22"/>
                <w:szCs w:val="22"/>
              </w:rPr>
              <w:tab/>
            </w:r>
            <w:r w:rsidR="009E50F9" w:rsidRPr="001003E3">
              <w:rPr>
                <w:rStyle w:val="Hyperlink"/>
                <w:rFonts w:eastAsiaTheme="majorEastAsia"/>
                <w:noProof/>
              </w:rPr>
              <w:t>SituationDataWarehouse.SDW</w:t>
            </w:r>
            <w:r w:rsidR="009E50F9">
              <w:rPr>
                <w:noProof/>
                <w:webHidden/>
              </w:rPr>
              <w:tab/>
            </w:r>
            <w:r w:rsidR="009E50F9">
              <w:rPr>
                <w:noProof/>
                <w:webHidden/>
              </w:rPr>
              <w:fldChar w:fldCharType="begin"/>
            </w:r>
            <w:r w:rsidR="009E50F9">
              <w:rPr>
                <w:noProof/>
                <w:webHidden/>
              </w:rPr>
              <w:instrText xml:space="preserve"> PAGEREF _Toc530144502 \h </w:instrText>
            </w:r>
            <w:r w:rsidR="009E50F9">
              <w:rPr>
                <w:noProof/>
                <w:webHidden/>
              </w:rPr>
            </w:r>
            <w:r w:rsidR="009E50F9">
              <w:rPr>
                <w:noProof/>
                <w:webHidden/>
              </w:rPr>
              <w:fldChar w:fldCharType="separate"/>
            </w:r>
            <w:r w:rsidR="009E50F9">
              <w:rPr>
                <w:noProof/>
                <w:webHidden/>
              </w:rPr>
              <w:t>14</w:t>
            </w:r>
            <w:r w:rsidR="009E50F9">
              <w:rPr>
                <w:noProof/>
                <w:webHidden/>
              </w:rPr>
              <w:fldChar w:fldCharType="end"/>
            </w:r>
          </w:hyperlink>
        </w:p>
        <w:p w:rsidR="009E50F9" w:rsidRDefault="00A07801">
          <w:pPr>
            <w:pStyle w:val="TOC3"/>
            <w:tabs>
              <w:tab w:val="left" w:pos="1440"/>
              <w:tab w:val="right" w:leader="dot" w:pos="9350"/>
            </w:tabs>
            <w:rPr>
              <w:rFonts w:asciiTheme="minorHAnsi" w:eastAsiaTheme="minorEastAsia" w:hAnsiTheme="minorHAnsi" w:cstheme="minorBidi"/>
              <w:noProof/>
              <w:sz w:val="22"/>
              <w:szCs w:val="22"/>
            </w:rPr>
          </w:pPr>
          <w:hyperlink w:anchor="_Toc530144503" w:history="1">
            <w:r w:rsidR="009E50F9" w:rsidRPr="001003E3">
              <w:rPr>
                <w:rStyle w:val="Hyperlink"/>
                <w:rFonts w:eastAsiaTheme="majorEastAsia"/>
                <w:noProof/>
              </w:rPr>
              <w:t>3.7.3</w:t>
            </w:r>
            <w:r w:rsidR="009E50F9">
              <w:rPr>
                <w:rFonts w:asciiTheme="minorHAnsi" w:eastAsiaTheme="minorEastAsia" w:hAnsiTheme="minorHAnsi" w:cstheme="minorBidi"/>
                <w:noProof/>
                <w:sz w:val="22"/>
                <w:szCs w:val="22"/>
              </w:rPr>
              <w:tab/>
            </w:r>
            <w:r w:rsidR="009E50F9" w:rsidRPr="001003E3">
              <w:rPr>
                <w:rStyle w:val="Hyperlink"/>
                <w:rFonts w:eastAsiaTheme="majorEastAsia"/>
                <w:noProof/>
              </w:rPr>
              <w:t>RoadSideUnit.RSU</w:t>
            </w:r>
            <w:r w:rsidR="009E50F9">
              <w:rPr>
                <w:noProof/>
                <w:webHidden/>
              </w:rPr>
              <w:tab/>
            </w:r>
            <w:r w:rsidR="009E50F9">
              <w:rPr>
                <w:noProof/>
                <w:webHidden/>
              </w:rPr>
              <w:fldChar w:fldCharType="begin"/>
            </w:r>
            <w:r w:rsidR="009E50F9">
              <w:rPr>
                <w:noProof/>
                <w:webHidden/>
              </w:rPr>
              <w:instrText xml:space="preserve"> PAGEREF _Toc530144503 \h </w:instrText>
            </w:r>
            <w:r w:rsidR="009E50F9">
              <w:rPr>
                <w:noProof/>
                <w:webHidden/>
              </w:rPr>
            </w:r>
            <w:r w:rsidR="009E50F9">
              <w:rPr>
                <w:noProof/>
                <w:webHidden/>
              </w:rPr>
              <w:fldChar w:fldCharType="separate"/>
            </w:r>
            <w:r w:rsidR="009E50F9">
              <w:rPr>
                <w:noProof/>
                <w:webHidden/>
              </w:rPr>
              <w:t>14</w:t>
            </w:r>
            <w:r w:rsidR="009E50F9">
              <w:rPr>
                <w:noProof/>
                <w:webHidden/>
              </w:rPr>
              <w:fldChar w:fldCharType="end"/>
            </w:r>
          </w:hyperlink>
        </w:p>
        <w:p w:rsidR="009E50F9" w:rsidRDefault="00A07801">
          <w:pPr>
            <w:pStyle w:val="TOC3"/>
            <w:tabs>
              <w:tab w:val="left" w:pos="1440"/>
              <w:tab w:val="right" w:leader="dot" w:pos="9350"/>
            </w:tabs>
            <w:rPr>
              <w:rFonts w:asciiTheme="minorHAnsi" w:eastAsiaTheme="minorEastAsia" w:hAnsiTheme="minorHAnsi" w:cstheme="minorBidi"/>
              <w:noProof/>
              <w:sz w:val="22"/>
              <w:szCs w:val="22"/>
            </w:rPr>
          </w:pPr>
          <w:hyperlink w:anchor="_Toc530144504" w:history="1">
            <w:r w:rsidR="009E50F9" w:rsidRPr="001003E3">
              <w:rPr>
                <w:rStyle w:val="Hyperlink"/>
                <w:rFonts w:eastAsiaTheme="majorEastAsia"/>
                <w:noProof/>
              </w:rPr>
              <w:t>3.7.4</w:t>
            </w:r>
            <w:r w:rsidR="009E50F9">
              <w:rPr>
                <w:rFonts w:asciiTheme="minorHAnsi" w:eastAsiaTheme="minorEastAsia" w:hAnsiTheme="minorHAnsi" w:cstheme="minorBidi"/>
                <w:noProof/>
                <w:sz w:val="22"/>
                <w:szCs w:val="22"/>
              </w:rPr>
              <w:tab/>
            </w:r>
            <w:r w:rsidR="009E50F9" w:rsidRPr="001003E3">
              <w:rPr>
                <w:rStyle w:val="Hyperlink"/>
                <w:rFonts w:eastAsiaTheme="majorEastAsia"/>
                <w:noProof/>
              </w:rPr>
              <w:t>SNMP</w:t>
            </w:r>
            <w:r w:rsidR="009E50F9">
              <w:rPr>
                <w:noProof/>
                <w:webHidden/>
              </w:rPr>
              <w:tab/>
            </w:r>
            <w:r w:rsidR="009E50F9">
              <w:rPr>
                <w:noProof/>
                <w:webHidden/>
              </w:rPr>
              <w:fldChar w:fldCharType="begin"/>
            </w:r>
            <w:r w:rsidR="009E50F9">
              <w:rPr>
                <w:noProof/>
                <w:webHidden/>
              </w:rPr>
              <w:instrText xml:space="preserve"> PAGEREF _Toc530144504 \h </w:instrText>
            </w:r>
            <w:r w:rsidR="009E50F9">
              <w:rPr>
                <w:noProof/>
                <w:webHidden/>
              </w:rPr>
            </w:r>
            <w:r w:rsidR="009E50F9">
              <w:rPr>
                <w:noProof/>
                <w:webHidden/>
              </w:rPr>
              <w:fldChar w:fldCharType="separate"/>
            </w:r>
            <w:r w:rsidR="009E50F9">
              <w:rPr>
                <w:noProof/>
                <w:webHidden/>
              </w:rPr>
              <w:t>15</w:t>
            </w:r>
            <w:r w:rsidR="009E50F9">
              <w:rPr>
                <w:noProof/>
                <w:webHidden/>
              </w:rPr>
              <w:fldChar w:fldCharType="end"/>
            </w:r>
          </w:hyperlink>
        </w:p>
        <w:p w:rsidR="009E50F9" w:rsidRDefault="00A07801">
          <w:pPr>
            <w:pStyle w:val="TOC3"/>
            <w:tabs>
              <w:tab w:val="left" w:pos="1440"/>
              <w:tab w:val="right" w:leader="dot" w:pos="9350"/>
            </w:tabs>
            <w:rPr>
              <w:rFonts w:asciiTheme="minorHAnsi" w:eastAsiaTheme="minorEastAsia" w:hAnsiTheme="minorHAnsi" w:cstheme="minorBidi"/>
              <w:noProof/>
              <w:sz w:val="22"/>
              <w:szCs w:val="22"/>
            </w:rPr>
          </w:pPr>
          <w:hyperlink w:anchor="_Toc530144505" w:history="1">
            <w:r w:rsidR="009E50F9" w:rsidRPr="001003E3">
              <w:rPr>
                <w:rStyle w:val="Hyperlink"/>
                <w:rFonts w:eastAsiaTheme="majorEastAsia"/>
                <w:noProof/>
              </w:rPr>
              <w:t>3.7.5</w:t>
            </w:r>
            <w:r w:rsidR="009E50F9">
              <w:rPr>
                <w:rFonts w:asciiTheme="minorHAnsi" w:eastAsiaTheme="minorEastAsia" w:hAnsiTheme="minorHAnsi" w:cstheme="minorBidi"/>
                <w:noProof/>
                <w:sz w:val="22"/>
                <w:szCs w:val="22"/>
              </w:rPr>
              <w:tab/>
            </w:r>
            <w:r w:rsidR="009E50F9" w:rsidRPr="001003E3">
              <w:rPr>
                <w:rStyle w:val="Hyperlink"/>
                <w:rFonts w:eastAsiaTheme="majorEastAsia"/>
                <w:noProof/>
              </w:rPr>
              <w:t>ServiceRegion</w:t>
            </w:r>
            <w:r w:rsidR="009E50F9">
              <w:rPr>
                <w:noProof/>
                <w:webHidden/>
              </w:rPr>
              <w:tab/>
            </w:r>
            <w:r w:rsidR="009E50F9">
              <w:rPr>
                <w:noProof/>
                <w:webHidden/>
              </w:rPr>
              <w:fldChar w:fldCharType="begin"/>
            </w:r>
            <w:r w:rsidR="009E50F9">
              <w:rPr>
                <w:noProof/>
                <w:webHidden/>
              </w:rPr>
              <w:instrText xml:space="preserve"> PAGEREF _Toc530144505 \h </w:instrText>
            </w:r>
            <w:r w:rsidR="009E50F9">
              <w:rPr>
                <w:noProof/>
                <w:webHidden/>
              </w:rPr>
            </w:r>
            <w:r w:rsidR="009E50F9">
              <w:rPr>
                <w:noProof/>
                <w:webHidden/>
              </w:rPr>
              <w:fldChar w:fldCharType="separate"/>
            </w:r>
            <w:r w:rsidR="009E50F9">
              <w:rPr>
                <w:noProof/>
                <w:webHidden/>
              </w:rPr>
              <w:t>15</w:t>
            </w:r>
            <w:r w:rsidR="009E50F9">
              <w:rPr>
                <w:noProof/>
                <w:webHidden/>
              </w:rPr>
              <w:fldChar w:fldCharType="end"/>
            </w:r>
          </w:hyperlink>
        </w:p>
        <w:p w:rsidR="009E50F9" w:rsidRDefault="00A07801">
          <w:pPr>
            <w:pStyle w:val="TOC3"/>
            <w:tabs>
              <w:tab w:val="left" w:pos="1440"/>
              <w:tab w:val="right" w:leader="dot" w:pos="9350"/>
            </w:tabs>
            <w:rPr>
              <w:rFonts w:asciiTheme="minorHAnsi" w:eastAsiaTheme="minorEastAsia" w:hAnsiTheme="minorHAnsi" w:cstheme="minorBidi"/>
              <w:noProof/>
              <w:sz w:val="22"/>
              <w:szCs w:val="22"/>
            </w:rPr>
          </w:pPr>
          <w:hyperlink w:anchor="_Toc530144506" w:history="1">
            <w:r w:rsidR="009E50F9" w:rsidRPr="001003E3">
              <w:rPr>
                <w:rStyle w:val="Hyperlink"/>
                <w:rFonts w:eastAsiaTheme="majorEastAsia"/>
                <w:noProof/>
              </w:rPr>
              <w:t>3.7.6</w:t>
            </w:r>
            <w:r w:rsidR="009E50F9">
              <w:rPr>
                <w:rFonts w:asciiTheme="minorHAnsi" w:eastAsiaTheme="minorEastAsia" w:hAnsiTheme="minorHAnsi" w:cstheme="minorBidi"/>
                <w:noProof/>
                <w:sz w:val="22"/>
                <w:szCs w:val="22"/>
              </w:rPr>
              <w:tab/>
            </w:r>
            <w:r w:rsidR="009E50F9" w:rsidRPr="001003E3">
              <w:rPr>
                <w:rStyle w:val="Hyperlink"/>
                <w:rFonts w:eastAsiaTheme="majorEastAsia"/>
                <w:noProof/>
              </w:rPr>
              <w:t>Position2D</w:t>
            </w:r>
            <w:r w:rsidR="009E50F9">
              <w:rPr>
                <w:noProof/>
                <w:webHidden/>
              </w:rPr>
              <w:tab/>
            </w:r>
            <w:r w:rsidR="009E50F9">
              <w:rPr>
                <w:noProof/>
                <w:webHidden/>
              </w:rPr>
              <w:fldChar w:fldCharType="begin"/>
            </w:r>
            <w:r w:rsidR="009E50F9">
              <w:rPr>
                <w:noProof/>
                <w:webHidden/>
              </w:rPr>
              <w:instrText xml:space="preserve"> PAGEREF _Toc530144506 \h </w:instrText>
            </w:r>
            <w:r w:rsidR="009E50F9">
              <w:rPr>
                <w:noProof/>
                <w:webHidden/>
              </w:rPr>
            </w:r>
            <w:r w:rsidR="009E50F9">
              <w:rPr>
                <w:noProof/>
                <w:webHidden/>
              </w:rPr>
              <w:fldChar w:fldCharType="separate"/>
            </w:r>
            <w:r w:rsidR="009E50F9">
              <w:rPr>
                <w:noProof/>
                <w:webHidden/>
              </w:rPr>
              <w:t>15</w:t>
            </w:r>
            <w:r w:rsidR="009E50F9">
              <w:rPr>
                <w:noProof/>
                <w:webHidden/>
              </w:rPr>
              <w:fldChar w:fldCharType="end"/>
            </w:r>
          </w:hyperlink>
        </w:p>
        <w:p w:rsidR="009E50F9" w:rsidRDefault="00A07801">
          <w:pPr>
            <w:pStyle w:val="TOC1"/>
            <w:tabs>
              <w:tab w:val="left" w:pos="480"/>
              <w:tab w:val="right" w:leader="dot" w:pos="9350"/>
            </w:tabs>
            <w:rPr>
              <w:noProof/>
              <w:lang w:eastAsia="en-US"/>
            </w:rPr>
          </w:pPr>
          <w:hyperlink w:anchor="_Toc530144507" w:history="1">
            <w:r w:rsidR="009E50F9" w:rsidRPr="001003E3">
              <w:rPr>
                <w:rStyle w:val="Hyperlink"/>
                <w:noProof/>
              </w:rPr>
              <w:t>4</w:t>
            </w:r>
            <w:r w:rsidR="009E50F9">
              <w:rPr>
                <w:noProof/>
                <w:lang w:eastAsia="en-US"/>
              </w:rPr>
              <w:tab/>
            </w:r>
            <w:r w:rsidR="009E50F9" w:rsidRPr="001003E3">
              <w:rPr>
                <w:rStyle w:val="Hyperlink"/>
                <w:noProof/>
              </w:rPr>
              <w:t>OdeTimPayload</w:t>
            </w:r>
            <w:r w:rsidR="009E50F9">
              <w:rPr>
                <w:noProof/>
                <w:webHidden/>
              </w:rPr>
              <w:tab/>
            </w:r>
            <w:r w:rsidR="009E50F9">
              <w:rPr>
                <w:noProof/>
                <w:webHidden/>
              </w:rPr>
              <w:fldChar w:fldCharType="begin"/>
            </w:r>
            <w:r w:rsidR="009E50F9">
              <w:rPr>
                <w:noProof/>
                <w:webHidden/>
              </w:rPr>
              <w:instrText xml:space="preserve"> PAGEREF _Toc530144507 \h </w:instrText>
            </w:r>
            <w:r w:rsidR="009E50F9">
              <w:rPr>
                <w:noProof/>
                <w:webHidden/>
              </w:rPr>
            </w:r>
            <w:r w:rsidR="009E50F9">
              <w:rPr>
                <w:noProof/>
                <w:webHidden/>
              </w:rPr>
              <w:fldChar w:fldCharType="separate"/>
            </w:r>
            <w:r w:rsidR="009E50F9">
              <w:rPr>
                <w:noProof/>
                <w:webHidden/>
              </w:rPr>
              <w:t>16</w:t>
            </w:r>
            <w:r w:rsidR="009E50F9">
              <w:rPr>
                <w:noProof/>
                <w:webHidden/>
              </w:rPr>
              <w:fldChar w:fldCharType="end"/>
            </w:r>
          </w:hyperlink>
        </w:p>
        <w:p w:rsidR="009E50F9" w:rsidRDefault="00A07801">
          <w:pPr>
            <w:pStyle w:val="TOC2"/>
            <w:tabs>
              <w:tab w:val="left" w:pos="1080"/>
              <w:tab w:val="right" w:leader="dot" w:pos="9350"/>
            </w:tabs>
            <w:rPr>
              <w:noProof/>
              <w:lang w:eastAsia="en-US"/>
            </w:rPr>
          </w:pPr>
          <w:hyperlink w:anchor="_Toc530144508" w:history="1">
            <w:r w:rsidR="009E50F9" w:rsidRPr="001003E3">
              <w:rPr>
                <w:rStyle w:val="Hyperlink"/>
                <w:noProof/>
              </w:rPr>
              <w:t>4.1</w:t>
            </w:r>
            <w:r w:rsidR="009E50F9">
              <w:rPr>
                <w:noProof/>
                <w:lang w:eastAsia="en-US"/>
              </w:rPr>
              <w:tab/>
            </w:r>
            <w:r w:rsidR="009E50F9" w:rsidRPr="001003E3">
              <w:rPr>
                <w:rStyle w:val="Hyperlink"/>
                <w:noProof/>
              </w:rPr>
              <w:t>OdeTravelerInformationMessage</w:t>
            </w:r>
            <w:r w:rsidR="009E50F9">
              <w:rPr>
                <w:noProof/>
                <w:webHidden/>
              </w:rPr>
              <w:tab/>
            </w:r>
            <w:r w:rsidR="009E50F9">
              <w:rPr>
                <w:noProof/>
                <w:webHidden/>
              </w:rPr>
              <w:fldChar w:fldCharType="begin"/>
            </w:r>
            <w:r w:rsidR="009E50F9">
              <w:rPr>
                <w:noProof/>
                <w:webHidden/>
              </w:rPr>
              <w:instrText xml:space="preserve"> PAGEREF _Toc530144508 \h </w:instrText>
            </w:r>
            <w:r w:rsidR="009E50F9">
              <w:rPr>
                <w:noProof/>
                <w:webHidden/>
              </w:rPr>
            </w:r>
            <w:r w:rsidR="009E50F9">
              <w:rPr>
                <w:noProof/>
                <w:webHidden/>
              </w:rPr>
              <w:fldChar w:fldCharType="separate"/>
            </w:r>
            <w:r w:rsidR="009E50F9">
              <w:rPr>
                <w:noProof/>
                <w:webHidden/>
              </w:rPr>
              <w:t>16</w:t>
            </w:r>
            <w:r w:rsidR="009E50F9">
              <w:rPr>
                <w:noProof/>
                <w:webHidden/>
              </w:rPr>
              <w:fldChar w:fldCharType="end"/>
            </w:r>
          </w:hyperlink>
        </w:p>
        <w:p w:rsidR="009E50F9" w:rsidRDefault="00A07801">
          <w:pPr>
            <w:pStyle w:val="TOC2"/>
            <w:tabs>
              <w:tab w:val="left" w:pos="1080"/>
              <w:tab w:val="right" w:leader="dot" w:pos="9350"/>
            </w:tabs>
            <w:rPr>
              <w:noProof/>
              <w:lang w:eastAsia="en-US"/>
            </w:rPr>
          </w:pPr>
          <w:hyperlink w:anchor="_Toc530144509" w:history="1">
            <w:r w:rsidR="009E50F9" w:rsidRPr="001003E3">
              <w:rPr>
                <w:rStyle w:val="Hyperlink"/>
                <w:noProof/>
              </w:rPr>
              <w:t>4.2</w:t>
            </w:r>
            <w:r w:rsidR="009E50F9">
              <w:rPr>
                <w:noProof/>
                <w:lang w:eastAsia="en-US"/>
              </w:rPr>
              <w:tab/>
            </w:r>
            <w:r w:rsidR="009E50F9" w:rsidRPr="001003E3">
              <w:rPr>
                <w:rStyle w:val="Hyperlink"/>
                <w:noProof/>
              </w:rPr>
              <w:t>J2735 TravelerInformation</w:t>
            </w:r>
            <w:r w:rsidR="009E50F9">
              <w:rPr>
                <w:noProof/>
                <w:webHidden/>
              </w:rPr>
              <w:tab/>
            </w:r>
            <w:r w:rsidR="009E50F9">
              <w:rPr>
                <w:noProof/>
                <w:webHidden/>
              </w:rPr>
              <w:fldChar w:fldCharType="begin"/>
            </w:r>
            <w:r w:rsidR="009E50F9">
              <w:rPr>
                <w:noProof/>
                <w:webHidden/>
              </w:rPr>
              <w:instrText xml:space="preserve"> PAGEREF _Toc530144509 \h </w:instrText>
            </w:r>
            <w:r w:rsidR="009E50F9">
              <w:rPr>
                <w:noProof/>
                <w:webHidden/>
              </w:rPr>
            </w:r>
            <w:r w:rsidR="009E50F9">
              <w:rPr>
                <w:noProof/>
                <w:webHidden/>
              </w:rPr>
              <w:fldChar w:fldCharType="separate"/>
            </w:r>
            <w:r w:rsidR="009E50F9">
              <w:rPr>
                <w:noProof/>
                <w:webHidden/>
              </w:rPr>
              <w:t>16</w:t>
            </w:r>
            <w:r w:rsidR="009E50F9">
              <w:rPr>
                <w:noProof/>
                <w:webHidden/>
              </w:rPr>
              <w:fldChar w:fldCharType="end"/>
            </w:r>
          </w:hyperlink>
        </w:p>
        <w:p w:rsidR="009E50F9" w:rsidRDefault="00A07801">
          <w:pPr>
            <w:pStyle w:val="TOC1"/>
            <w:tabs>
              <w:tab w:val="left" w:pos="480"/>
              <w:tab w:val="right" w:leader="dot" w:pos="9350"/>
            </w:tabs>
            <w:rPr>
              <w:noProof/>
              <w:lang w:eastAsia="en-US"/>
            </w:rPr>
          </w:pPr>
          <w:hyperlink w:anchor="_Toc530144510" w:history="1">
            <w:r w:rsidR="009E50F9" w:rsidRPr="001003E3">
              <w:rPr>
                <w:rStyle w:val="Hyperlink"/>
                <w:noProof/>
              </w:rPr>
              <w:t>5</w:t>
            </w:r>
            <w:r w:rsidR="009E50F9">
              <w:rPr>
                <w:noProof/>
                <w:lang w:eastAsia="en-US"/>
              </w:rPr>
              <w:tab/>
            </w:r>
            <w:r w:rsidR="009E50F9" w:rsidRPr="001003E3">
              <w:rPr>
                <w:rStyle w:val="Hyperlink"/>
                <w:noProof/>
              </w:rPr>
              <w:t>OdeDriverAlertPayload</w:t>
            </w:r>
            <w:r w:rsidR="009E50F9">
              <w:rPr>
                <w:noProof/>
                <w:webHidden/>
              </w:rPr>
              <w:tab/>
            </w:r>
            <w:r w:rsidR="009E50F9">
              <w:rPr>
                <w:noProof/>
                <w:webHidden/>
              </w:rPr>
              <w:fldChar w:fldCharType="begin"/>
            </w:r>
            <w:r w:rsidR="009E50F9">
              <w:rPr>
                <w:noProof/>
                <w:webHidden/>
              </w:rPr>
              <w:instrText xml:space="preserve"> PAGEREF _Toc530144510 \h </w:instrText>
            </w:r>
            <w:r w:rsidR="009E50F9">
              <w:rPr>
                <w:noProof/>
                <w:webHidden/>
              </w:rPr>
            </w:r>
            <w:r w:rsidR="009E50F9">
              <w:rPr>
                <w:noProof/>
                <w:webHidden/>
              </w:rPr>
              <w:fldChar w:fldCharType="separate"/>
            </w:r>
            <w:r w:rsidR="009E50F9">
              <w:rPr>
                <w:noProof/>
                <w:webHidden/>
              </w:rPr>
              <w:t>16</w:t>
            </w:r>
            <w:r w:rsidR="009E50F9">
              <w:rPr>
                <w:noProof/>
                <w:webHidden/>
              </w:rPr>
              <w:fldChar w:fldCharType="end"/>
            </w:r>
          </w:hyperlink>
        </w:p>
        <w:p w:rsidR="009E50F9" w:rsidRDefault="00A07801">
          <w:pPr>
            <w:pStyle w:val="TOC1"/>
            <w:tabs>
              <w:tab w:val="left" w:pos="480"/>
              <w:tab w:val="right" w:leader="dot" w:pos="9350"/>
            </w:tabs>
            <w:rPr>
              <w:noProof/>
              <w:lang w:eastAsia="en-US"/>
            </w:rPr>
          </w:pPr>
          <w:hyperlink w:anchor="_Toc530144511" w:history="1">
            <w:r w:rsidR="009E50F9" w:rsidRPr="001003E3">
              <w:rPr>
                <w:rStyle w:val="Hyperlink"/>
                <w:noProof/>
              </w:rPr>
              <w:t>6</w:t>
            </w:r>
            <w:r w:rsidR="009E50F9">
              <w:rPr>
                <w:noProof/>
                <w:lang w:eastAsia="en-US"/>
              </w:rPr>
              <w:tab/>
            </w:r>
            <w:r w:rsidR="009E50F9" w:rsidRPr="001003E3">
              <w:rPr>
                <w:rStyle w:val="Hyperlink"/>
                <w:noProof/>
              </w:rPr>
              <w:t>OdeBsmPayload</w:t>
            </w:r>
            <w:r w:rsidR="009E50F9">
              <w:rPr>
                <w:noProof/>
                <w:webHidden/>
              </w:rPr>
              <w:tab/>
            </w:r>
            <w:r w:rsidR="009E50F9">
              <w:rPr>
                <w:noProof/>
                <w:webHidden/>
              </w:rPr>
              <w:fldChar w:fldCharType="begin"/>
            </w:r>
            <w:r w:rsidR="009E50F9">
              <w:rPr>
                <w:noProof/>
                <w:webHidden/>
              </w:rPr>
              <w:instrText xml:space="preserve"> PAGEREF _Toc530144511 \h </w:instrText>
            </w:r>
            <w:r w:rsidR="009E50F9">
              <w:rPr>
                <w:noProof/>
                <w:webHidden/>
              </w:rPr>
            </w:r>
            <w:r w:rsidR="009E50F9">
              <w:rPr>
                <w:noProof/>
                <w:webHidden/>
              </w:rPr>
              <w:fldChar w:fldCharType="separate"/>
            </w:r>
            <w:r w:rsidR="009E50F9">
              <w:rPr>
                <w:noProof/>
                <w:webHidden/>
              </w:rPr>
              <w:t>16</w:t>
            </w:r>
            <w:r w:rsidR="009E50F9">
              <w:rPr>
                <w:noProof/>
                <w:webHidden/>
              </w:rPr>
              <w:fldChar w:fldCharType="end"/>
            </w:r>
          </w:hyperlink>
        </w:p>
        <w:p w:rsidR="009E50F9" w:rsidRDefault="00A07801">
          <w:pPr>
            <w:pStyle w:val="TOC2"/>
            <w:tabs>
              <w:tab w:val="left" w:pos="1080"/>
              <w:tab w:val="right" w:leader="dot" w:pos="9350"/>
            </w:tabs>
            <w:rPr>
              <w:noProof/>
              <w:lang w:eastAsia="en-US"/>
            </w:rPr>
          </w:pPr>
          <w:hyperlink w:anchor="_Toc530144512" w:history="1">
            <w:r w:rsidR="009E50F9" w:rsidRPr="001003E3">
              <w:rPr>
                <w:rStyle w:val="Hyperlink"/>
                <w:noProof/>
              </w:rPr>
              <w:t>6.1</w:t>
            </w:r>
            <w:r w:rsidR="009E50F9">
              <w:rPr>
                <w:noProof/>
                <w:lang w:eastAsia="en-US"/>
              </w:rPr>
              <w:tab/>
            </w:r>
            <w:r w:rsidR="009E50F9" w:rsidRPr="001003E3">
              <w:rPr>
                <w:rStyle w:val="Hyperlink"/>
                <w:noProof/>
              </w:rPr>
              <w:t>J2735BsmCoreData</w:t>
            </w:r>
            <w:r w:rsidR="009E50F9">
              <w:rPr>
                <w:noProof/>
                <w:webHidden/>
              </w:rPr>
              <w:tab/>
            </w:r>
            <w:r w:rsidR="009E50F9">
              <w:rPr>
                <w:noProof/>
                <w:webHidden/>
              </w:rPr>
              <w:fldChar w:fldCharType="begin"/>
            </w:r>
            <w:r w:rsidR="009E50F9">
              <w:rPr>
                <w:noProof/>
                <w:webHidden/>
              </w:rPr>
              <w:instrText xml:space="preserve"> PAGEREF _Toc530144512 \h </w:instrText>
            </w:r>
            <w:r w:rsidR="009E50F9">
              <w:rPr>
                <w:noProof/>
                <w:webHidden/>
              </w:rPr>
            </w:r>
            <w:r w:rsidR="009E50F9">
              <w:rPr>
                <w:noProof/>
                <w:webHidden/>
              </w:rPr>
              <w:fldChar w:fldCharType="separate"/>
            </w:r>
            <w:r w:rsidR="009E50F9">
              <w:rPr>
                <w:noProof/>
                <w:webHidden/>
              </w:rPr>
              <w:t>17</w:t>
            </w:r>
            <w:r w:rsidR="009E50F9">
              <w:rPr>
                <w:noProof/>
                <w:webHidden/>
              </w:rPr>
              <w:fldChar w:fldCharType="end"/>
            </w:r>
          </w:hyperlink>
        </w:p>
        <w:p w:rsidR="009E50F9" w:rsidRDefault="00A07801">
          <w:pPr>
            <w:pStyle w:val="TOC2"/>
            <w:tabs>
              <w:tab w:val="left" w:pos="1080"/>
              <w:tab w:val="right" w:leader="dot" w:pos="9350"/>
            </w:tabs>
            <w:rPr>
              <w:noProof/>
              <w:lang w:eastAsia="en-US"/>
            </w:rPr>
          </w:pPr>
          <w:hyperlink w:anchor="_Toc530144513" w:history="1">
            <w:r w:rsidR="009E50F9" w:rsidRPr="001003E3">
              <w:rPr>
                <w:rStyle w:val="Hyperlink"/>
                <w:noProof/>
              </w:rPr>
              <w:t>6.2</w:t>
            </w:r>
            <w:r w:rsidR="009E50F9">
              <w:rPr>
                <w:noProof/>
                <w:lang w:eastAsia="en-US"/>
              </w:rPr>
              <w:tab/>
            </w:r>
            <w:r w:rsidR="009E50F9" w:rsidRPr="001003E3">
              <w:rPr>
                <w:rStyle w:val="Hyperlink"/>
                <w:noProof/>
              </w:rPr>
              <w:t>J2735BsmPart2Content</w:t>
            </w:r>
            <w:r w:rsidR="009E50F9">
              <w:rPr>
                <w:noProof/>
                <w:webHidden/>
              </w:rPr>
              <w:tab/>
            </w:r>
            <w:r w:rsidR="009E50F9">
              <w:rPr>
                <w:noProof/>
                <w:webHidden/>
              </w:rPr>
              <w:fldChar w:fldCharType="begin"/>
            </w:r>
            <w:r w:rsidR="009E50F9">
              <w:rPr>
                <w:noProof/>
                <w:webHidden/>
              </w:rPr>
              <w:instrText xml:space="preserve"> PAGEREF _Toc530144513 \h </w:instrText>
            </w:r>
            <w:r w:rsidR="009E50F9">
              <w:rPr>
                <w:noProof/>
                <w:webHidden/>
              </w:rPr>
            </w:r>
            <w:r w:rsidR="009E50F9">
              <w:rPr>
                <w:noProof/>
                <w:webHidden/>
              </w:rPr>
              <w:fldChar w:fldCharType="separate"/>
            </w:r>
            <w:r w:rsidR="009E50F9">
              <w:rPr>
                <w:noProof/>
                <w:webHidden/>
              </w:rPr>
              <w:t>19</w:t>
            </w:r>
            <w:r w:rsidR="009E50F9">
              <w:rPr>
                <w:noProof/>
                <w:webHidden/>
              </w:rPr>
              <w:fldChar w:fldCharType="end"/>
            </w:r>
          </w:hyperlink>
        </w:p>
        <w:p w:rsidR="009E50F9" w:rsidRDefault="00A07801">
          <w:pPr>
            <w:pStyle w:val="TOC2"/>
            <w:tabs>
              <w:tab w:val="left" w:pos="1080"/>
              <w:tab w:val="right" w:leader="dot" w:pos="9350"/>
            </w:tabs>
            <w:rPr>
              <w:noProof/>
              <w:lang w:eastAsia="en-US"/>
            </w:rPr>
          </w:pPr>
          <w:hyperlink w:anchor="_Toc530144514" w:history="1">
            <w:r w:rsidR="009E50F9" w:rsidRPr="001003E3">
              <w:rPr>
                <w:rStyle w:val="Hyperlink"/>
                <w:noProof/>
              </w:rPr>
              <w:t>6.3</w:t>
            </w:r>
            <w:r w:rsidR="009E50F9">
              <w:rPr>
                <w:noProof/>
                <w:lang w:eastAsia="en-US"/>
              </w:rPr>
              <w:tab/>
            </w:r>
            <w:r w:rsidR="009E50F9" w:rsidRPr="001003E3">
              <w:rPr>
                <w:rStyle w:val="Hyperlink"/>
                <w:noProof/>
              </w:rPr>
              <w:t>OdePosition3D</w:t>
            </w:r>
            <w:r w:rsidR="009E50F9">
              <w:rPr>
                <w:noProof/>
                <w:webHidden/>
              </w:rPr>
              <w:tab/>
            </w:r>
            <w:r w:rsidR="009E50F9">
              <w:rPr>
                <w:noProof/>
                <w:webHidden/>
              </w:rPr>
              <w:fldChar w:fldCharType="begin"/>
            </w:r>
            <w:r w:rsidR="009E50F9">
              <w:rPr>
                <w:noProof/>
                <w:webHidden/>
              </w:rPr>
              <w:instrText xml:space="preserve"> PAGEREF _Toc530144514 \h </w:instrText>
            </w:r>
            <w:r w:rsidR="009E50F9">
              <w:rPr>
                <w:noProof/>
                <w:webHidden/>
              </w:rPr>
            </w:r>
            <w:r w:rsidR="009E50F9">
              <w:rPr>
                <w:noProof/>
                <w:webHidden/>
              </w:rPr>
              <w:fldChar w:fldCharType="separate"/>
            </w:r>
            <w:r w:rsidR="009E50F9">
              <w:rPr>
                <w:noProof/>
                <w:webHidden/>
              </w:rPr>
              <w:t>19</w:t>
            </w:r>
            <w:r w:rsidR="009E50F9">
              <w:rPr>
                <w:noProof/>
                <w:webHidden/>
              </w:rPr>
              <w:fldChar w:fldCharType="end"/>
            </w:r>
          </w:hyperlink>
        </w:p>
        <w:p w:rsidR="009E50F9" w:rsidRDefault="00A07801">
          <w:pPr>
            <w:pStyle w:val="TOC2"/>
            <w:tabs>
              <w:tab w:val="left" w:pos="1080"/>
              <w:tab w:val="right" w:leader="dot" w:pos="9350"/>
            </w:tabs>
            <w:rPr>
              <w:noProof/>
              <w:lang w:eastAsia="en-US"/>
            </w:rPr>
          </w:pPr>
          <w:hyperlink w:anchor="_Toc530144515" w:history="1">
            <w:r w:rsidR="009E50F9" w:rsidRPr="001003E3">
              <w:rPr>
                <w:rStyle w:val="Hyperlink"/>
                <w:noProof/>
              </w:rPr>
              <w:t>6.4</w:t>
            </w:r>
            <w:r w:rsidR="009E50F9">
              <w:rPr>
                <w:noProof/>
                <w:lang w:eastAsia="en-US"/>
              </w:rPr>
              <w:tab/>
            </w:r>
            <w:r w:rsidR="009E50F9" w:rsidRPr="001003E3">
              <w:rPr>
                <w:rStyle w:val="Hyperlink"/>
                <w:noProof/>
              </w:rPr>
              <w:t>J2735AccelerationSet4Way</w:t>
            </w:r>
            <w:r w:rsidR="009E50F9">
              <w:rPr>
                <w:noProof/>
                <w:webHidden/>
              </w:rPr>
              <w:tab/>
            </w:r>
            <w:r w:rsidR="009E50F9">
              <w:rPr>
                <w:noProof/>
                <w:webHidden/>
              </w:rPr>
              <w:fldChar w:fldCharType="begin"/>
            </w:r>
            <w:r w:rsidR="009E50F9">
              <w:rPr>
                <w:noProof/>
                <w:webHidden/>
              </w:rPr>
              <w:instrText xml:space="preserve"> PAGEREF _Toc530144515 \h </w:instrText>
            </w:r>
            <w:r w:rsidR="009E50F9">
              <w:rPr>
                <w:noProof/>
                <w:webHidden/>
              </w:rPr>
            </w:r>
            <w:r w:rsidR="009E50F9">
              <w:rPr>
                <w:noProof/>
                <w:webHidden/>
              </w:rPr>
              <w:fldChar w:fldCharType="separate"/>
            </w:r>
            <w:r w:rsidR="009E50F9">
              <w:rPr>
                <w:noProof/>
                <w:webHidden/>
              </w:rPr>
              <w:t>19</w:t>
            </w:r>
            <w:r w:rsidR="009E50F9">
              <w:rPr>
                <w:noProof/>
                <w:webHidden/>
              </w:rPr>
              <w:fldChar w:fldCharType="end"/>
            </w:r>
          </w:hyperlink>
        </w:p>
        <w:p w:rsidR="009E50F9" w:rsidRDefault="00A07801">
          <w:pPr>
            <w:pStyle w:val="TOC2"/>
            <w:tabs>
              <w:tab w:val="left" w:pos="1080"/>
              <w:tab w:val="right" w:leader="dot" w:pos="9350"/>
            </w:tabs>
            <w:rPr>
              <w:noProof/>
              <w:lang w:eastAsia="en-US"/>
            </w:rPr>
          </w:pPr>
          <w:hyperlink w:anchor="_Toc530144516" w:history="1">
            <w:r w:rsidR="009E50F9" w:rsidRPr="001003E3">
              <w:rPr>
                <w:rStyle w:val="Hyperlink"/>
                <w:noProof/>
              </w:rPr>
              <w:t>6.5</w:t>
            </w:r>
            <w:r w:rsidR="009E50F9">
              <w:rPr>
                <w:noProof/>
                <w:lang w:eastAsia="en-US"/>
              </w:rPr>
              <w:tab/>
            </w:r>
            <w:r w:rsidR="009E50F9" w:rsidRPr="001003E3">
              <w:rPr>
                <w:rStyle w:val="Hyperlink"/>
                <w:noProof/>
              </w:rPr>
              <w:t>J2735PositionalAccuracy</w:t>
            </w:r>
            <w:r w:rsidR="009E50F9">
              <w:rPr>
                <w:noProof/>
                <w:webHidden/>
              </w:rPr>
              <w:tab/>
            </w:r>
            <w:r w:rsidR="009E50F9">
              <w:rPr>
                <w:noProof/>
                <w:webHidden/>
              </w:rPr>
              <w:fldChar w:fldCharType="begin"/>
            </w:r>
            <w:r w:rsidR="009E50F9">
              <w:rPr>
                <w:noProof/>
                <w:webHidden/>
              </w:rPr>
              <w:instrText xml:space="preserve"> PAGEREF _Toc530144516 \h </w:instrText>
            </w:r>
            <w:r w:rsidR="009E50F9">
              <w:rPr>
                <w:noProof/>
                <w:webHidden/>
              </w:rPr>
            </w:r>
            <w:r w:rsidR="009E50F9">
              <w:rPr>
                <w:noProof/>
                <w:webHidden/>
              </w:rPr>
              <w:fldChar w:fldCharType="separate"/>
            </w:r>
            <w:r w:rsidR="009E50F9">
              <w:rPr>
                <w:noProof/>
                <w:webHidden/>
              </w:rPr>
              <w:t>20</w:t>
            </w:r>
            <w:r w:rsidR="009E50F9">
              <w:rPr>
                <w:noProof/>
                <w:webHidden/>
              </w:rPr>
              <w:fldChar w:fldCharType="end"/>
            </w:r>
          </w:hyperlink>
        </w:p>
        <w:p w:rsidR="009E50F9" w:rsidRDefault="00A07801">
          <w:pPr>
            <w:pStyle w:val="TOC2"/>
            <w:tabs>
              <w:tab w:val="left" w:pos="1080"/>
              <w:tab w:val="right" w:leader="dot" w:pos="9350"/>
            </w:tabs>
            <w:rPr>
              <w:noProof/>
              <w:lang w:eastAsia="en-US"/>
            </w:rPr>
          </w:pPr>
          <w:hyperlink w:anchor="_Toc530144517" w:history="1">
            <w:r w:rsidR="009E50F9" w:rsidRPr="001003E3">
              <w:rPr>
                <w:rStyle w:val="Hyperlink"/>
                <w:noProof/>
              </w:rPr>
              <w:t>6.6</w:t>
            </w:r>
            <w:r w:rsidR="009E50F9">
              <w:rPr>
                <w:noProof/>
                <w:lang w:eastAsia="en-US"/>
              </w:rPr>
              <w:tab/>
            </w:r>
            <w:r w:rsidR="009E50F9" w:rsidRPr="001003E3">
              <w:rPr>
                <w:rStyle w:val="Hyperlink"/>
                <w:noProof/>
              </w:rPr>
              <w:t>J2735BrakeSystemStatus</w:t>
            </w:r>
            <w:r w:rsidR="009E50F9">
              <w:rPr>
                <w:noProof/>
                <w:webHidden/>
              </w:rPr>
              <w:tab/>
            </w:r>
            <w:r w:rsidR="009E50F9">
              <w:rPr>
                <w:noProof/>
                <w:webHidden/>
              </w:rPr>
              <w:fldChar w:fldCharType="begin"/>
            </w:r>
            <w:r w:rsidR="009E50F9">
              <w:rPr>
                <w:noProof/>
                <w:webHidden/>
              </w:rPr>
              <w:instrText xml:space="preserve"> PAGEREF _Toc530144517 \h </w:instrText>
            </w:r>
            <w:r w:rsidR="009E50F9">
              <w:rPr>
                <w:noProof/>
                <w:webHidden/>
              </w:rPr>
            </w:r>
            <w:r w:rsidR="009E50F9">
              <w:rPr>
                <w:noProof/>
                <w:webHidden/>
              </w:rPr>
              <w:fldChar w:fldCharType="separate"/>
            </w:r>
            <w:r w:rsidR="009E50F9">
              <w:rPr>
                <w:noProof/>
                <w:webHidden/>
              </w:rPr>
              <w:t>20</w:t>
            </w:r>
            <w:r w:rsidR="009E50F9">
              <w:rPr>
                <w:noProof/>
                <w:webHidden/>
              </w:rPr>
              <w:fldChar w:fldCharType="end"/>
            </w:r>
          </w:hyperlink>
        </w:p>
        <w:p w:rsidR="009E50F9" w:rsidRDefault="00A07801">
          <w:pPr>
            <w:pStyle w:val="TOC2"/>
            <w:tabs>
              <w:tab w:val="left" w:pos="1080"/>
              <w:tab w:val="right" w:leader="dot" w:pos="9350"/>
            </w:tabs>
            <w:rPr>
              <w:noProof/>
              <w:lang w:eastAsia="en-US"/>
            </w:rPr>
          </w:pPr>
          <w:hyperlink w:anchor="_Toc530144518" w:history="1">
            <w:r w:rsidR="009E50F9" w:rsidRPr="001003E3">
              <w:rPr>
                <w:rStyle w:val="Hyperlink"/>
                <w:noProof/>
              </w:rPr>
              <w:t>6.7</w:t>
            </w:r>
            <w:r w:rsidR="009E50F9">
              <w:rPr>
                <w:noProof/>
                <w:lang w:eastAsia="en-US"/>
              </w:rPr>
              <w:tab/>
            </w:r>
            <w:r w:rsidR="009E50F9" w:rsidRPr="001003E3">
              <w:rPr>
                <w:rStyle w:val="Hyperlink"/>
                <w:noProof/>
              </w:rPr>
              <w:t>J2735VehicleSize</w:t>
            </w:r>
            <w:r w:rsidR="009E50F9">
              <w:rPr>
                <w:noProof/>
                <w:webHidden/>
              </w:rPr>
              <w:tab/>
            </w:r>
            <w:r w:rsidR="009E50F9">
              <w:rPr>
                <w:noProof/>
                <w:webHidden/>
              </w:rPr>
              <w:fldChar w:fldCharType="begin"/>
            </w:r>
            <w:r w:rsidR="009E50F9">
              <w:rPr>
                <w:noProof/>
                <w:webHidden/>
              </w:rPr>
              <w:instrText xml:space="preserve"> PAGEREF _Toc530144518 \h </w:instrText>
            </w:r>
            <w:r w:rsidR="009E50F9">
              <w:rPr>
                <w:noProof/>
                <w:webHidden/>
              </w:rPr>
            </w:r>
            <w:r w:rsidR="009E50F9">
              <w:rPr>
                <w:noProof/>
                <w:webHidden/>
              </w:rPr>
              <w:fldChar w:fldCharType="separate"/>
            </w:r>
            <w:r w:rsidR="009E50F9">
              <w:rPr>
                <w:noProof/>
                <w:webHidden/>
              </w:rPr>
              <w:t>22</w:t>
            </w:r>
            <w:r w:rsidR="009E50F9">
              <w:rPr>
                <w:noProof/>
                <w:webHidden/>
              </w:rPr>
              <w:fldChar w:fldCharType="end"/>
            </w:r>
          </w:hyperlink>
        </w:p>
        <w:p w:rsidR="009E50F9" w:rsidRDefault="00A07801">
          <w:pPr>
            <w:pStyle w:val="TOC2"/>
            <w:tabs>
              <w:tab w:val="left" w:pos="1080"/>
              <w:tab w:val="right" w:leader="dot" w:pos="9350"/>
            </w:tabs>
            <w:rPr>
              <w:noProof/>
              <w:lang w:eastAsia="en-US"/>
            </w:rPr>
          </w:pPr>
          <w:hyperlink w:anchor="_Toc530144519" w:history="1">
            <w:r w:rsidR="009E50F9" w:rsidRPr="001003E3">
              <w:rPr>
                <w:rStyle w:val="Hyperlink"/>
                <w:noProof/>
              </w:rPr>
              <w:t>6.8</w:t>
            </w:r>
            <w:r w:rsidR="009E50F9">
              <w:rPr>
                <w:noProof/>
                <w:lang w:eastAsia="en-US"/>
              </w:rPr>
              <w:tab/>
            </w:r>
            <w:r w:rsidR="009E50F9" w:rsidRPr="001003E3">
              <w:rPr>
                <w:rStyle w:val="Hyperlink"/>
                <w:noProof/>
              </w:rPr>
              <w:t>J2735BitString</w:t>
            </w:r>
            <w:r w:rsidR="009E50F9">
              <w:rPr>
                <w:noProof/>
                <w:webHidden/>
              </w:rPr>
              <w:tab/>
            </w:r>
            <w:r w:rsidR="009E50F9">
              <w:rPr>
                <w:noProof/>
                <w:webHidden/>
              </w:rPr>
              <w:fldChar w:fldCharType="begin"/>
            </w:r>
            <w:r w:rsidR="009E50F9">
              <w:rPr>
                <w:noProof/>
                <w:webHidden/>
              </w:rPr>
              <w:instrText xml:space="preserve"> PAGEREF _Toc530144519 \h </w:instrText>
            </w:r>
            <w:r w:rsidR="009E50F9">
              <w:rPr>
                <w:noProof/>
                <w:webHidden/>
              </w:rPr>
            </w:r>
            <w:r w:rsidR="009E50F9">
              <w:rPr>
                <w:noProof/>
                <w:webHidden/>
              </w:rPr>
              <w:fldChar w:fldCharType="separate"/>
            </w:r>
            <w:r w:rsidR="009E50F9">
              <w:rPr>
                <w:noProof/>
                <w:webHidden/>
              </w:rPr>
              <w:t>22</w:t>
            </w:r>
            <w:r w:rsidR="009E50F9">
              <w:rPr>
                <w:noProof/>
                <w:webHidden/>
              </w:rPr>
              <w:fldChar w:fldCharType="end"/>
            </w:r>
          </w:hyperlink>
        </w:p>
        <w:p w:rsidR="009E50F9" w:rsidRDefault="00A07801">
          <w:pPr>
            <w:pStyle w:val="TOC2"/>
            <w:tabs>
              <w:tab w:val="left" w:pos="1080"/>
              <w:tab w:val="right" w:leader="dot" w:pos="9350"/>
            </w:tabs>
            <w:rPr>
              <w:noProof/>
              <w:lang w:eastAsia="en-US"/>
            </w:rPr>
          </w:pPr>
          <w:hyperlink w:anchor="_Toc530144520" w:history="1">
            <w:r w:rsidR="009E50F9" w:rsidRPr="001003E3">
              <w:rPr>
                <w:rStyle w:val="Hyperlink"/>
                <w:noProof/>
              </w:rPr>
              <w:t>6.9</w:t>
            </w:r>
            <w:r w:rsidR="009E50F9">
              <w:rPr>
                <w:noProof/>
                <w:lang w:eastAsia="en-US"/>
              </w:rPr>
              <w:tab/>
            </w:r>
            <w:r w:rsidR="009E50F9" w:rsidRPr="001003E3">
              <w:rPr>
                <w:rStyle w:val="Hyperlink"/>
                <w:noProof/>
              </w:rPr>
              <w:t>J2735VehicleSafetyExtensions</w:t>
            </w:r>
            <w:r w:rsidR="009E50F9">
              <w:rPr>
                <w:noProof/>
                <w:webHidden/>
              </w:rPr>
              <w:tab/>
            </w:r>
            <w:r w:rsidR="009E50F9">
              <w:rPr>
                <w:noProof/>
                <w:webHidden/>
              </w:rPr>
              <w:fldChar w:fldCharType="begin"/>
            </w:r>
            <w:r w:rsidR="009E50F9">
              <w:rPr>
                <w:noProof/>
                <w:webHidden/>
              </w:rPr>
              <w:instrText xml:space="preserve"> PAGEREF _Toc530144520 \h </w:instrText>
            </w:r>
            <w:r w:rsidR="009E50F9">
              <w:rPr>
                <w:noProof/>
                <w:webHidden/>
              </w:rPr>
            </w:r>
            <w:r w:rsidR="009E50F9">
              <w:rPr>
                <w:noProof/>
                <w:webHidden/>
              </w:rPr>
              <w:fldChar w:fldCharType="separate"/>
            </w:r>
            <w:r w:rsidR="009E50F9">
              <w:rPr>
                <w:noProof/>
                <w:webHidden/>
              </w:rPr>
              <w:t>22</w:t>
            </w:r>
            <w:r w:rsidR="009E50F9">
              <w:rPr>
                <w:noProof/>
                <w:webHidden/>
              </w:rPr>
              <w:fldChar w:fldCharType="end"/>
            </w:r>
          </w:hyperlink>
        </w:p>
        <w:p w:rsidR="009E50F9" w:rsidRDefault="00A07801">
          <w:pPr>
            <w:pStyle w:val="TOC2"/>
            <w:tabs>
              <w:tab w:val="left" w:pos="1080"/>
              <w:tab w:val="right" w:leader="dot" w:pos="9350"/>
            </w:tabs>
            <w:rPr>
              <w:noProof/>
              <w:lang w:eastAsia="en-US"/>
            </w:rPr>
          </w:pPr>
          <w:hyperlink w:anchor="_Toc530144521" w:history="1">
            <w:r w:rsidR="009E50F9" w:rsidRPr="001003E3">
              <w:rPr>
                <w:rStyle w:val="Hyperlink"/>
                <w:noProof/>
              </w:rPr>
              <w:t>6.10</w:t>
            </w:r>
            <w:r w:rsidR="009E50F9">
              <w:rPr>
                <w:noProof/>
                <w:lang w:eastAsia="en-US"/>
              </w:rPr>
              <w:tab/>
            </w:r>
            <w:r w:rsidR="009E50F9" w:rsidRPr="001003E3">
              <w:rPr>
                <w:rStyle w:val="Hyperlink"/>
                <w:noProof/>
              </w:rPr>
              <w:t>J2735SpecialVehicleExtensions</w:t>
            </w:r>
            <w:r w:rsidR="009E50F9">
              <w:rPr>
                <w:noProof/>
                <w:webHidden/>
              </w:rPr>
              <w:tab/>
            </w:r>
            <w:r w:rsidR="009E50F9">
              <w:rPr>
                <w:noProof/>
                <w:webHidden/>
              </w:rPr>
              <w:fldChar w:fldCharType="begin"/>
            </w:r>
            <w:r w:rsidR="009E50F9">
              <w:rPr>
                <w:noProof/>
                <w:webHidden/>
              </w:rPr>
              <w:instrText xml:space="preserve"> PAGEREF _Toc530144521 \h </w:instrText>
            </w:r>
            <w:r w:rsidR="009E50F9">
              <w:rPr>
                <w:noProof/>
                <w:webHidden/>
              </w:rPr>
            </w:r>
            <w:r w:rsidR="009E50F9">
              <w:rPr>
                <w:noProof/>
                <w:webHidden/>
              </w:rPr>
              <w:fldChar w:fldCharType="separate"/>
            </w:r>
            <w:r w:rsidR="009E50F9">
              <w:rPr>
                <w:noProof/>
                <w:webHidden/>
              </w:rPr>
              <w:t>23</w:t>
            </w:r>
            <w:r w:rsidR="009E50F9">
              <w:rPr>
                <w:noProof/>
                <w:webHidden/>
              </w:rPr>
              <w:fldChar w:fldCharType="end"/>
            </w:r>
          </w:hyperlink>
        </w:p>
        <w:p w:rsidR="009E50F9" w:rsidRDefault="00A07801">
          <w:pPr>
            <w:pStyle w:val="TOC2"/>
            <w:tabs>
              <w:tab w:val="left" w:pos="1080"/>
              <w:tab w:val="right" w:leader="dot" w:pos="9350"/>
            </w:tabs>
            <w:rPr>
              <w:noProof/>
              <w:lang w:eastAsia="en-US"/>
            </w:rPr>
          </w:pPr>
          <w:hyperlink w:anchor="_Toc530144522" w:history="1">
            <w:r w:rsidR="009E50F9" w:rsidRPr="001003E3">
              <w:rPr>
                <w:rStyle w:val="Hyperlink"/>
                <w:noProof/>
              </w:rPr>
              <w:t>6.11</w:t>
            </w:r>
            <w:r w:rsidR="009E50F9">
              <w:rPr>
                <w:noProof/>
                <w:lang w:eastAsia="en-US"/>
              </w:rPr>
              <w:tab/>
            </w:r>
            <w:r w:rsidR="009E50F9" w:rsidRPr="001003E3">
              <w:rPr>
                <w:rStyle w:val="Hyperlink"/>
                <w:noProof/>
              </w:rPr>
              <w:t>J2735SupplementalVehicleExtensions</w:t>
            </w:r>
            <w:r w:rsidR="009E50F9">
              <w:rPr>
                <w:noProof/>
                <w:webHidden/>
              </w:rPr>
              <w:tab/>
            </w:r>
            <w:r w:rsidR="009E50F9">
              <w:rPr>
                <w:noProof/>
                <w:webHidden/>
              </w:rPr>
              <w:fldChar w:fldCharType="begin"/>
            </w:r>
            <w:r w:rsidR="009E50F9">
              <w:rPr>
                <w:noProof/>
                <w:webHidden/>
              </w:rPr>
              <w:instrText xml:space="preserve"> PAGEREF _Toc530144522 \h </w:instrText>
            </w:r>
            <w:r w:rsidR="009E50F9">
              <w:rPr>
                <w:noProof/>
                <w:webHidden/>
              </w:rPr>
            </w:r>
            <w:r w:rsidR="009E50F9">
              <w:rPr>
                <w:noProof/>
                <w:webHidden/>
              </w:rPr>
              <w:fldChar w:fldCharType="separate"/>
            </w:r>
            <w:r w:rsidR="009E50F9">
              <w:rPr>
                <w:noProof/>
                <w:webHidden/>
              </w:rPr>
              <w:t>24</w:t>
            </w:r>
            <w:r w:rsidR="009E50F9">
              <w:rPr>
                <w:noProof/>
                <w:webHidden/>
              </w:rPr>
              <w:fldChar w:fldCharType="end"/>
            </w:r>
          </w:hyperlink>
        </w:p>
        <w:p w:rsidR="009E50F9" w:rsidRDefault="00A07801">
          <w:pPr>
            <w:pStyle w:val="TOC2"/>
            <w:tabs>
              <w:tab w:val="left" w:pos="1080"/>
              <w:tab w:val="right" w:leader="dot" w:pos="9350"/>
            </w:tabs>
            <w:rPr>
              <w:noProof/>
              <w:lang w:eastAsia="en-US"/>
            </w:rPr>
          </w:pPr>
          <w:hyperlink w:anchor="_Toc530144523" w:history="1">
            <w:r w:rsidR="009E50F9" w:rsidRPr="001003E3">
              <w:rPr>
                <w:rStyle w:val="Hyperlink"/>
                <w:noProof/>
              </w:rPr>
              <w:t>6.12</w:t>
            </w:r>
            <w:r w:rsidR="009E50F9">
              <w:rPr>
                <w:noProof/>
                <w:lang w:eastAsia="en-US"/>
              </w:rPr>
              <w:tab/>
            </w:r>
            <w:r w:rsidR="009E50F9" w:rsidRPr="001003E3">
              <w:rPr>
                <w:rStyle w:val="Hyperlink"/>
                <w:noProof/>
              </w:rPr>
              <w:t>J2735PathHistory</w:t>
            </w:r>
            <w:r w:rsidR="009E50F9">
              <w:rPr>
                <w:noProof/>
                <w:webHidden/>
              </w:rPr>
              <w:tab/>
            </w:r>
            <w:r w:rsidR="009E50F9">
              <w:rPr>
                <w:noProof/>
                <w:webHidden/>
              </w:rPr>
              <w:fldChar w:fldCharType="begin"/>
            </w:r>
            <w:r w:rsidR="009E50F9">
              <w:rPr>
                <w:noProof/>
                <w:webHidden/>
              </w:rPr>
              <w:instrText xml:space="preserve"> PAGEREF _Toc530144523 \h </w:instrText>
            </w:r>
            <w:r w:rsidR="009E50F9">
              <w:rPr>
                <w:noProof/>
                <w:webHidden/>
              </w:rPr>
            </w:r>
            <w:r w:rsidR="009E50F9">
              <w:rPr>
                <w:noProof/>
                <w:webHidden/>
              </w:rPr>
              <w:fldChar w:fldCharType="separate"/>
            </w:r>
            <w:r w:rsidR="009E50F9">
              <w:rPr>
                <w:noProof/>
                <w:webHidden/>
              </w:rPr>
              <w:t>25</w:t>
            </w:r>
            <w:r w:rsidR="009E50F9">
              <w:rPr>
                <w:noProof/>
                <w:webHidden/>
              </w:rPr>
              <w:fldChar w:fldCharType="end"/>
            </w:r>
          </w:hyperlink>
        </w:p>
        <w:p w:rsidR="009E50F9" w:rsidRDefault="00A07801">
          <w:pPr>
            <w:pStyle w:val="TOC2"/>
            <w:tabs>
              <w:tab w:val="left" w:pos="1080"/>
              <w:tab w:val="right" w:leader="dot" w:pos="9350"/>
            </w:tabs>
            <w:rPr>
              <w:noProof/>
              <w:lang w:eastAsia="en-US"/>
            </w:rPr>
          </w:pPr>
          <w:hyperlink w:anchor="_Toc530144524" w:history="1">
            <w:r w:rsidR="009E50F9" w:rsidRPr="001003E3">
              <w:rPr>
                <w:rStyle w:val="Hyperlink"/>
                <w:noProof/>
              </w:rPr>
              <w:t>6.13</w:t>
            </w:r>
            <w:r w:rsidR="009E50F9">
              <w:rPr>
                <w:noProof/>
                <w:lang w:eastAsia="en-US"/>
              </w:rPr>
              <w:tab/>
            </w:r>
            <w:r w:rsidR="009E50F9" w:rsidRPr="001003E3">
              <w:rPr>
                <w:rStyle w:val="Hyperlink"/>
                <w:noProof/>
              </w:rPr>
              <w:t>J2735PathPrediction</w:t>
            </w:r>
            <w:r w:rsidR="009E50F9">
              <w:rPr>
                <w:noProof/>
                <w:webHidden/>
              </w:rPr>
              <w:tab/>
            </w:r>
            <w:r w:rsidR="009E50F9">
              <w:rPr>
                <w:noProof/>
                <w:webHidden/>
              </w:rPr>
              <w:fldChar w:fldCharType="begin"/>
            </w:r>
            <w:r w:rsidR="009E50F9">
              <w:rPr>
                <w:noProof/>
                <w:webHidden/>
              </w:rPr>
              <w:instrText xml:space="preserve"> PAGEREF _Toc530144524 \h </w:instrText>
            </w:r>
            <w:r w:rsidR="009E50F9">
              <w:rPr>
                <w:noProof/>
                <w:webHidden/>
              </w:rPr>
            </w:r>
            <w:r w:rsidR="009E50F9">
              <w:rPr>
                <w:noProof/>
                <w:webHidden/>
              </w:rPr>
              <w:fldChar w:fldCharType="separate"/>
            </w:r>
            <w:r w:rsidR="009E50F9">
              <w:rPr>
                <w:noProof/>
                <w:webHidden/>
              </w:rPr>
              <w:t>26</w:t>
            </w:r>
            <w:r w:rsidR="009E50F9">
              <w:rPr>
                <w:noProof/>
                <w:webHidden/>
              </w:rPr>
              <w:fldChar w:fldCharType="end"/>
            </w:r>
          </w:hyperlink>
        </w:p>
        <w:p w:rsidR="009E50F9" w:rsidRDefault="00A07801">
          <w:pPr>
            <w:pStyle w:val="TOC2"/>
            <w:tabs>
              <w:tab w:val="left" w:pos="1080"/>
              <w:tab w:val="right" w:leader="dot" w:pos="9350"/>
            </w:tabs>
            <w:rPr>
              <w:noProof/>
              <w:lang w:eastAsia="en-US"/>
            </w:rPr>
          </w:pPr>
          <w:hyperlink w:anchor="_Toc530144525" w:history="1">
            <w:r w:rsidR="009E50F9" w:rsidRPr="001003E3">
              <w:rPr>
                <w:rStyle w:val="Hyperlink"/>
                <w:noProof/>
              </w:rPr>
              <w:t>6.14</w:t>
            </w:r>
            <w:r w:rsidR="009E50F9">
              <w:rPr>
                <w:noProof/>
                <w:lang w:eastAsia="en-US"/>
              </w:rPr>
              <w:tab/>
            </w:r>
            <w:r w:rsidR="009E50F9" w:rsidRPr="001003E3">
              <w:rPr>
                <w:rStyle w:val="Hyperlink"/>
                <w:noProof/>
              </w:rPr>
              <w:t>J2735EmergencyDetails</w:t>
            </w:r>
            <w:r w:rsidR="009E50F9">
              <w:rPr>
                <w:noProof/>
                <w:webHidden/>
              </w:rPr>
              <w:tab/>
            </w:r>
            <w:r w:rsidR="009E50F9">
              <w:rPr>
                <w:noProof/>
                <w:webHidden/>
              </w:rPr>
              <w:fldChar w:fldCharType="begin"/>
            </w:r>
            <w:r w:rsidR="009E50F9">
              <w:rPr>
                <w:noProof/>
                <w:webHidden/>
              </w:rPr>
              <w:instrText xml:space="preserve"> PAGEREF _Toc530144525 \h </w:instrText>
            </w:r>
            <w:r w:rsidR="009E50F9">
              <w:rPr>
                <w:noProof/>
                <w:webHidden/>
              </w:rPr>
            </w:r>
            <w:r w:rsidR="009E50F9">
              <w:rPr>
                <w:noProof/>
                <w:webHidden/>
              </w:rPr>
              <w:fldChar w:fldCharType="separate"/>
            </w:r>
            <w:r w:rsidR="009E50F9">
              <w:rPr>
                <w:noProof/>
                <w:webHidden/>
              </w:rPr>
              <w:t>26</w:t>
            </w:r>
            <w:r w:rsidR="009E50F9">
              <w:rPr>
                <w:noProof/>
                <w:webHidden/>
              </w:rPr>
              <w:fldChar w:fldCharType="end"/>
            </w:r>
          </w:hyperlink>
        </w:p>
        <w:p w:rsidR="009E50F9" w:rsidRDefault="00A07801">
          <w:pPr>
            <w:pStyle w:val="TOC2"/>
            <w:tabs>
              <w:tab w:val="left" w:pos="1080"/>
              <w:tab w:val="right" w:leader="dot" w:pos="9350"/>
            </w:tabs>
            <w:rPr>
              <w:noProof/>
              <w:lang w:eastAsia="en-US"/>
            </w:rPr>
          </w:pPr>
          <w:hyperlink w:anchor="_Toc530144526" w:history="1">
            <w:r w:rsidR="009E50F9" w:rsidRPr="001003E3">
              <w:rPr>
                <w:rStyle w:val="Hyperlink"/>
                <w:noProof/>
              </w:rPr>
              <w:t>6.15</w:t>
            </w:r>
            <w:r w:rsidR="009E50F9">
              <w:rPr>
                <w:noProof/>
                <w:lang w:eastAsia="en-US"/>
              </w:rPr>
              <w:tab/>
            </w:r>
            <w:r w:rsidR="009E50F9" w:rsidRPr="001003E3">
              <w:rPr>
                <w:rStyle w:val="Hyperlink"/>
                <w:noProof/>
              </w:rPr>
              <w:t>J2735EventDescription</w:t>
            </w:r>
            <w:r w:rsidR="009E50F9">
              <w:rPr>
                <w:noProof/>
                <w:webHidden/>
              </w:rPr>
              <w:tab/>
            </w:r>
            <w:r w:rsidR="009E50F9">
              <w:rPr>
                <w:noProof/>
                <w:webHidden/>
              </w:rPr>
              <w:fldChar w:fldCharType="begin"/>
            </w:r>
            <w:r w:rsidR="009E50F9">
              <w:rPr>
                <w:noProof/>
                <w:webHidden/>
              </w:rPr>
              <w:instrText xml:space="preserve"> PAGEREF _Toc530144526 \h </w:instrText>
            </w:r>
            <w:r w:rsidR="009E50F9">
              <w:rPr>
                <w:noProof/>
                <w:webHidden/>
              </w:rPr>
            </w:r>
            <w:r w:rsidR="009E50F9">
              <w:rPr>
                <w:noProof/>
                <w:webHidden/>
              </w:rPr>
              <w:fldChar w:fldCharType="separate"/>
            </w:r>
            <w:r w:rsidR="009E50F9">
              <w:rPr>
                <w:noProof/>
                <w:webHidden/>
              </w:rPr>
              <w:t>27</w:t>
            </w:r>
            <w:r w:rsidR="009E50F9">
              <w:rPr>
                <w:noProof/>
                <w:webHidden/>
              </w:rPr>
              <w:fldChar w:fldCharType="end"/>
            </w:r>
          </w:hyperlink>
        </w:p>
        <w:p w:rsidR="009E50F9" w:rsidRDefault="00A07801">
          <w:pPr>
            <w:pStyle w:val="TOC2"/>
            <w:tabs>
              <w:tab w:val="left" w:pos="1080"/>
              <w:tab w:val="right" w:leader="dot" w:pos="9350"/>
            </w:tabs>
            <w:rPr>
              <w:noProof/>
              <w:lang w:eastAsia="en-US"/>
            </w:rPr>
          </w:pPr>
          <w:hyperlink w:anchor="_Toc530144527" w:history="1">
            <w:r w:rsidR="009E50F9" w:rsidRPr="001003E3">
              <w:rPr>
                <w:rStyle w:val="Hyperlink"/>
                <w:noProof/>
              </w:rPr>
              <w:t>6.16</w:t>
            </w:r>
            <w:r w:rsidR="009E50F9">
              <w:rPr>
                <w:noProof/>
                <w:lang w:eastAsia="en-US"/>
              </w:rPr>
              <w:tab/>
            </w:r>
            <w:r w:rsidR="009E50F9" w:rsidRPr="001003E3">
              <w:rPr>
                <w:rStyle w:val="Hyperlink"/>
                <w:noProof/>
              </w:rPr>
              <w:t>J2735TrailerData</w:t>
            </w:r>
            <w:r w:rsidR="009E50F9">
              <w:rPr>
                <w:noProof/>
                <w:webHidden/>
              </w:rPr>
              <w:tab/>
            </w:r>
            <w:r w:rsidR="009E50F9">
              <w:rPr>
                <w:noProof/>
                <w:webHidden/>
              </w:rPr>
              <w:fldChar w:fldCharType="begin"/>
            </w:r>
            <w:r w:rsidR="009E50F9">
              <w:rPr>
                <w:noProof/>
                <w:webHidden/>
              </w:rPr>
              <w:instrText xml:space="preserve"> PAGEREF _Toc530144527 \h </w:instrText>
            </w:r>
            <w:r w:rsidR="009E50F9">
              <w:rPr>
                <w:noProof/>
                <w:webHidden/>
              </w:rPr>
            </w:r>
            <w:r w:rsidR="009E50F9">
              <w:rPr>
                <w:noProof/>
                <w:webHidden/>
              </w:rPr>
              <w:fldChar w:fldCharType="separate"/>
            </w:r>
            <w:r w:rsidR="009E50F9">
              <w:rPr>
                <w:noProof/>
                <w:webHidden/>
              </w:rPr>
              <w:t>28</w:t>
            </w:r>
            <w:r w:rsidR="009E50F9">
              <w:rPr>
                <w:noProof/>
                <w:webHidden/>
              </w:rPr>
              <w:fldChar w:fldCharType="end"/>
            </w:r>
          </w:hyperlink>
        </w:p>
        <w:p w:rsidR="009E50F9" w:rsidRDefault="00A07801">
          <w:pPr>
            <w:pStyle w:val="TOC2"/>
            <w:tabs>
              <w:tab w:val="left" w:pos="1080"/>
              <w:tab w:val="right" w:leader="dot" w:pos="9350"/>
            </w:tabs>
            <w:rPr>
              <w:noProof/>
              <w:lang w:eastAsia="en-US"/>
            </w:rPr>
          </w:pPr>
          <w:hyperlink w:anchor="_Toc530144528" w:history="1">
            <w:r w:rsidR="009E50F9" w:rsidRPr="001003E3">
              <w:rPr>
                <w:rStyle w:val="Hyperlink"/>
                <w:noProof/>
              </w:rPr>
              <w:t>6.17</w:t>
            </w:r>
            <w:r w:rsidR="009E50F9">
              <w:rPr>
                <w:noProof/>
                <w:lang w:eastAsia="en-US"/>
              </w:rPr>
              <w:tab/>
            </w:r>
            <w:r w:rsidR="009E50F9" w:rsidRPr="001003E3">
              <w:rPr>
                <w:rStyle w:val="Hyperlink"/>
                <w:noProof/>
              </w:rPr>
              <w:t>J2735VehicleClassification</w:t>
            </w:r>
            <w:r w:rsidR="009E50F9">
              <w:rPr>
                <w:noProof/>
                <w:webHidden/>
              </w:rPr>
              <w:tab/>
            </w:r>
            <w:r w:rsidR="009E50F9">
              <w:rPr>
                <w:noProof/>
                <w:webHidden/>
              </w:rPr>
              <w:fldChar w:fldCharType="begin"/>
            </w:r>
            <w:r w:rsidR="009E50F9">
              <w:rPr>
                <w:noProof/>
                <w:webHidden/>
              </w:rPr>
              <w:instrText xml:space="preserve"> PAGEREF _Toc530144528 \h </w:instrText>
            </w:r>
            <w:r w:rsidR="009E50F9">
              <w:rPr>
                <w:noProof/>
                <w:webHidden/>
              </w:rPr>
            </w:r>
            <w:r w:rsidR="009E50F9">
              <w:rPr>
                <w:noProof/>
                <w:webHidden/>
              </w:rPr>
              <w:fldChar w:fldCharType="separate"/>
            </w:r>
            <w:r w:rsidR="009E50F9">
              <w:rPr>
                <w:noProof/>
                <w:webHidden/>
              </w:rPr>
              <w:t>29</w:t>
            </w:r>
            <w:r w:rsidR="009E50F9">
              <w:rPr>
                <w:noProof/>
                <w:webHidden/>
              </w:rPr>
              <w:fldChar w:fldCharType="end"/>
            </w:r>
          </w:hyperlink>
        </w:p>
        <w:p w:rsidR="009E50F9" w:rsidRDefault="00A07801">
          <w:pPr>
            <w:pStyle w:val="TOC2"/>
            <w:tabs>
              <w:tab w:val="left" w:pos="1080"/>
              <w:tab w:val="right" w:leader="dot" w:pos="9350"/>
            </w:tabs>
            <w:rPr>
              <w:noProof/>
              <w:lang w:eastAsia="en-US"/>
            </w:rPr>
          </w:pPr>
          <w:hyperlink w:anchor="_Toc530144529" w:history="1">
            <w:r w:rsidR="009E50F9" w:rsidRPr="001003E3">
              <w:rPr>
                <w:rStyle w:val="Hyperlink"/>
                <w:noProof/>
              </w:rPr>
              <w:t>6.18</w:t>
            </w:r>
            <w:r w:rsidR="009E50F9">
              <w:rPr>
                <w:noProof/>
                <w:lang w:eastAsia="en-US"/>
              </w:rPr>
              <w:tab/>
            </w:r>
            <w:r w:rsidR="009E50F9" w:rsidRPr="001003E3">
              <w:rPr>
                <w:rStyle w:val="Hyperlink"/>
                <w:noProof/>
              </w:rPr>
              <w:t>J2735VehicleData</w:t>
            </w:r>
            <w:r w:rsidR="009E50F9">
              <w:rPr>
                <w:noProof/>
                <w:webHidden/>
              </w:rPr>
              <w:tab/>
            </w:r>
            <w:r w:rsidR="009E50F9">
              <w:rPr>
                <w:noProof/>
                <w:webHidden/>
              </w:rPr>
              <w:fldChar w:fldCharType="begin"/>
            </w:r>
            <w:r w:rsidR="009E50F9">
              <w:rPr>
                <w:noProof/>
                <w:webHidden/>
              </w:rPr>
              <w:instrText xml:space="preserve"> PAGEREF _Toc530144529 \h </w:instrText>
            </w:r>
            <w:r w:rsidR="009E50F9">
              <w:rPr>
                <w:noProof/>
                <w:webHidden/>
              </w:rPr>
            </w:r>
            <w:r w:rsidR="009E50F9">
              <w:rPr>
                <w:noProof/>
                <w:webHidden/>
              </w:rPr>
              <w:fldChar w:fldCharType="separate"/>
            </w:r>
            <w:r w:rsidR="009E50F9">
              <w:rPr>
                <w:noProof/>
                <w:webHidden/>
              </w:rPr>
              <w:t>31</w:t>
            </w:r>
            <w:r w:rsidR="009E50F9">
              <w:rPr>
                <w:noProof/>
                <w:webHidden/>
              </w:rPr>
              <w:fldChar w:fldCharType="end"/>
            </w:r>
          </w:hyperlink>
        </w:p>
        <w:p w:rsidR="009E50F9" w:rsidRDefault="00A07801">
          <w:pPr>
            <w:pStyle w:val="TOC2"/>
            <w:tabs>
              <w:tab w:val="left" w:pos="1080"/>
              <w:tab w:val="right" w:leader="dot" w:pos="9350"/>
            </w:tabs>
            <w:rPr>
              <w:noProof/>
              <w:lang w:eastAsia="en-US"/>
            </w:rPr>
          </w:pPr>
          <w:hyperlink w:anchor="_Toc530144530" w:history="1">
            <w:r w:rsidR="009E50F9" w:rsidRPr="001003E3">
              <w:rPr>
                <w:rStyle w:val="Hyperlink"/>
                <w:noProof/>
              </w:rPr>
              <w:t>6.19</w:t>
            </w:r>
            <w:r w:rsidR="009E50F9">
              <w:rPr>
                <w:noProof/>
                <w:lang w:eastAsia="en-US"/>
              </w:rPr>
              <w:tab/>
            </w:r>
            <w:r w:rsidR="009E50F9" w:rsidRPr="001003E3">
              <w:rPr>
                <w:rStyle w:val="Hyperlink"/>
                <w:noProof/>
              </w:rPr>
              <w:t>J2735WeatherReport</w:t>
            </w:r>
            <w:r w:rsidR="009E50F9">
              <w:rPr>
                <w:noProof/>
                <w:webHidden/>
              </w:rPr>
              <w:tab/>
            </w:r>
            <w:r w:rsidR="009E50F9">
              <w:rPr>
                <w:noProof/>
                <w:webHidden/>
              </w:rPr>
              <w:fldChar w:fldCharType="begin"/>
            </w:r>
            <w:r w:rsidR="009E50F9">
              <w:rPr>
                <w:noProof/>
                <w:webHidden/>
              </w:rPr>
              <w:instrText xml:space="preserve"> PAGEREF _Toc530144530 \h </w:instrText>
            </w:r>
            <w:r w:rsidR="009E50F9">
              <w:rPr>
                <w:noProof/>
                <w:webHidden/>
              </w:rPr>
            </w:r>
            <w:r w:rsidR="009E50F9">
              <w:rPr>
                <w:noProof/>
                <w:webHidden/>
              </w:rPr>
              <w:fldChar w:fldCharType="separate"/>
            </w:r>
            <w:r w:rsidR="009E50F9">
              <w:rPr>
                <w:noProof/>
                <w:webHidden/>
              </w:rPr>
              <w:t>32</w:t>
            </w:r>
            <w:r w:rsidR="009E50F9">
              <w:rPr>
                <w:noProof/>
                <w:webHidden/>
              </w:rPr>
              <w:fldChar w:fldCharType="end"/>
            </w:r>
          </w:hyperlink>
        </w:p>
        <w:p w:rsidR="009E50F9" w:rsidRDefault="00A07801">
          <w:pPr>
            <w:pStyle w:val="TOC2"/>
            <w:tabs>
              <w:tab w:val="left" w:pos="1080"/>
              <w:tab w:val="right" w:leader="dot" w:pos="9350"/>
            </w:tabs>
            <w:rPr>
              <w:noProof/>
              <w:lang w:eastAsia="en-US"/>
            </w:rPr>
          </w:pPr>
          <w:hyperlink w:anchor="_Toc530144531" w:history="1">
            <w:r w:rsidR="009E50F9" w:rsidRPr="001003E3">
              <w:rPr>
                <w:rStyle w:val="Hyperlink"/>
                <w:noProof/>
              </w:rPr>
              <w:t>6.20</w:t>
            </w:r>
            <w:r w:rsidR="009E50F9">
              <w:rPr>
                <w:noProof/>
                <w:lang w:eastAsia="en-US"/>
              </w:rPr>
              <w:tab/>
            </w:r>
            <w:r w:rsidR="009E50F9" w:rsidRPr="001003E3">
              <w:rPr>
                <w:rStyle w:val="Hyperlink"/>
                <w:noProof/>
              </w:rPr>
              <w:t>J2735WeatherProbe</w:t>
            </w:r>
            <w:r w:rsidR="009E50F9">
              <w:rPr>
                <w:noProof/>
                <w:webHidden/>
              </w:rPr>
              <w:tab/>
            </w:r>
            <w:r w:rsidR="009E50F9">
              <w:rPr>
                <w:noProof/>
                <w:webHidden/>
              </w:rPr>
              <w:fldChar w:fldCharType="begin"/>
            </w:r>
            <w:r w:rsidR="009E50F9">
              <w:rPr>
                <w:noProof/>
                <w:webHidden/>
              </w:rPr>
              <w:instrText xml:space="preserve"> PAGEREF _Toc530144531 \h </w:instrText>
            </w:r>
            <w:r w:rsidR="009E50F9">
              <w:rPr>
                <w:noProof/>
                <w:webHidden/>
              </w:rPr>
            </w:r>
            <w:r w:rsidR="009E50F9">
              <w:rPr>
                <w:noProof/>
                <w:webHidden/>
              </w:rPr>
              <w:fldChar w:fldCharType="separate"/>
            </w:r>
            <w:r w:rsidR="009E50F9">
              <w:rPr>
                <w:noProof/>
                <w:webHidden/>
              </w:rPr>
              <w:t>33</w:t>
            </w:r>
            <w:r w:rsidR="009E50F9">
              <w:rPr>
                <w:noProof/>
                <w:webHidden/>
              </w:rPr>
              <w:fldChar w:fldCharType="end"/>
            </w:r>
          </w:hyperlink>
        </w:p>
        <w:p w:rsidR="009E50F9" w:rsidRDefault="00A07801">
          <w:pPr>
            <w:pStyle w:val="TOC2"/>
            <w:tabs>
              <w:tab w:val="left" w:pos="1080"/>
              <w:tab w:val="right" w:leader="dot" w:pos="9350"/>
            </w:tabs>
            <w:rPr>
              <w:noProof/>
              <w:lang w:eastAsia="en-US"/>
            </w:rPr>
          </w:pPr>
          <w:hyperlink w:anchor="_Toc530144532" w:history="1">
            <w:r w:rsidR="009E50F9" w:rsidRPr="001003E3">
              <w:rPr>
                <w:rStyle w:val="Hyperlink"/>
                <w:noProof/>
              </w:rPr>
              <w:t>6.21</w:t>
            </w:r>
            <w:r w:rsidR="009E50F9">
              <w:rPr>
                <w:noProof/>
                <w:lang w:eastAsia="en-US"/>
              </w:rPr>
              <w:tab/>
            </w:r>
            <w:r w:rsidR="009E50F9" w:rsidRPr="001003E3">
              <w:rPr>
                <w:rStyle w:val="Hyperlink"/>
                <w:noProof/>
              </w:rPr>
              <w:t>J2735WiperSet</w:t>
            </w:r>
            <w:r w:rsidR="009E50F9">
              <w:rPr>
                <w:noProof/>
                <w:webHidden/>
              </w:rPr>
              <w:tab/>
            </w:r>
            <w:r w:rsidR="009E50F9">
              <w:rPr>
                <w:noProof/>
                <w:webHidden/>
              </w:rPr>
              <w:fldChar w:fldCharType="begin"/>
            </w:r>
            <w:r w:rsidR="009E50F9">
              <w:rPr>
                <w:noProof/>
                <w:webHidden/>
              </w:rPr>
              <w:instrText xml:space="preserve"> PAGEREF _Toc530144532 \h </w:instrText>
            </w:r>
            <w:r w:rsidR="009E50F9">
              <w:rPr>
                <w:noProof/>
                <w:webHidden/>
              </w:rPr>
            </w:r>
            <w:r w:rsidR="009E50F9">
              <w:rPr>
                <w:noProof/>
                <w:webHidden/>
              </w:rPr>
              <w:fldChar w:fldCharType="separate"/>
            </w:r>
            <w:r w:rsidR="009E50F9">
              <w:rPr>
                <w:noProof/>
                <w:webHidden/>
              </w:rPr>
              <w:t>33</w:t>
            </w:r>
            <w:r w:rsidR="009E50F9">
              <w:rPr>
                <w:noProof/>
                <w:webHidden/>
              </w:rPr>
              <w:fldChar w:fldCharType="end"/>
            </w:r>
          </w:hyperlink>
        </w:p>
        <w:p w:rsidR="009E50F9" w:rsidRDefault="00A07801">
          <w:pPr>
            <w:pStyle w:val="TOC2"/>
            <w:tabs>
              <w:tab w:val="left" w:pos="1080"/>
              <w:tab w:val="right" w:leader="dot" w:pos="9350"/>
            </w:tabs>
            <w:rPr>
              <w:noProof/>
              <w:lang w:eastAsia="en-US"/>
            </w:rPr>
          </w:pPr>
          <w:hyperlink w:anchor="_Toc530144533" w:history="1">
            <w:r w:rsidR="009E50F9" w:rsidRPr="001003E3">
              <w:rPr>
                <w:rStyle w:val="Hyperlink"/>
                <w:noProof/>
              </w:rPr>
              <w:t>6.22</w:t>
            </w:r>
            <w:r w:rsidR="009E50F9">
              <w:rPr>
                <w:noProof/>
                <w:lang w:eastAsia="en-US"/>
              </w:rPr>
              <w:tab/>
            </w:r>
            <w:r w:rsidR="009E50F9" w:rsidRPr="001003E3">
              <w:rPr>
                <w:rStyle w:val="Hyperlink"/>
                <w:noProof/>
              </w:rPr>
              <w:t>J2735ObstacleDetection</w:t>
            </w:r>
            <w:r w:rsidR="009E50F9">
              <w:rPr>
                <w:noProof/>
                <w:webHidden/>
              </w:rPr>
              <w:tab/>
            </w:r>
            <w:r w:rsidR="009E50F9">
              <w:rPr>
                <w:noProof/>
                <w:webHidden/>
              </w:rPr>
              <w:fldChar w:fldCharType="begin"/>
            </w:r>
            <w:r w:rsidR="009E50F9">
              <w:rPr>
                <w:noProof/>
                <w:webHidden/>
              </w:rPr>
              <w:instrText xml:space="preserve"> PAGEREF _Toc530144533 \h </w:instrText>
            </w:r>
            <w:r w:rsidR="009E50F9">
              <w:rPr>
                <w:noProof/>
                <w:webHidden/>
              </w:rPr>
            </w:r>
            <w:r w:rsidR="009E50F9">
              <w:rPr>
                <w:noProof/>
                <w:webHidden/>
              </w:rPr>
              <w:fldChar w:fldCharType="separate"/>
            </w:r>
            <w:r w:rsidR="009E50F9">
              <w:rPr>
                <w:noProof/>
                <w:webHidden/>
              </w:rPr>
              <w:t>34</w:t>
            </w:r>
            <w:r w:rsidR="009E50F9">
              <w:rPr>
                <w:noProof/>
                <w:webHidden/>
              </w:rPr>
              <w:fldChar w:fldCharType="end"/>
            </w:r>
          </w:hyperlink>
        </w:p>
        <w:p w:rsidR="009E50F9" w:rsidRDefault="00A07801">
          <w:pPr>
            <w:pStyle w:val="TOC2"/>
            <w:tabs>
              <w:tab w:val="left" w:pos="1080"/>
              <w:tab w:val="right" w:leader="dot" w:pos="9350"/>
            </w:tabs>
            <w:rPr>
              <w:noProof/>
              <w:lang w:eastAsia="en-US"/>
            </w:rPr>
          </w:pPr>
          <w:hyperlink w:anchor="_Toc530144534" w:history="1">
            <w:r w:rsidR="009E50F9" w:rsidRPr="001003E3">
              <w:rPr>
                <w:rStyle w:val="Hyperlink"/>
                <w:noProof/>
              </w:rPr>
              <w:t>6.23</w:t>
            </w:r>
            <w:r w:rsidR="009E50F9">
              <w:rPr>
                <w:noProof/>
                <w:lang w:eastAsia="en-US"/>
              </w:rPr>
              <w:tab/>
            </w:r>
            <w:r w:rsidR="009E50F9" w:rsidRPr="001003E3">
              <w:rPr>
                <w:rStyle w:val="Hyperlink"/>
                <w:noProof/>
              </w:rPr>
              <w:t>J2735DDateTime</w:t>
            </w:r>
            <w:r w:rsidR="009E50F9">
              <w:rPr>
                <w:noProof/>
                <w:webHidden/>
              </w:rPr>
              <w:tab/>
            </w:r>
            <w:r w:rsidR="009E50F9">
              <w:rPr>
                <w:noProof/>
                <w:webHidden/>
              </w:rPr>
              <w:fldChar w:fldCharType="begin"/>
            </w:r>
            <w:r w:rsidR="009E50F9">
              <w:rPr>
                <w:noProof/>
                <w:webHidden/>
              </w:rPr>
              <w:instrText xml:space="preserve"> PAGEREF _Toc530144534 \h </w:instrText>
            </w:r>
            <w:r w:rsidR="009E50F9">
              <w:rPr>
                <w:noProof/>
                <w:webHidden/>
              </w:rPr>
            </w:r>
            <w:r w:rsidR="009E50F9">
              <w:rPr>
                <w:noProof/>
                <w:webHidden/>
              </w:rPr>
              <w:fldChar w:fldCharType="separate"/>
            </w:r>
            <w:r w:rsidR="009E50F9">
              <w:rPr>
                <w:noProof/>
                <w:webHidden/>
              </w:rPr>
              <w:t>35</w:t>
            </w:r>
            <w:r w:rsidR="009E50F9">
              <w:rPr>
                <w:noProof/>
                <w:webHidden/>
              </w:rPr>
              <w:fldChar w:fldCharType="end"/>
            </w:r>
          </w:hyperlink>
        </w:p>
        <w:p w:rsidR="009E50F9" w:rsidRDefault="00A07801">
          <w:pPr>
            <w:pStyle w:val="TOC2"/>
            <w:tabs>
              <w:tab w:val="left" w:pos="1080"/>
              <w:tab w:val="right" w:leader="dot" w:pos="9350"/>
            </w:tabs>
            <w:rPr>
              <w:noProof/>
              <w:lang w:eastAsia="en-US"/>
            </w:rPr>
          </w:pPr>
          <w:hyperlink w:anchor="_Toc530144535" w:history="1">
            <w:r w:rsidR="009E50F9" w:rsidRPr="001003E3">
              <w:rPr>
                <w:rStyle w:val="Hyperlink"/>
                <w:noProof/>
              </w:rPr>
              <w:t>6.24</w:t>
            </w:r>
            <w:r w:rsidR="009E50F9">
              <w:rPr>
                <w:noProof/>
                <w:lang w:eastAsia="en-US"/>
              </w:rPr>
              <w:tab/>
            </w:r>
            <w:r w:rsidR="009E50F9" w:rsidRPr="001003E3">
              <w:rPr>
                <w:rStyle w:val="Hyperlink"/>
                <w:noProof/>
              </w:rPr>
              <w:t>J2735DisabledVehicle</w:t>
            </w:r>
            <w:r w:rsidR="009E50F9">
              <w:rPr>
                <w:noProof/>
                <w:webHidden/>
              </w:rPr>
              <w:tab/>
            </w:r>
            <w:r w:rsidR="009E50F9">
              <w:rPr>
                <w:noProof/>
                <w:webHidden/>
              </w:rPr>
              <w:fldChar w:fldCharType="begin"/>
            </w:r>
            <w:r w:rsidR="009E50F9">
              <w:rPr>
                <w:noProof/>
                <w:webHidden/>
              </w:rPr>
              <w:instrText xml:space="preserve"> PAGEREF _Toc530144535 \h </w:instrText>
            </w:r>
            <w:r w:rsidR="009E50F9">
              <w:rPr>
                <w:noProof/>
                <w:webHidden/>
              </w:rPr>
            </w:r>
            <w:r w:rsidR="009E50F9">
              <w:rPr>
                <w:noProof/>
                <w:webHidden/>
              </w:rPr>
              <w:fldChar w:fldCharType="separate"/>
            </w:r>
            <w:r w:rsidR="009E50F9">
              <w:rPr>
                <w:noProof/>
                <w:webHidden/>
              </w:rPr>
              <w:t>37</w:t>
            </w:r>
            <w:r w:rsidR="009E50F9">
              <w:rPr>
                <w:noProof/>
                <w:webHidden/>
              </w:rPr>
              <w:fldChar w:fldCharType="end"/>
            </w:r>
          </w:hyperlink>
        </w:p>
        <w:p w:rsidR="009E50F9" w:rsidRDefault="00A07801">
          <w:pPr>
            <w:pStyle w:val="TOC2"/>
            <w:tabs>
              <w:tab w:val="left" w:pos="1080"/>
              <w:tab w:val="right" w:leader="dot" w:pos="9350"/>
            </w:tabs>
            <w:rPr>
              <w:noProof/>
              <w:lang w:eastAsia="en-US"/>
            </w:rPr>
          </w:pPr>
          <w:hyperlink w:anchor="_Toc530144536" w:history="1">
            <w:r w:rsidR="009E50F9" w:rsidRPr="001003E3">
              <w:rPr>
                <w:rStyle w:val="Hyperlink"/>
                <w:noProof/>
              </w:rPr>
              <w:t>6.25</w:t>
            </w:r>
            <w:r w:rsidR="009E50F9">
              <w:rPr>
                <w:noProof/>
                <w:lang w:eastAsia="en-US"/>
              </w:rPr>
              <w:tab/>
            </w:r>
            <w:r w:rsidR="009E50F9" w:rsidRPr="001003E3">
              <w:rPr>
                <w:rStyle w:val="Hyperlink"/>
                <w:noProof/>
              </w:rPr>
              <w:t>J2735SpeedProfile</w:t>
            </w:r>
            <w:r w:rsidR="009E50F9">
              <w:rPr>
                <w:noProof/>
                <w:webHidden/>
              </w:rPr>
              <w:tab/>
            </w:r>
            <w:r w:rsidR="009E50F9">
              <w:rPr>
                <w:noProof/>
                <w:webHidden/>
              </w:rPr>
              <w:fldChar w:fldCharType="begin"/>
            </w:r>
            <w:r w:rsidR="009E50F9">
              <w:rPr>
                <w:noProof/>
                <w:webHidden/>
              </w:rPr>
              <w:instrText xml:space="preserve"> PAGEREF _Toc530144536 \h </w:instrText>
            </w:r>
            <w:r w:rsidR="009E50F9">
              <w:rPr>
                <w:noProof/>
                <w:webHidden/>
              </w:rPr>
            </w:r>
            <w:r w:rsidR="009E50F9">
              <w:rPr>
                <w:noProof/>
                <w:webHidden/>
              </w:rPr>
              <w:fldChar w:fldCharType="separate"/>
            </w:r>
            <w:r w:rsidR="009E50F9">
              <w:rPr>
                <w:noProof/>
                <w:webHidden/>
              </w:rPr>
              <w:t>37</w:t>
            </w:r>
            <w:r w:rsidR="009E50F9">
              <w:rPr>
                <w:noProof/>
                <w:webHidden/>
              </w:rPr>
              <w:fldChar w:fldCharType="end"/>
            </w:r>
          </w:hyperlink>
        </w:p>
        <w:p w:rsidR="009E50F9" w:rsidRDefault="00A07801">
          <w:pPr>
            <w:pStyle w:val="TOC2"/>
            <w:tabs>
              <w:tab w:val="left" w:pos="1080"/>
              <w:tab w:val="right" w:leader="dot" w:pos="9350"/>
            </w:tabs>
            <w:rPr>
              <w:noProof/>
              <w:lang w:eastAsia="en-US"/>
            </w:rPr>
          </w:pPr>
          <w:hyperlink w:anchor="_Toc530144537" w:history="1">
            <w:r w:rsidR="009E50F9" w:rsidRPr="001003E3">
              <w:rPr>
                <w:rStyle w:val="Hyperlink"/>
                <w:noProof/>
              </w:rPr>
              <w:t>6.26</w:t>
            </w:r>
            <w:r w:rsidR="009E50F9">
              <w:rPr>
                <w:noProof/>
                <w:lang w:eastAsia="en-US"/>
              </w:rPr>
              <w:tab/>
            </w:r>
            <w:r w:rsidR="009E50F9" w:rsidRPr="001003E3">
              <w:rPr>
                <w:rStyle w:val="Hyperlink"/>
                <w:noProof/>
              </w:rPr>
              <w:t>J2735RTCMPackage</w:t>
            </w:r>
            <w:r w:rsidR="009E50F9">
              <w:rPr>
                <w:noProof/>
                <w:webHidden/>
              </w:rPr>
              <w:tab/>
            </w:r>
            <w:r w:rsidR="009E50F9">
              <w:rPr>
                <w:noProof/>
                <w:webHidden/>
              </w:rPr>
              <w:fldChar w:fldCharType="begin"/>
            </w:r>
            <w:r w:rsidR="009E50F9">
              <w:rPr>
                <w:noProof/>
                <w:webHidden/>
              </w:rPr>
              <w:instrText xml:space="preserve"> PAGEREF _Toc530144537 \h </w:instrText>
            </w:r>
            <w:r w:rsidR="009E50F9">
              <w:rPr>
                <w:noProof/>
                <w:webHidden/>
              </w:rPr>
            </w:r>
            <w:r w:rsidR="009E50F9">
              <w:rPr>
                <w:noProof/>
                <w:webHidden/>
              </w:rPr>
              <w:fldChar w:fldCharType="separate"/>
            </w:r>
            <w:r w:rsidR="009E50F9">
              <w:rPr>
                <w:noProof/>
                <w:webHidden/>
              </w:rPr>
              <w:t>38</w:t>
            </w:r>
            <w:r w:rsidR="009E50F9">
              <w:rPr>
                <w:noProof/>
                <w:webHidden/>
              </w:rPr>
              <w:fldChar w:fldCharType="end"/>
            </w:r>
          </w:hyperlink>
        </w:p>
        <w:p w:rsidR="009E50F9" w:rsidRDefault="00A07801">
          <w:pPr>
            <w:pStyle w:val="TOC2"/>
            <w:tabs>
              <w:tab w:val="left" w:pos="1080"/>
              <w:tab w:val="right" w:leader="dot" w:pos="9350"/>
            </w:tabs>
            <w:rPr>
              <w:noProof/>
              <w:lang w:eastAsia="en-US"/>
            </w:rPr>
          </w:pPr>
          <w:hyperlink w:anchor="_Toc530144538" w:history="1">
            <w:r w:rsidR="009E50F9" w:rsidRPr="001003E3">
              <w:rPr>
                <w:rStyle w:val="Hyperlink"/>
                <w:noProof/>
              </w:rPr>
              <w:t>6.27</w:t>
            </w:r>
            <w:r w:rsidR="009E50F9">
              <w:rPr>
                <w:noProof/>
                <w:lang w:eastAsia="en-US"/>
              </w:rPr>
              <w:tab/>
            </w:r>
            <w:r w:rsidR="009E50F9" w:rsidRPr="001003E3">
              <w:rPr>
                <w:rStyle w:val="Hyperlink"/>
                <w:noProof/>
              </w:rPr>
              <w:t>J2735RTCMheader</w:t>
            </w:r>
            <w:r w:rsidR="009E50F9">
              <w:rPr>
                <w:noProof/>
                <w:webHidden/>
              </w:rPr>
              <w:tab/>
            </w:r>
            <w:r w:rsidR="009E50F9">
              <w:rPr>
                <w:noProof/>
                <w:webHidden/>
              </w:rPr>
              <w:fldChar w:fldCharType="begin"/>
            </w:r>
            <w:r w:rsidR="009E50F9">
              <w:rPr>
                <w:noProof/>
                <w:webHidden/>
              </w:rPr>
              <w:instrText xml:space="preserve"> PAGEREF _Toc530144538 \h </w:instrText>
            </w:r>
            <w:r w:rsidR="009E50F9">
              <w:rPr>
                <w:noProof/>
                <w:webHidden/>
              </w:rPr>
            </w:r>
            <w:r w:rsidR="009E50F9">
              <w:rPr>
                <w:noProof/>
                <w:webHidden/>
              </w:rPr>
              <w:fldChar w:fldCharType="separate"/>
            </w:r>
            <w:r w:rsidR="009E50F9">
              <w:rPr>
                <w:noProof/>
                <w:webHidden/>
              </w:rPr>
              <w:t>38</w:t>
            </w:r>
            <w:r w:rsidR="009E50F9">
              <w:rPr>
                <w:noProof/>
                <w:webHidden/>
              </w:rPr>
              <w:fldChar w:fldCharType="end"/>
            </w:r>
          </w:hyperlink>
        </w:p>
        <w:p w:rsidR="009E50F9" w:rsidRDefault="00A07801">
          <w:pPr>
            <w:pStyle w:val="TOC2"/>
            <w:tabs>
              <w:tab w:val="left" w:pos="1080"/>
              <w:tab w:val="right" w:leader="dot" w:pos="9350"/>
            </w:tabs>
            <w:rPr>
              <w:noProof/>
              <w:lang w:eastAsia="en-US"/>
            </w:rPr>
          </w:pPr>
          <w:hyperlink w:anchor="_Toc530144539" w:history="1">
            <w:r w:rsidR="009E50F9" w:rsidRPr="001003E3">
              <w:rPr>
                <w:rStyle w:val="Hyperlink"/>
                <w:noProof/>
              </w:rPr>
              <w:t>6.28</w:t>
            </w:r>
            <w:r w:rsidR="009E50F9">
              <w:rPr>
                <w:noProof/>
                <w:lang w:eastAsia="en-US"/>
              </w:rPr>
              <w:tab/>
            </w:r>
            <w:r w:rsidR="009E50F9" w:rsidRPr="001003E3">
              <w:rPr>
                <w:rStyle w:val="Hyperlink"/>
                <w:noProof/>
              </w:rPr>
              <w:t>J2735AntennaOffsetSet</w:t>
            </w:r>
            <w:r w:rsidR="009E50F9">
              <w:rPr>
                <w:noProof/>
                <w:webHidden/>
              </w:rPr>
              <w:tab/>
            </w:r>
            <w:r w:rsidR="009E50F9">
              <w:rPr>
                <w:noProof/>
                <w:webHidden/>
              </w:rPr>
              <w:fldChar w:fldCharType="begin"/>
            </w:r>
            <w:r w:rsidR="009E50F9">
              <w:rPr>
                <w:noProof/>
                <w:webHidden/>
              </w:rPr>
              <w:instrText xml:space="preserve"> PAGEREF _Toc530144539 \h </w:instrText>
            </w:r>
            <w:r w:rsidR="009E50F9">
              <w:rPr>
                <w:noProof/>
                <w:webHidden/>
              </w:rPr>
            </w:r>
            <w:r w:rsidR="009E50F9">
              <w:rPr>
                <w:noProof/>
                <w:webHidden/>
              </w:rPr>
              <w:fldChar w:fldCharType="separate"/>
            </w:r>
            <w:r w:rsidR="009E50F9">
              <w:rPr>
                <w:noProof/>
                <w:webHidden/>
              </w:rPr>
              <w:t>39</w:t>
            </w:r>
            <w:r w:rsidR="009E50F9">
              <w:rPr>
                <w:noProof/>
                <w:webHidden/>
              </w:rPr>
              <w:fldChar w:fldCharType="end"/>
            </w:r>
          </w:hyperlink>
        </w:p>
        <w:p w:rsidR="009E50F9" w:rsidRDefault="00A07801">
          <w:pPr>
            <w:pStyle w:val="TOC2"/>
            <w:tabs>
              <w:tab w:val="left" w:pos="1080"/>
              <w:tab w:val="right" w:leader="dot" w:pos="9350"/>
            </w:tabs>
            <w:rPr>
              <w:noProof/>
              <w:lang w:eastAsia="en-US"/>
            </w:rPr>
          </w:pPr>
          <w:hyperlink w:anchor="_Toc530144540" w:history="1">
            <w:r w:rsidR="009E50F9" w:rsidRPr="001003E3">
              <w:rPr>
                <w:rStyle w:val="Hyperlink"/>
                <w:noProof/>
              </w:rPr>
              <w:t>6.29</w:t>
            </w:r>
            <w:r w:rsidR="009E50F9">
              <w:rPr>
                <w:noProof/>
                <w:lang w:eastAsia="en-US"/>
              </w:rPr>
              <w:tab/>
            </w:r>
            <w:r w:rsidR="009E50F9" w:rsidRPr="001003E3">
              <w:rPr>
                <w:rStyle w:val="Hyperlink"/>
                <w:noProof/>
              </w:rPr>
              <w:t>J2735FullPositionVector</w:t>
            </w:r>
            <w:r w:rsidR="009E50F9">
              <w:rPr>
                <w:noProof/>
                <w:webHidden/>
              </w:rPr>
              <w:tab/>
            </w:r>
            <w:r w:rsidR="009E50F9">
              <w:rPr>
                <w:noProof/>
                <w:webHidden/>
              </w:rPr>
              <w:fldChar w:fldCharType="begin"/>
            </w:r>
            <w:r w:rsidR="009E50F9">
              <w:rPr>
                <w:noProof/>
                <w:webHidden/>
              </w:rPr>
              <w:instrText xml:space="preserve"> PAGEREF _Toc530144540 \h </w:instrText>
            </w:r>
            <w:r w:rsidR="009E50F9">
              <w:rPr>
                <w:noProof/>
                <w:webHidden/>
              </w:rPr>
            </w:r>
            <w:r w:rsidR="009E50F9">
              <w:rPr>
                <w:noProof/>
                <w:webHidden/>
              </w:rPr>
              <w:fldChar w:fldCharType="separate"/>
            </w:r>
            <w:r w:rsidR="009E50F9">
              <w:rPr>
                <w:noProof/>
                <w:webHidden/>
              </w:rPr>
              <w:t>40</w:t>
            </w:r>
            <w:r w:rsidR="009E50F9">
              <w:rPr>
                <w:noProof/>
                <w:webHidden/>
              </w:rPr>
              <w:fldChar w:fldCharType="end"/>
            </w:r>
          </w:hyperlink>
        </w:p>
        <w:p w:rsidR="009E50F9" w:rsidRDefault="00A07801">
          <w:pPr>
            <w:pStyle w:val="TOC2"/>
            <w:tabs>
              <w:tab w:val="left" w:pos="1080"/>
              <w:tab w:val="right" w:leader="dot" w:pos="9350"/>
            </w:tabs>
            <w:rPr>
              <w:noProof/>
              <w:lang w:eastAsia="en-US"/>
            </w:rPr>
          </w:pPr>
          <w:hyperlink w:anchor="_Toc530144541" w:history="1">
            <w:r w:rsidR="009E50F9" w:rsidRPr="001003E3">
              <w:rPr>
                <w:rStyle w:val="Hyperlink"/>
                <w:noProof/>
              </w:rPr>
              <w:t>6.30</w:t>
            </w:r>
            <w:r w:rsidR="009E50F9">
              <w:rPr>
                <w:noProof/>
                <w:lang w:eastAsia="en-US"/>
              </w:rPr>
              <w:tab/>
            </w:r>
            <w:r w:rsidR="009E50F9" w:rsidRPr="001003E3">
              <w:rPr>
                <w:rStyle w:val="Hyperlink"/>
                <w:noProof/>
              </w:rPr>
              <w:t>J2735TransmissionAndSpeed</w:t>
            </w:r>
            <w:r w:rsidR="009E50F9">
              <w:rPr>
                <w:noProof/>
                <w:webHidden/>
              </w:rPr>
              <w:tab/>
            </w:r>
            <w:r w:rsidR="009E50F9">
              <w:rPr>
                <w:noProof/>
                <w:webHidden/>
              </w:rPr>
              <w:fldChar w:fldCharType="begin"/>
            </w:r>
            <w:r w:rsidR="009E50F9">
              <w:rPr>
                <w:noProof/>
                <w:webHidden/>
              </w:rPr>
              <w:instrText xml:space="preserve"> PAGEREF _Toc530144541 \h </w:instrText>
            </w:r>
            <w:r w:rsidR="009E50F9">
              <w:rPr>
                <w:noProof/>
                <w:webHidden/>
              </w:rPr>
            </w:r>
            <w:r w:rsidR="009E50F9">
              <w:rPr>
                <w:noProof/>
                <w:webHidden/>
              </w:rPr>
              <w:fldChar w:fldCharType="separate"/>
            </w:r>
            <w:r w:rsidR="009E50F9">
              <w:rPr>
                <w:noProof/>
                <w:webHidden/>
              </w:rPr>
              <w:t>42</w:t>
            </w:r>
            <w:r w:rsidR="009E50F9">
              <w:rPr>
                <w:noProof/>
                <w:webHidden/>
              </w:rPr>
              <w:fldChar w:fldCharType="end"/>
            </w:r>
          </w:hyperlink>
        </w:p>
        <w:p w:rsidR="009E50F9" w:rsidRDefault="00A07801">
          <w:pPr>
            <w:pStyle w:val="TOC2"/>
            <w:tabs>
              <w:tab w:val="left" w:pos="1080"/>
              <w:tab w:val="right" w:leader="dot" w:pos="9350"/>
            </w:tabs>
            <w:rPr>
              <w:noProof/>
              <w:lang w:eastAsia="en-US"/>
            </w:rPr>
          </w:pPr>
          <w:hyperlink w:anchor="_Toc530144542" w:history="1">
            <w:r w:rsidR="009E50F9" w:rsidRPr="001003E3">
              <w:rPr>
                <w:rStyle w:val="Hyperlink"/>
                <w:noProof/>
              </w:rPr>
              <w:t>6.31</w:t>
            </w:r>
            <w:r w:rsidR="009E50F9">
              <w:rPr>
                <w:noProof/>
                <w:lang w:eastAsia="en-US"/>
              </w:rPr>
              <w:tab/>
            </w:r>
            <w:r w:rsidR="009E50F9" w:rsidRPr="001003E3">
              <w:rPr>
                <w:rStyle w:val="Hyperlink"/>
                <w:noProof/>
              </w:rPr>
              <w:t>J2735PositionConfidenceSet</w:t>
            </w:r>
            <w:r w:rsidR="009E50F9">
              <w:rPr>
                <w:noProof/>
                <w:webHidden/>
              </w:rPr>
              <w:tab/>
            </w:r>
            <w:r w:rsidR="009E50F9">
              <w:rPr>
                <w:noProof/>
                <w:webHidden/>
              </w:rPr>
              <w:fldChar w:fldCharType="begin"/>
            </w:r>
            <w:r w:rsidR="009E50F9">
              <w:rPr>
                <w:noProof/>
                <w:webHidden/>
              </w:rPr>
              <w:instrText xml:space="preserve"> PAGEREF _Toc530144542 \h </w:instrText>
            </w:r>
            <w:r w:rsidR="009E50F9">
              <w:rPr>
                <w:noProof/>
                <w:webHidden/>
              </w:rPr>
            </w:r>
            <w:r w:rsidR="009E50F9">
              <w:rPr>
                <w:noProof/>
                <w:webHidden/>
              </w:rPr>
              <w:fldChar w:fldCharType="separate"/>
            </w:r>
            <w:r w:rsidR="009E50F9">
              <w:rPr>
                <w:noProof/>
                <w:webHidden/>
              </w:rPr>
              <w:t>43</w:t>
            </w:r>
            <w:r w:rsidR="009E50F9">
              <w:rPr>
                <w:noProof/>
                <w:webHidden/>
              </w:rPr>
              <w:fldChar w:fldCharType="end"/>
            </w:r>
          </w:hyperlink>
        </w:p>
        <w:p w:rsidR="009E50F9" w:rsidRDefault="00A07801">
          <w:pPr>
            <w:pStyle w:val="TOC2"/>
            <w:tabs>
              <w:tab w:val="left" w:pos="1080"/>
              <w:tab w:val="right" w:leader="dot" w:pos="9350"/>
            </w:tabs>
            <w:rPr>
              <w:noProof/>
              <w:lang w:eastAsia="en-US"/>
            </w:rPr>
          </w:pPr>
          <w:hyperlink w:anchor="_Toc530144543" w:history="1">
            <w:r w:rsidR="009E50F9" w:rsidRPr="001003E3">
              <w:rPr>
                <w:rStyle w:val="Hyperlink"/>
                <w:noProof/>
              </w:rPr>
              <w:t>6.32</w:t>
            </w:r>
            <w:r w:rsidR="009E50F9">
              <w:rPr>
                <w:noProof/>
                <w:lang w:eastAsia="en-US"/>
              </w:rPr>
              <w:tab/>
            </w:r>
            <w:r w:rsidR="009E50F9" w:rsidRPr="001003E3">
              <w:rPr>
                <w:rStyle w:val="Hyperlink"/>
                <w:noProof/>
              </w:rPr>
              <w:t>J2735SpeedandHeadingandThrottleConfidence</w:t>
            </w:r>
            <w:r w:rsidR="009E50F9">
              <w:rPr>
                <w:noProof/>
                <w:webHidden/>
              </w:rPr>
              <w:tab/>
            </w:r>
            <w:r w:rsidR="009E50F9">
              <w:rPr>
                <w:noProof/>
                <w:webHidden/>
              </w:rPr>
              <w:fldChar w:fldCharType="begin"/>
            </w:r>
            <w:r w:rsidR="009E50F9">
              <w:rPr>
                <w:noProof/>
                <w:webHidden/>
              </w:rPr>
              <w:instrText xml:space="preserve"> PAGEREF _Toc530144543 \h </w:instrText>
            </w:r>
            <w:r w:rsidR="009E50F9">
              <w:rPr>
                <w:noProof/>
                <w:webHidden/>
              </w:rPr>
            </w:r>
            <w:r w:rsidR="009E50F9">
              <w:rPr>
                <w:noProof/>
                <w:webHidden/>
              </w:rPr>
              <w:fldChar w:fldCharType="separate"/>
            </w:r>
            <w:r w:rsidR="009E50F9">
              <w:rPr>
                <w:noProof/>
                <w:webHidden/>
              </w:rPr>
              <w:t>44</w:t>
            </w:r>
            <w:r w:rsidR="009E50F9">
              <w:rPr>
                <w:noProof/>
                <w:webHidden/>
              </w:rPr>
              <w:fldChar w:fldCharType="end"/>
            </w:r>
          </w:hyperlink>
        </w:p>
        <w:p w:rsidR="009E50F9" w:rsidRDefault="00A07801">
          <w:pPr>
            <w:pStyle w:val="TOC2"/>
            <w:tabs>
              <w:tab w:val="left" w:pos="1080"/>
              <w:tab w:val="right" w:leader="dot" w:pos="9350"/>
            </w:tabs>
            <w:rPr>
              <w:noProof/>
              <w:lang w:eastAsia="en-US"/>
            </w:rPr>
          </w:pPr>
          <w:hyperlink w:anchor="_Toc530144544" w:history="1">
            <w:r w:rsidR="009E50F9" w:rsidRPr="001003E3">
              <w:rPr>
                <w:rStyle w:val="Hyperlink"/>
                <w:noProof/>
              </w:rPr>
              <w:t>6.33</w:t>
            </w:r>
            <w:r w:rsidR="009E50F9">
              <w:rPr>
                <w:noProof/>
                <w:lang w:eastAsia="en-US"/>
              </w:rPr>
              <w:tab/>
            </w:r>
            <w:r w:rsidR="009E50F9" w:rsidRPr="001003E3">
              <w:rPr>
                <w:rStyle w:val="Hyperlink"/>
                <w:noProof/>
              </w:rPr>
              <w:t>J2735PathHistoryPoint</w:t>
            </w:r>
            <w:r w:rsidR="009E50F9">
              <w:rPr>
                <w:noProof/>
                <w:webHidden/>
              </w:rPr>
              <w:tab/>
            </w:r>
            <w:r w:rsidR="009E50F9">
              <w:rPr>
                <w:noProof/>
                <w:webHidden/>
              </w:rPr>
              <w:fldChar w:fldCharType="begin"/>
            </w:r>
            <w:r w:rsidR="009E50F9">
              <w:rPr>
                <w:noProof/>
                <w:webHidden/>
              </w:rPr>
              <w:instrText xml:space="preserve"> PAGEREF _Toc530144544 \h </w:instrText>
            </w:r>
            <w:r w:rsidR="009E50F9">
              <w:rPr>
                <w:noProof/>
                <w:webHidden/>
              </w:rPr>
            </w:r>
            <w:r w:rsidR="009E50F9">
              <w:rPr>
                <w:noProof/>
                <w:webHidden/>
              </w:rPr>
              <w:fldChar w:fldCharType="separate"/>
            </w:r>
            <w:r w:rsidR="009E50F9">
              <w:rPr>
                <w:noProof/>
                <w:webHidden/>
              </w:rPr>
              <w:t>44</w:t>
            </w:r>
            <w:r w:rsidR="009E50F9">
              <w:rPr>
                <w:noProof/>
                <w:webHidden/>
              </w:rPr>
              <w:fldChar w:fldCharType="end"/>
            </w:r>
          </w:hyperlink>
        </w:p>
        <w:p w:rsidR="009E50F9" w:rsidRDefault="00A07801">
          <w:pPr>
            <w:pStyle w:val="TOC2"/>
            <w:tabs>
              <w:tab w:val="left" w:pos="1080"/>
              <w:tab w:val="right" w:leader="dot" w:pos="9350"/>
            </w:tabs>
            <w:rPr>
              <w:noProof/>
              <w:lang w:eastAsia="en-US"/>
            </w:rPr>
          </w:pPr>
          <w:hyperlink w:anchor="_Toc530144545" w:history="1">
            <w:r w:rsidR="009E50F9" w:rsidRPr="001003E3">
              <w:rPr>
                <w:rStyle w:val="Hyperlink"/>
                <w:noProof/>
              </w:rPr>
              <w:t>6.34</w:t>
            </w:r>
            <w:r w:rsidR="009E50F9">
              <w:rPr>
                <w:noProof/>
                <w:lang w:eastAsia="en-US"/>
              </w:rPr>
              <w:tab/>
            </w:r>
            <w:r w:rsidR="009E50F9" w:rsidRPr="001003E3">
              <w:rPr>
                <w:rStyle w:val="Hyperlink"/>
                <w:noProof/>
              </w:rPr>
              <w:t>J2735PrivilegedEvents</w:t>
            </w:r>
            <w:r w:rsidR="009E50F9">
              <w:rPr>
                <w:noProof/>
                <w:webHidden/>
              </w:rPr>
              <w:tab/>
            </w:r>
            <w:r w:rsidR="009E50F9">
              <w:rPr>
                <w:noProof/>
                <w:webHidden/>
              </w:rPr>
              <w:fldChar w:fldCharType="begin"/>
            </w:r>
            <w:r w:rsidR="009E50F9">
              <w:rPr>
                <w:noProof/>
                <w:webHidden/>
              </w:rPr>
              <w:instrText xml:space="preserve"> PAGEREF _Toc530144545 \h </w:instrText>
            </w:r>
            <w:r w:rsidR="009E50F9">
              <w:rPr>
                <w:noProof/>
                <w:webHidden/>
              </w:rPr>
            </w:r>
            <w:r w:rsidR="009E50F9">
              <w:rPr>
                <w:noProof/>
                <w:webHidden/>
              </w:rPr>
              <w:fldChar w:fldCharType="separate"/>
            </w:r>
            <w:r w:rsidR="009E50F9">
              <w:rPr>
                <w:noProof/>
                <w:webHidden/>
              </w:rPr>
              <w:t>45</w:t>
            </w:r>
            <w:r w:rsidR="009E50F9">
              <w:rPr>
                <w:noProof/>
                <w:webHidden/>
              </w:rPr>
              <w:fldChar w:fldCharType="end"/>
            </w:r>
          </w:hyperlink>
        </w:p>
        <w:p w:rsidR="009E50F9" w:rsidRDefault="00A07801">
          <w:pPr>
            <w:pStyle w:val="TOC2"/>
            <w:tabs>
              <w:tab w:val="left" w:pos="1080"/>
              <w:tab w:val="right" w:leader="dot" w:pos="9350"/>
            </w:tabs>
            <w:rPr>
              <w:noProof/>
              <w:lang w:eastAsia="en-US"/>
            </w:rPr>
          </w:pPr>
          <w:hyperlink w:anchor="_Toc530144546" w:history="1">
            <w:r w:rsidR="009E50F9" w:rsidRPr="001003E3">
              <w:rPr>
                <w:rStyle w:val="Hyperlink"/>
                <w:noProof/>
              </w:rPr>
              <w:t>6.35</w:t>
            </w:r>
            <w:r w:rsidR="009E50F9">
              <w:rPr>
                <w:noProof/>
                <w:lang w:eastAsia="en-US"/>
              </w:rPr>
              <w:tab/>
            </w:r>
            <w:r w:rsidR="009E50F9" w:rsidRPr="001003E3">
              <w:rPr>
                <w:rStyle w:val="Hyperlink"/>
                <w:noProof/>
              </w:rPr>
              <w:t>J2735PivotPointDescription</w:t>
            </w:r>
            <w:r w:rsidR="009E50F9">
              <w:rPr>
                <w:noProof/>
                <w:webHidden/>
              </w:rPr>
              <w:tab/>
            </w:r>
            <w:r w:rsidR="009E50F9">
              <w:rPr>
                <w:noProof/>
                <w:webHidden/>
              </w:rPr>
              <w:fldChar w:fldCharType="begin"/>
            </w:r>
            <w:r w:rsidR="009E50F9">
              <w:rPr>
                <w:noProof/>
                <w:webHidden/>
              </w:rPr>
              <w:instrText xml:space="preserve"> PAGEREF _Toc530144546 \h </w:instrText>
            </w:r>
            <w:r w:rsidR="009E50F9">
              <w:rPr>
                <w:noProof/>
                <w:webHidden/>
              </w:rPr>
            </w:r>
            <w:r w:rsidR="009E50F9">
              <w:rPr>
                <w:noProof/>
                <w:webHidden/>
              </w:rPr>
              <w:fldChar w:fldCharType="separate"/>
            </w:r>
            <w:r w:rsidR="009E50F9">
              <w:rPr>
                <w:noProof/>
                <w:webHidden/>
              </w:rPr>
              <w:t>46</w:t>
            </w:r>
            <w:r w:rsidR="009E50F9">
              <w:rPr>
                <w:noProof/>
                <w:webHidden/>
              </w:rPr>
              <w:fldChar w:fldCharType="end"/>
            </w:r>
          </w:hyperlink>
        </w:p>
        <w:p w:rsidR="009E50F9" w:rsidRDefault="00A07801">
          <w:pPr>
            <w:pStyle w:val="TOC2"/>
            <w:tabs>
              <w:tab w:val="left" w:pos="1080"/>
              <w:tab w:val="right" w:leader="dot" w:pos="9350"/>
            </w:tabs>
            <w:rPr>
              <w:noProof/>
              <w:lang w:eastAsia="en-US"/>
            </w:rPr>
          </w:pPr>
          <w:hyperlink w:anchor="_Toc530144547" w:history="1">
            <w:r w:rsidR="009E50F9" w:rsidRPr="001003E3">
              <w:rPr>
                <w:rStyle w:val="Hyperlink"/>
                <w:noProof/>
              </w:rPr>
              <w:t>6.36</w:t>
            </w:r>
            <w:r w:rsidR="009E50F9">
              <w:rPr>
                <w:noProof/>
                <w:lang w:eastAsia="en-US"/>
              </w:rPr>
              <w:tab/>
            </w:r>
            <w:r w:rsidR="009E50F9" w:rsidRPr="001003E3">
              <w:rPr>
                <w:rStyle w:val="Hyperlink"/>
                <w:noProof/>
              </w:rPr>
              <w:t>J2735TrailerUnitDescription</w:t>
            </w:r>
            <w:r w:rsidR="009E50F9">
              <w:rPr>
                <w:noProof/>
                <w:webHidden/>
              </w:rPr>
              <w:tab/>
            </w:r>
            <w:r w:rsidR="009E50F9">
              <w:rPr>
                <w:noProof/>
                <w:webHidden/>
              </w:rPr>
              <w:fldChar w:fldCharType="begin"/>
            </w:r>
            <w:r w:rsidR="009E50F9">
              <w:rPr>
                <w:noProof/>
                <w:webHidden/>
              </w:rPr>
              <w:instrText xml:space="preserve"> PAGEREF _Toc530144547 \h </w:instrText>
            </w:r>
            <w:r w:rsidR="009E50F9">
              <w:rPr>
                <w:noProof/>
                <w:webHidden/>
              </w:rPr>
            </w:r>
            <w:r w:rsidR="009E50F9">
              <w:rPr>
                <w:noProof/>
                <w:webHidden/>
              </w:rPr>
              <w:fldChar w:fldCharType="separate"/>
            </w:r>
            <w:r w:rsidR="009E50F9">
              <w:rPr>
                <w:noProof/>
                <w:webHidden/>
              </w:rPr>
              <w:t>47</w:t>
            </w:r>
            <w:r w:rsidR="009E50F9">
              <w:rPr>
                <w:noProof/>
                <w:webHidden/>
              </w:rPr>
              <w:fldChar w:fldCharType="end"/>
            </w:r>
          </w:hyperlink>
        </w:p>
        <w:p w:rsidR="009E50F9" w:rsidRDefault="00A07801">
          <w:pPr>
            <w:pStyle w:val="TOC2"/>
            <w:tabs>
              <w:tab w:val="left" w:pos="1080"/>
              <w:tab w:val="right" w:leader="dot" w:pos="9350"/>
            </w:tabs>
            <w:rPr>
              <w:noProof/>
              <w:lang w:eastAsia="en-US"/>
            </w:rPr>
          </w:pPr>
          <w:hyperlink w:anchor="_Toc530144548" w:history="1">
            <w:r w:rsidR="009E50F9" w:rsidRPr="001003E3">
              <w:rPr>
                <w:rStyle w:val="Hyperlink"/>
                <w:noProof/>
              </w:rPr>
              <w:t>6.37</w:t>
            </w:r>
            <w:r w:rsidR="009E50F9">
              <w:rPr>
                <w:noProof/>
                <w:lang w:eastAsia="en-US"/>
              </w:rPr>
              <w:tab/>
            </w:r>
            <w:r w:rsidR="009E50F9" w:rsidRPr="001003E3">
              <w:rPr>
                <w:rStyle w:val="Hyperlink"/>
                <w:noProof/>
              </w:rPr>
              <w:t>J2735BumperHeights</w:t>
            </w:r>
            <w:r w:rsidR="009E50F9">
              <w:rPr>
                <w:noProof/>
                <w:webHidden/>
              </w:rPr>
              <w:tab/>
            </w:r>
            <w:r w:rsidR="009E50F9">
              <w:rPr>
                <w:noProof/>
                <w:webHidden/>
              </w:rPr>
              <w:fldChar w:fldCharType="begin"/>
            </w:r>
            <w:r w:rsidR="009E50F9">
              <w:rPr>
                <w:noProof/>
                <w:webHidden/>
              </w:rPr>
              <w:instrText xml:space="preserve"> PAGEREF _Toc530144548 \h </w:instrText>
            </w:r>
            <w:r w:rsidR="009E50F9">
              <w:rPr>
                <w:noProof/>
                <w:webHidden/>
              </w:rPr>
            </w:r>
            <w:r w:rsidR="009E50F9">
              <w:rPr>
                <w:noProof/>
                <w:webHidden/>
              </w:rPr>
              <w:fldChar w:fldCharType="separate"/>
            </w:r>
            <w:r w:rsidR="009E50F9">
              <w:rPr>
                <w:noProof/>
                <w:webHidden/>
              </w:rPr>
              <w:t>48</w:t>
            </w:r>
            <w:r w:rsidR="009E50F9">
              <w:rPr>
                <w:noProof/>
                <w:webHidden/>
              </w:rPr>
              <w:fldChar w:fldCharType="end"/>
            </w:r>
          </w:hyperlink>
        </w:p>
        <w:p w:rsidR="009E50F9" w:rsidRDefault="00A07801">
          <w:pPr>
            <w:pStyle w:val="TOC2"/>
            <w:tabs>
              <w:tab w:val="left" w:pos="1080"/>
              <w:tab w:val="right" w:leader="dot" w:pos="9350"/>
            </w:tabs>
            <w:rPr>
              <w:noProof/>
              <w:lang w:eastAsia="en-US"/>
            </w:rPr>
          </w:pPr>
          <w:hyperlink w:anchor="_Toc530144549" w:history="1">
            <w:r w:rsidR="009E50F9" w:rsidRPr="001003E3">
              <w:rPr>
                <w:rStyle w:val="Hyperlink"/>
                <w:noProof/>
              </w:rPr>
              <w:t>6.38</w:t>
            </w:r>
            <w:r w:rsidR="009E50F9">
              <w:rPr>
                <w:noProof/>
                <w:lang w:eastAsia="en-US"/>
              </w:rPr>
              <w:tab/>
            </w:r>
            <w:r w:rsidR="009E50F9" w:rsidRPr="001003E3">
              <w:rPr>
                <w:rStyle w:val="Hyperlink"/>
                <w:noProof/>
              </w:rPr>
              <w:t>J2735TrailerHistoryPoint</w:t>
            </w:r>
            <w:r w:rsidR="009E50F9">
              <w:rPr>
                <w:noProof/>
                <w:webHidden/>
              </w:rPr>
              <w:tab/>
            </w:r>
            <w:r w:rsidR="009E50F9">
              <w:rPr>
                <w:noProof/>
                <w:webHidden/>
              </w:rPr>
              <w:fldChar w:fldCharType="begin"/>
            </w:r>
            <w:r w:rsidR="009E50F9">
              <w:rPr>
                <w:noProof/>
                <w:webHidden/>
              </w:rPr>
              <w:instrText xml:space="preserve"> PAGEREF _Toc530144549 \h </w:instrText>
            </w:r>
            <w:r w:rsidR="009E50F9">
              <w:rPr>
                <w:noProof/>
                <w:webHidden/>
              </w:rPr>
            </w:r>
            <w:r w:rsidR="009E50F9">
              <w:rPr>
                <w:noProof/>
                <w:webHidden/>
              </w:rPr>
              <w:fldChar w:fldCharType="separate"/>
            </w:r>
            <w:r w:rsidR="009E50F9">
              <w:rPr>
                <w:noProof/>
                <w:webHidden/>
              </w:rPr>
              <w:t>48</w:t>
            </w:r>
            <w:r w:rsidR="009E50F9">
              <w:rPr>
                <w:noProof/>
                <w:webHidden/>
              </w:rPr>
              <w:fldChar w:fldCharType="end"/>
            </w:r>
          </w:hyperlink>
        </w:p>
        <w:p w:rsidR="009E50F9" w:rsidRDefault="00A07801">
          <w:pPr>
            <w:pStyle w:val="TOC2"/>
            <w:tabs>
              <w:tab w:val="left" w:pos="1080"/>
              <w:tab w:val="right" w:leader="dot" w:pos="9350"/>
            </w:tabs>
            <w:rPr>
              <w:noProof/>
              <w:lang w:eastAsia="en-US"/>
            </w:rPr>
          </w:pPr>
          <w:hyperlink w:anchor="_Toc530144550" w:history="1">
            <w:r w:rsidR="009E50F9" w:rsidRPr="001003E3">
              <w:rPr>
                <w:rStyle w:val="Hyperlink"/>
                <w:noProof/>
              </w:rPr>
              <w:t>6.39</w:t>
            </w:r>
            <w:r w:rsidR="009E50F9">
              <w:rPr>
                <w:noProof/>
                <w:lang w:eastAsia="en-US"/>
              </w:rPr>
              <w:tab/>
            </w:r>
            <w:r w:rsidR="009E50F9" w:rsidRPr="001003E3">
              <w:rPr>
                <w:rStyle w:val="Hyperlink"/>
                <w:noProof/>
              </w:rPr>
              <w:t>J2735Node_XY</w:t>
            </w:r>
            <w:r w:rsidR="009E50F9">
              <w:rPr>
                <w:noProof/>
                <w:webHidden/>
              </w:rPr>
              <w:tab/>
            </w:r>
            <w:r w:rsidR="009E50F9">
              <w:rPr>
                <w:noProof/>
                <w:webHidden/>
              </w:rPr>
              <w:fldChar w:fldCharType="begin"/>
            </w:r>
            <w:r w:rsidR="009E50F9">
              <w:rPr>
                <w:noProof/>
                <w:webHidden/>
              </w:rPr>
              <w:instrText xml:space="preserve"> PAGEREF _Toc530144550 \h </w:instrText>
            </w:r>
            <w:r w:rsidR="009E50F9">
              <w:rPr>
                <w:noProof/>
                <w:webHidden/>
              </w:rPr>
            </w:r>
            <w:r w:rsidR="009E50F9">
              <w:rPr>
                <w:noProof/>
                <w:webHidden/>
              </w:rPr>
              <w:fldChar w:fldCharType="separate"/>
            </w:r>
            <w:r w:rsidR="009E50F9">
              <w:rPr>
                <w:noProof/>
                <w:webHidden/>
              </w:rPr>
              <w:t>49</w:t>
            </w:r>
            <w:r w:rsidR="009E50F9">
              <w:rPr>
                <w:noProof/>
                <w:webHidden/>
              </w:rPr>
              <w:fldChar w:fldCharType="end"/>
            </w:r>
          </w:hyperlink>
        </w:p>
        <w:p w:rsidR="009E50F9" w:rsidRDefault="00A07801">
          <w:pPr>
            <w:pStyle w:val="TOC1"/>
            <w:tabs>
              <w:tab w:val="left" w:pos="480"/>
              <w:tab w:val="right" w:leader="dot" w:pos="9350"/>
            </w:tabs>
            <w:rPr>
              <w:noProof/>
              <w:lang w:eastAsia="en-US"/>
            </w:rPr>
          </w:pPr>
          <w:hyperlink w:anchor="_Toc530144551" w:history="1">
            <w:r w:rsidR="009E50F9" w:rsidRPr="001003E3">
              <w:rPr>
                <w:rStyle w:val="Hyperlink"/>
                <w:noProof/>
              </w:rPr>
              <w:t>7</w:t>
            </w:r>
            <w:r w:rsidR="009E50F9">
              <w:rPr>
                <w:noProof/>
                <w:lang w:eastAsia="en-US"/>
              </w:rPr>
              <w:tab/>
            </w:r>
            <w:r w:rsidR="009E50F9" w:rsidRPr="001003E3">
              <w:rPr>
                <w:rStyle w:val="Hyperlink"/>
                <w:noProof/>
              </w:rPr>
              <w:t>Sample Data</w:t>
            </w:r>
            <w:r w:rsidR="009E50F9">
              <w:rPr>
                <w:noProof/>
                <w:webHidden/>
              </w:rPr>
              <w:tab/>
            </w:r>
            <w:r w:rsidR="009E50F9">
              <w:rPr>
                <w:noProof/>
                <w:webHidden/>
              </w:rPr>
              <w:fldChar w:fldCharType="begin"/>
            </w:r>
            <w:r w:rsidR="009E50F9">
              <w:rPr>
                <w:noProof/>
                <w:webHidden/>
              </w:rPr>
              <w:instrText xml:space="preserve"> PAGEREF _Toc530144551 \h </w:instrText>
            </w:r>
            <w:r w:rsidR="009E50F9">
              <w:rPr>
                <w:noProof/>
                <w:webHidden/>
              </w:rPr>
            </w:r>
            <w:r w:rsidR="009E50F9">
              <w:rPr>
                <w:noProof/>
                <w:webHidden/>
              </w:rPr>
              <w:fldChar w:fldCharType="separate"/>
            </w:r>
            <w:r w:rsidR="009E50F9">
              <w:rPr>
                <w:noProof/>
                <w:webHidden/>
              </w:rPr>
              <w:t>49</w:t>
            </w:r>
            <w:r w:rsidR="009E50F9">
              <w:rPr>
                <w:noProof/>
                <w:webHidden/>
              </w:rPr>
              <w:fldChar w:fldCharType="end"/>
            </w:r>
          </w:hyperlink>
        </w:p>
        <w:p w:rsidR="009E50F9" w:rsidRDefault="00A07801">
          <w:pPr>
            <w:pStyle w:val="TOC2"/>
            <w:tabs>
              <w:tab w:val="left" w:pos="1080"/>
              <w:tab w:val="right" w:leader="dot" w:pos="9350"/>
            </w:tabs>
            <w:rPr>
              <w:noProof/>
              <w:lang w:eastAsia="en-US"/>
            </w:rPr>
          </w:pPr>
          <w:hyperlink w:anchor="_Toc530144552" w:history="1">
            <w:r w:rsidR="009E50F9" w:rsidRPr="001003E3">
              <w:rPr>
                <w:rStyle w:val="Hyperlink"/>
                <w:noProof/>
              </w:rPr>
              <w:t>7.1</w:t>
            </w:r>
            <w:r w:rsidR="009E50F9">
              <w:rPr>
                <w:noProof/>
                <w:lang w:eastAsia="en-US"/>
              </w:rPr>
              <w:tab/>
            </w:r>
            <w:r w:rsidR="009E50F9" w:rsidRPr="001003E3">
              <w:rPr>
                <w:rStyle w:val="Hyperlink"/>
                <w:noProof/>
              </w:rPr>
              <w:t>Sample TIM Data</w:t>
            </w:r>
            <w:r w:rsidR="009E50F9">
              <w:rPr>
                <w:noProof/>
                <w:webHidden/>
              </w:rPr>
              <w:tab/>
            </w:r>
            <w:r w:rsidR="009E50F9">
              <w:rPr>
                <w:noProof/>
                <w:webHidden/>
              </w:rPr>
              <w:fldChar w:fldCharType="begin"/>
            </w:r>
            <w:r w:rsidR="009E50F9">
              <w:rPr>
                <w:noProof/>
                <w:webHidden/>
              </w:rPr>
              <w:instrText xml:space="preserve"> PAGEREF _Toc530144552 \h </w:instrText>
            </w:r>
            <w:r w:rsidR="009E50F9">
              <w:rPr>
                <w:noProof/>
                <w:webHidden/>
              </w:rPr>
            </w:r>
            <w:r w:rsidR="009E50F9">
              <w:rPr>
                <w:noProof/>
                <w:webHidden/>
              </w:rPr>
              <w:fldChar w:fldCharType="separate"/>
            </w:r>
            <w:r w:rsidR="009E50F9">
              <w:rPr>
                <w:noProof/>
                <w:webHidden/>
              </w:rPr>
              <w:t>49</w:t>
            </w:r>
            <w:r w:rsidR="009E50F9">
              <w:rPr>
                <w:noProof/>
                <w:webHidden/>
              </w:rPr>
              <w:fldChar w:fldCharType="end"/>
            </w:r>
          </w:hyperlink>
        </w:p>
        <w:p w:rsidR="009E50F9" w:rsidRDefault="00A07801">
          <w:pPr>
            <w:pStyle w:val="TOC3"/>
            <w:tabs>
              <w:tab w:val="left" w:pos="1440"/>
              <w:tab w:val="right" w:leader="dot" w:pos="9350"/>
            </w:tabs>
            <w:rPr>
              <w:rFonts w:asciiTheme="minorHAnsi" w:eastAsiaTheme="minorEastAsia" w:hAnsiTheme="minorHAnsi" w:cstheme="minorBidi"/>
              <w:noProof/>
              <w:sz w:val="22"/>
              <w:szCs w:val="22"/>
            </w:rPr>
          </w:pPr>
          <w:hyperlink w:anchor="_Toc530144553" w:history="1">
            <w:r w:rsidR="009E50F9" w:rsidRPr="001003E3">
              <w:rPr>
                <w:rStyle w:val="Hyperlink"/>
                <w:rFonts w:eastAsiaTheme="majorEastAsia"/>
                <w:noProof/>
              </w:rPr>
              <w:t>7.1.1</w:t>
            </w:r>
            <w:r w:rsidR="009E50F9">
              <w:rPr>
                <w:rFonts w:asciiTheme="minorHAnsi" w:eastAsiaTheme="minorEastAsia" w:hAnsiTheme="minorHAnsi" w:cstheme="minorBidi"/>
                <w:noProof/>
                <w:sz w:val="22"/>
                <w:szCs w:val="22"/>
              </w:rPr>
              <w:tab/>
            </w:r>
            <w:r w:rsidR="009E50F9" w:rsidRPr="001003E3">
              <w:rPr>
                <w:rStyle w:val="Hyperlink"/>
                <w:rFonts w:eastAsiaTheme="majorEastAsia"/>
                <w:noProof/>
              </w:rPr>
              <w:t>ODE Broadcast TIM</w:t>
            </w:r>
            <w:r w:rsidR="009E50F9">
              <w:rPr>
                <w:noProof/>
                <w:webHidden/>
              </w:rPr>
              <w:tab/>
            </w:r>
            <w:r w:rsidR="009E50F9">
              <w:rPr>
                <w:noProof/>
                <w:webHidden/>
              </w:rPr>
              <w:fldChar w:fldCharType="begin"/>
            </w:r>
            <w:r w:rsidR="009E50F9">
              <w:rPr>
                <w:noProof/>
                <w:webHidden/>
              </w:rPr>
              <w:instrText xml:space="preserve"> PAGEREF _Toc530144553 \h </w:instrText>
            </w:r>
            <w:r w:rsidR="009E50F9">
              <w:rPr>
                <w:noProof/>
                <w:webHidden/>
              </w:rPr>
            </w:r>
            <w:r w:rsidR="009E50F9">
              <w:rPr>
                <w:noProof/>
                <w:webHidden/>
              </w:rPr>
              <w:fldChar w:fldCharType="separate"/>
            </w:r>
            <w:r w:rsidR="009E50F9">
              <w:rPr>
                <w:noProof/>
                <w:webHidden/>
              </w:rPr>
              <w:t>49</w:t>
            </w:r>
            <w:r w:rsidR="009E50F9">
              <w:rPr>
                <w:noProof/>
                <w:webHidden/>
              </w:rPr>
              <w:fldChar w:fldCharType="end"/>
            </w:r>
          </w:hyperlink>
        </w:p>
        <w:p w:rsidR="009E50F9" w:rsidRDefault="00A07801">
          <w:pPr>
            <w:pStyle w:val="TOC3"/>
            <w:tabs>
              <w:tab w:val="left" w:pos="1440"/>
              <w:tab w:val="right" w:leader="dot" w:pos="9350"/>
            </w:tabs>
            <w:rPr>
              <w:rFonts w:asciiTheme="minorHAnsi" w:eastAsiaTheme="minorEastAsia" w:hAnsiTheme="minorHAnsi" w:cstheme="minorBidi"/>
              <w:noProof/>
              <w:sz w:val="22"/>
              <w:szCs w:val="22"/>
            </w:rPr>
          </w:pPr>
          <w:hyperlink w:anchor="_Toc530144554" w:history="1">
            <w:r w:rsidR="009E50F9" w:rsidRPr="001003E3">
              <w:rPr>
                <w:rStyle w:val="Hyperlink"/>
                <w:rFonts w:eastAsiaTheme="majorEastAsia"/>
                <w:noProof/>
              </w:rPr>
              <w:t>7.1.2</w:t>
            </w:r>
            <w:r w:rsidR="009E50F9">
              <w:rPr>
                <w:rFonts w:asciiTheme="minorHAnsi" w:eastAsiaTheme="minorEastAsia" w:hAnsiTheme="minorHAnsi" w:cstheme="minorBidi"/>
                <w:noProof/>
                <w:sz w:val="22"/>
                <w:szCs w:val="22"/>
              </w:rPr>
              <w:tab/>
            </w:r>
            <w:r w:rsidR="009E50F9" w:rsidRPr="001003E3">
              <w:rPr>
                <w:rStyle w:val="Hyperlink"/>
                <w:rFonts w:eastAsiaTheme="majorEastAsia"/>
                <w:noProof/>
              </w:rPr>
              <w:t>Received TIM from rxMsg</w:t>
            </w:r>
            <w:r w:rsidR="009E50F9">
              <w:rPr>
                <w:noProof/>
                <w:webHidden/>
              </w:rPr>
              <w:tab/>
            </w:r>
            <w:r w:rsidR="009E50F9">
              <w:rPr>
                <w:noProof/>
                <w:webHidden/>
              </w:rPr>
              <w:fldChar w:fldCharType="begin"/>
            </w:r>
            <w:r w:rsidR="009E50F9">
              <w:rPr>
                <w:noProof/>
                <w:webHidden/>
              </w:rPr>
              <w:instrText xml:space="preserve"> PAGEREF _Toc530144554 \h </w:instrText>
            </w:r>
            <w:r w:rsidR="009E50F9">
              <w:rPr>
                <w:noProof/>
                <w:webHidden/>
              </w:rPr>
            </w:r>
            <w:r w:rsidR="009E50F9">
              <w:rPr>
                <w:noProof/>
                <w:webHidden/>
              </w:rPr>
              <w:fldChar w:fldCharType="separate"/>
            </w:r>
            <w:r w:rsidR="009E50F9">
              <w:rPr>
                <w:noProof/>
                <w:webHidden/>
              </w:rPr>
              <w:t>52</w:t>
            </w:r>
            <w:r w:rsidR="009E50F9">
              <w:rPr>
                <w:noProof/>
                <w:webHidden/>
              </w:rPr>
              <w:fldChar w:fldCharType="end"/>
            </w:r>
          </w:hyperlink>
        </w:p>
        <w:p w:rsidR="009E50F9" w:rsidRDefault="00A07801">
          <w:pPr>
            <w:pStyle w:val="TOC3"/>
            <w:tabs>
              <w:tab w:val="left" w:pos="1440"/>
              <w:tab w:val="right" w:leader="dot" w:pos="9350"/>
            </w:tabs>
            <w:rPr>
              <w:rFonts w:asciiTheme="minorHAnsi" w:eastAsiaTheme="minorEastAsia" w:hAnsiTheme="minorHAnsi" w:cstheme="minorBidi"/>
              <w:noProof/>
              <w:sz w:val="22"/>
              <w:szCs w:val="22"/>
            </w:rPr>
          </w:pPr>
          <w:hyperlink w:anchor="_Toc530144555" w:history="1">
            <w:r w:rsidR="009E50F9" w:rsidRPr="001003E3">
              <w:rPr>
                <w:rStyle w:val="Hyperlink"/>
                <w:rFonts w:eastAsiaTheme="majorEastAsia"/>
                <w:noProof/>
              </w:rPr>
              <w:t>7.1.3</w:t>
            </w:r>
            <w:r w:rsidR="009E50F9">
              <w:rPr>
                <w:rFonts w:asciiTheme="minorHAnsi" w:eastAsiaTheme="minorEastAsia" w:hAnsiTheme="minorHAnsi" w:cstheme="minorBidi"/>
                <w:noProof/>
                <w:sz w:val="22"/>
                <w:szCs w:val="22"/>
              </w:rPr>
              <w:tab/>
            </w:r>
            <w:r w:rsidR="009E50F9" w:rsidRPr="001003E3">
              <w:rPr>
                <w:rStyle w:val="Hyperlink"/>
                <w:rFonts w:eastAsiaTheme="majorEastAsia"/>
                <w:noProof/>
              </w:rPr>
              <w:t>Sample Distress Notification Message (dnMsg)</w:t>
            </w:r>
            <w:r w:rsidR="009E50F9">
              <w:rPr>
                <w:noProof/>
                <w:webHidden/>
              </w:rPr>
              <w:tab/>
            </w:r>
            <w:r w:rsidR="009E50F9">
              <w:rPr>
                <w:noProof/>
                <w:webHidden/>
              </w:rPr>
              <w:fldChar w:fldCharType="begin"/>
            </w:r>
            <w:r w:rsidR="009E50F9">
              <w:rPr>
                <w:noProof/>
                <w:webHidden/>
              </w:rPr>
              <w:instrText xml:space="preserve"> PAGEREF _Toc530144555 \h </w:instrText>
            </w:r>
            <w:r w:rsidR="009E50F9">
              <w:rPr>
                <w:noProof/>
                <w:webHidden/>
              </w:rPr>
            </w:r>
            <w:r w:rsidR="009E50F9">
              <w:rPr>
                <w:noProof/>
                <w:webHidden/>
              </w:rPr>
              <w:fldChar w:fldCharType="separate"/>
            </w:r>
            <w:r w:rsidR="009E50F9">
              <w:rPr>
                <w:noProof/>
                <w:webHidden/>
              </w:rPr>
              <w:t>56</w:t>
            </w:r>
            <w:r w:rsidR="009E50F9">
              <w:rPr>
                <w:noProof/>
                <w:webHidden/>
              </w:rPr>
              <w:fldChar w:fldCharType="end"/>
            </w:r>
          </w:hyperlink>
        </w:p>
        <w:p w:rsidR="009E50F9" w:rsidRDefault="00A07801">
          <w:pPr>
            <w:pStyle w:val="TOC3"/>
            <w:tabs>
              <w:tab w:val="left" w:pos="1440"/>
              <w:tab w:val="right" w:leader="dot" w:pos="9350"/>
            </w:tabs>
            <w:rPr>
              <w:rFonts w:asciiTheme="minorHAnsi" w:eastAsiaTheme="minorEastAsia" w:hAnsiTheme="minorHAnsi" w:cstheme="minorBidi"/>
              <w:noProof/>
              <w:sz w:val="22"/>
              <w:szCs w:val="22"/>
            </w:rPr>
          </w:pPr>
          <w:hyperlink w:anchor="_Toc530144556" w:history="1">
            <w:r w:rsidR="009E50F9" w:rsidRPr="001003E3">
              <w:rPr>
                <w:rStyle w:val="Hyperlink"/>
                <w:rFonts w:eastAsiaTheme="majorEastAsia"/>
                <w:noProof/>
              </w:rPr>
              <w:t>7.1.4</w:t>
            </w:r>
            <w:r w:rsidR="009E50F9">
              <w:rPr>
                <w:rFonts w:asciiTheme="minorHAnsi" w:eastAsiaTheme="minorEastAsia" w:hAnsiTheme="minorHAnsi" w:cstheme="minorBidi"/>
                <w:noProof/>
                <w:sz w:val="22"/>
                <w:szCs w:val="22"/>
              </w:rPr>
              <w:tab/>
            </w:r>
            <w:r w:rsidR="009E50F9" w:rsidRPr="001003E3">
              <w:rPr>
                <w:rStyle w:val="Hyperlink"/>
                <w:rFonts w:eastAsiaTheme="majorEastAsia"/>
                <w:noProof/>
              </w:rPr>
              <w:t>J2735 Broadcast TIM</w:t>
            </w:r>
            <w:r w:rsidR="009E50F9">
              <w:rPr>
                <w:noProof/>
                <w:webHidden/>
              </w:rPr>
              <w:tab/>
            </w:r>
            <w:r w:rsidR="009E50F9">
              <w:rPr>
                <w:noProof/>
                <w:webHidden/>
              </w:rPr>
              <w:fldChar w:fldCharType="begin"/>
            </w:r>
            <w:r w:rsidR="009E50F9">
              <w:rPr>
                <w:noProof/>
                <w:webHidden/>
              </w:rPr>
              <w:instrText xml:space="preserve"> PAGEREF _Toc530144556 \h </w:instrText>
            </w:r>
            <w:r w:rsidR="009E50F9">
              <w:rPr>
                <w:noProof/>
                <w:webHidden/>
              </w:rPr>
            </w:r>
            <w:r w:rsidR="009E50F9">
              <w:rPr>
                <w:noProof/>
                <w:webHidden/>
              </w:rPr>
              <w:fldChar w:fldCharType="separate"/>
            </w:r>
            <w:r w:rsidR="009E50F9">
              <w:rPr>
                <w:noProof/>
                <w:webHidden/>
              </w:rPr>
              <w:t>60</w:t>
            </w:r>
            <w:r w:rsidR="009E50F9">
              <w:rPr>
                <w:noProof/>
                <w:webHidden/>
              </w:rPr>
              <w:fldChar w:fldCharType="end"/>
            </w:r>
          </w:hyperlink>
        </w:p>
        <w:p w:rsidR="009E50F9" w:rsidRDefault="00A07801">
          <w:pPr>
            <w:pStyle w:val="TOC2"/>
            <w:tabs>
              <w:tab w:val="left" w:pos="1080"/>
              <w:tab w:val="right" w:leader="dot" w:pos="9350"/>
            </w:tabs>
            <w:rPr>
              <w:noProof/>
              <w:lang w:eastAsia="en-US"/>
            </w:rPr>
          </w:pPr>
          <w:hyperlink w:anchor="_Toc530144557" w:history="1">
            <w:r w:rsidR="009E50F9" w:rsidRPr="001003E3">
              <w:rPr>
                <w:rStyle w:val="Hyperlink"/>
                <w:noProof/>
              </w:rPr>
              <w:t>7.2</w:t>
            </w:r>
            <w:r w:rsidR="009E50F9">
              <w:rPr>
                <w:noProof/>
                <w:lang w:eastAsia="en-US"/>
              </w:rPr>
              <w:tab/>
            </w:r>
            <w:r w:rsidR="009E50F9" w:rsidRPr="001003E3">
              <w:rPr>
                <w:rStyle w:val="Hyperlink"/>
                <w:noProof/>
              </w:rPr>
              <w:t>Sample Driver Alert</w:t>
            </w:r>
            <w:r w:rsidR="009E50F9">
              <w:rPr>
                <w:noProof/>
                <w:webHidden/>
              </w:rPr>
              <w:tab/>
            </w:r>
            <w:r w:rsidR="009E50F9">
              <w:rPr>
                <w:noProof/>
                <w:webHidden/>
              </w:rPr>
              <w:fldChar w:fldCharType="begin"/>
            </w:r>
            <w:r w:rsidR="009E50F9">
              <w:rPr>
                <w:noProof/>
                <w:webHidden/>
              </w:rPr>
              <w:instrText xml:space="preserve"> PAGEREF _Toc530144557 \h </w:instrText>
            </w:r>
            <w:r w:rsidR="009E50F9">
              <w:rPr>
                <w:noProof/>
                <w:webHidden/>
              </w:rPr>
            </w:r>
            <w:r w:rsidR="009E50F9">
              <w:rPr>
                <w:noProof/>
                <w:webHidden/>
              </w:rPr>
              <w:fldChar w:fldCharType="separate"/>
            </w:r>
            <w:r w:rsidR="009E50F9">
              <w:rPr>
                <w:noProof/>
                <w:webHidden/>
              </w:rPr>
              <w:t>63</w:t>
            </w:r>
            <w:r w:rsidR="009E50F9">
              <w:rPr>
                <w:noProof/>
                <w:webHidden/>
              </w:rPr>
              <w:fldChar w:fldCharType="end"/>
            </w:r>
          </w:hyperlink>
        </w:p>
        <w:p w:rsidR="009E50F9" w:rsidRDefault="00A07801">
          <w:pPr>
            <w:pStyle w:val="TOC2"/>
            <w:tabs>
              <w:tab w:val="left" w:pos="1080"/>
              <w:tab w:val="right" w:leader="dot" w:pos="9350"/>
            </w:tabs>
            <w:rPr>
              <w:noProof/>
              <w:lang w:eastAsia="en-US"/>
            </w:rPr>
          </w:pPr>
          <w:hyperlink w:anchor="_Toc530144558" w:history="1">
            <w:r w:rsidR="009E50F9" w:rsidRPr="001003E3">
              <w:rPr>
                <w:rStyle w:val="Hyperlink"/>
                <w:noProof/>
              </w:rPr>
              <w:t>7.3</w:t>
            </w:r>
            <w:r w:rsidR="009E50F9">
              <w:rPr>
                <w:noProof/>
                <w:lang w:eastAsia="en-US"/>
              </w:rPr>
              <w:tab/>
            </w:r>
            <w:r w:rsidR="009E50F9" w:rsidRPr="001003E3">
              <w:rPr>
                <w:rStyle w:val="Hyperlink"/>
                <w:noProof/>
              </w:rPr>
              <w:t>Sample BSM Data</w:t>
            </w:r>
            <w:r w:rsidR="009E50F9">
              <w:rPr>
                <w:noProof/>
                <w:webHidden/>
              </w:rPr>
              <w:tab/>
            </w:r>
            <w:r w:rsidR="009E50F9">
              <w:rPr>
                <w:noProof/>
                <w:webHidden/>
              </w:rPr>
              <w:fldChar w:fldCharType="begin"/>
            </w:r>
            <w:r w:rsidR="009E50F9">
              <w:rPr>
                <w:noProof/>
                <w:webHidden/>
              </w:rPr>
              <w:instrText xml:space="preserve"> PAGEREF _Toc530144558 \h </w:instrText>
            </w:r>
            <w:r w:rsidR="009E50F9">
              <w:rPr>
                <w:noProof/>
                <w:webHidden/>
              </w:rPr>
            </w:r>
            <w:r w:rsidR="009E50F9">
              <w:rPr>
                <w:noProof/>
                <w:webHidden/>
              </w:rPr>
              <w:fldChar w:fldCharType="separate"/>
            </w:r>
            <w:r w:rsidR="009E50F9">
              <w:rPr>
                <w:noProof/>
                <w:webHidden/>
              </w:rPr>
              <w:t>63</w:t>
            </w:r>
            <w:r w:rsidR="009E50F9">
              <w:rPr>
                <w:noProof/>
                <w:webHidden/>
              </w:rPr>
              <w:fldChar w:fldCharType="end"/>
            </w:r>
          </w:hyperlink>
        </w:p>
        <w:p w:rsidR="009E50F9" w:rsidRDefault="00A07801">
          <w:pPr>
            <w:pStyle w:val="TOC3"/>
            <w:tabs>
              <w:tab w:val="left" w:pos="1440"/>
              <w:tab w:val="right" w:leader="dot" w:pos="9350"/>
            </w:tabs>
            <w:rPr>
              <w:rFonts w:asciiTheme="minorHAnsi" w:eastAsiaTheme="minorEastAsia" w:hAnsiTheme="minorHAnsi" w:cstheme="minorBidi"/>
              <w:noProof/>
              <w:sz w:val="22"/>
              <w:szCs w:val="22"/>
            </w:rPr>
          </w:pPr>
          <w:hyperlink w:anchor="_Toc530144559" w:history="1">
            <w:r w:rsidR="009E50F9" w:rsidRPr="001003E3">
              <w:rPr>
                <w:rStyle w:val="Hyperlink"/>
                <w:rFonts w:eastAsiaTheme="majorEastAsia"/>
                <w:noProof/>
              </w:rPr>
              <w:t>7.3.1</w:t>
            </w:r>
            <w:r w:rsidR="009E50F9">
              <w:rPr>
                <w:rFonts w:asciiTheme="minorHAnsi" w:eastAsiaTheme="minorEastAsia" w:hAnsiTheme="minorHAnsi" w:cstheme="minorBidi"/>
                <w:noProof/>
                <w:sz w:val="22"/>
                <w:szCs w:val="22"/>
              </w:rPr>
              <w:tab/>
            </w:r>
            <w:r w:rsidR="009E50F9" w:rsidRPr="001003E3">
              <w:rPr>
                <w:rStyle w:val="Hyperlink"/>
                <w:rFonts w:eastAsiaTheme="majorEastAsia"/>
                <w:noProof/>
              </w:rPr>
              <w:t>BSM from bsmTx</w:t>
            </w:r>
            <w:r w:rsidR="009E50F9">
              <w:rPr>
                <w:noProof/>
                <w:webHidden/>
              </w:rPr>
              <w:tab/>
            </w:r>
            <w:r w:rsidR="009E50F9">
              <w:rPr>
                <w:noProof/>
                <w:webHidden/>
              </w:rPr>
              <w:fldChar w:fldCharType="begin"/>
            </w:r>
            <w:r w:rsidR="009E50F9">
              <w:rPr>
                <w:noProof/>
                <w:webHidden/>
              </w:rPr>
              <w:instrText xml:space="preserve"> PAGEREF _Toc530144559 \h </w:instrText>
            </w:r>
            <w:r w:rsidR="009E50F9">
              <w:rPr>
                <w:noProof/>
                <w:webHidden/>
              </w:rPr>
            </w:r>
            <w:r w:rsidR="009E50F9">
              <w:rPr>
                <w:noProof/>
                <w:webHidden/>
              </w:rPr>
              <w:fldChar w:fldCharType="separate"/>
            </w:r>
            <w:r w:rsidR="009E50F9">
              <w:rPr>
                <w:noProof/>
                <w:webHidden/>
              </w:rPr>
              <w:t>63</w:t>
            </w:r>
            <w:r w:rsidR="009E50F9">
              <w:rPr>
                <w:noProof/>
                <w:webHidden/>
              </w:rPr>
              <w:fldChar w:fldCharType="end"/>
            </w:r>
          </w:hyperlink>
        </w:p>
        <w:p w:rsidR="009E50F9" w:rsidRDefault="00A07801">
          <w:pPr>
            <w:pStyle w:val="TOC3"/>
            <w:tabs>
              <w:tab w:val="left" w:pos="1440"/>
              <w:tab w:val="right" w:leader="dot" w:pos="9350"/>
            </w:tabs>
            <w:rPr>
              <w:rFonts w:asciiTheme="minorHAnsi" w:eastAsiaTheme="minorEastAsia" w:hAnsiTheme="minorHAnsi" w:cstheme="minorBidi"/>
              <w:noProof/>
              <w:sz w:val="22"/>
              <w:szCs w:val="22"/>
            </w:rPr>
          </w:pPr>
          <w:hyperlink w:anchor="_Toc530144560" w:history="1">
            <w:r w:rsidR="009E50F9" w:rsidRPr="001003E3">
              <w:rPr>
                <w:rStyle w:val="Hyperlink"/>
                <w:rFonts w:eastAsiaTheme="majorEastAsia"/>
                <w:noProof/>
              </w:rPr>
              <w:t>7.3.2</w:t>
            </w:r>
            <w:r w:rsidR="009E50F9">
              <w:rPr>
                <w:rFonts w:asciiTheme="minorHAnsi" w:eastAsiaTheme="minorEastAsia" w:hAnsiTheme="minorHAnsi" w:cstheme="minorBidi"/>
                <w:noProof/>
                <w:sz w:val="22"/>
                <w:szCs w:val="22"/>
              </w:rPr>
              <w:tab/>
            </w:r>
            <w:r w:rsidR="009E50F9" w:rsidRPr="001003E3">
              <w:rPr>
                <w:rStyle w:val="Hyperlink"/>
                <w:rFonts w:eastAsiaTheme="majorEastAsia"/>
                <w:noProof/>
              </w:rPr>
              <w:t>BSM from bsmLogDuringEvent</w:t>
            </w:r>
            <w:r w:rsidR="009E50F9">
              <w:rPr>
                <w:noProof/>
                <w:webHidden/>
              </w:rPr>
              <w:tab/>
            </w:r>
            <w:r w:rsidR="009E50F9">
              <w:rPr>
                <w:noProof/>
                <w:webHidden/>
              </w:rPr>
              <w:fldChar w:fldCharType="begin"/>
            </w:r>
            <w:r w:rsidR="009E50F9">
              <w:rPr>
                <w:noProof/>
                <w:webHidden/>
              </w:rPr>
              <w:instrText xml:space="preserve"> PAGEREF _Toc530144560 \h </w:instrText>
            </w:r>
            <w:r w:rsidR="009E50F9">
              <w:rPr>
                <w:noProof/>
                <w:webHidden/>
              </w:rPr>
            </w:r>
            <w:r w:rsidR="009E50F9">
              <w:rPr>
                <w:noProof/>
                <w:webHidden/>
              </w:rPr>
              <w:fldChar w:fldCharType="separate"/>
            </w:r>
            <w:r w:rsidR="009E50F9">
              <w:rPr>
                <w:noProof/>
                <w:webHidden/>
              </w:rPr>
              <w:t>67</w:t>
            </w:r>
            <w:r w:rsidR="009E50F9">
              <w:rPr>
                <w:noProof/>
                <w:webHidden/>
              </w:rPr>
              <w:fldChar w:fldCharType="end"/>
            </w:r>
          </w:hyperlink>
        </w:p>
        <w:p w:rsidR="009E50F9" w:rsidRDefault="00A07801">
          <w:pPr>
            <w:pStyle w:val="TOC3"/>
            <w:tabs>
              <w:tab w:val="left" w:pos="1440"/>
              <w:tab w:val="right" w:leader="dot" w:pos="9350"/>
            </w:tabs>
            <w:rPr>
              <w:rFonts w:asciiTheme="minorHAnsi" w:eastAsiaTheme="minorEastAsia" w:hAnsiTheme="minorHAnsi" w:cstheme="minorBidi"/>
              <w:noProof/>
              <w:sz w:val="22"/>
              <w:szCs w:val="22"/>
            </w:rPr>
          </w:pPr>
          <w:hyperlink w:anchor="_Toc530144561" w:history="1">
            <w:r w:rsidR="009E50F9" w:rsidRPr="001003E3">
              <w:rPr>
                <w:rStyle w:val="Hyperlink"/>
                <w:rFonts w:eastAsiaTheme="majorEastAsia"/>
                <w:noProof/>
              </w:rPr>
              <w:t>7.3.3</w:t>
            </w:r>
            <w:r w:rsidR="009E50F9">
              <w:rPr>
                <w:rFonts w:asciiTheme="minorHAnsi" w:eastAsiaTheme="minorEastAsia" w:hAnsiTheme="minorHAnsi" w:cstheme="minorBidi"/>
                <w:noProof/>
                <w:sz w:val="22"/>
                <w:szCs w:val="22"/>
              </w:rPr>
              <w:tab/>
            </w:r>
            <w:r w:rsidR="009E50F9" w:rsidRPr="001003E3">
              <w:rPr>
                <w:rStyle w:val="Hyperlink"/>
                <w:rFonts w:eastAsiaTheme="majorEastAsia"/>
                <w:noProof/>
              </w:rPr>
              <w:t>BSM from rxMsg</w:t>
            </w:r>
            <w:r w:rsidR="009E50F9">
              <w:rPr>
                <w:noProof/>
                <w:webHidden/>
              </w:rPr>
              <w:tab/>
            </w:r>
            <w:r w:rsidR="009E50F9">
              <w:rPr>
                <w:noProof/>
                <w:webHidden/>
              </w:rPr>
              <w:fldChar w:fldCharType="begin"/>
            </w:r>
            <w:r w:rsidR="009E50F9">
              <w:rPr>
                <w:noProof/>
                <w:webHidden/>
              </w:rPr>
              <w:instrText xml:space="preserve"> PAGEREF _Toc530144561 \h </w:instrText>
            </w:r>
            <w:r w:rsidR="009E50F9">
              <w:rPr>
                <w:noProof/>
                <w:webHidden/>
              </w:rPr>
            </w:r>
            <w:r w:rsidR="009E50F9">
              <w:rPr>
                <w:noProof/>
                <w:webHidden/>
              </w:rPr>
              <w:fldChar w:fldCharType="separate"/>
            </w:r>
            <w:r w:rsidR="009E50F9">
              <w:rPr>
                <w:noProof/>
                <w:webHidden/>
              </w:rPr>
              <w:t>71</w:t>
            </w:r>
            <w:r w:rsidR="009E50F9">
              <w:rPr>
                <w:noProof/>
                <w:webHidden/>
              </w:rPr>
              <w:fldChar w:fldCharType="end"/>
            </w:r>
          </w:hyperlink>
        </w:p>
        <w:p w:rsidR="009E50F9" w:rsidRDefault="00A07801">
          <w:pPr>
            <w:pStyle w:val="TOC1"/>
            <w:tabs>
              <w:tab w:val="left" w:pos="480"/>
              <w:tab w:val="right" w:leader="dot" w:pos="9350"/>
            </w:tabs>
            <w:rPr>
              <w:noProof/>
              <w:lang w:eastAsia="en-US"/>
            </w:rPr>
          </w:pPr>
          <w:hyperlink w:anchor="_Toc530144562" w:history="1">
            <w:r w:rsidR="009E50F9" w:rsidRPr="001003E3">
              <w:rPr>
                <w:rStyle w:val="Hyperlink"/>
                <w:noProof/>
              </w:rPr>
              <w:t>8</w:t>
            </w:r>
            <w:r w:rsidR="009E50F9">
              <w:rPr>
                <w:noProof/>
                <w:lang w:eastAsia="en-US"/>
              </w:rPr>
              <w:tab/>
            </w:r>
            <w:r w:rsidR="009E50F9" w:rsidRPr="001003E3">
              <w:rPr>
                <w:rStyle w:val="Hyperlink"/>
                <w:noProof/>
              </w:rPr>
              <w:t>References</w:t>
            </w:r>
            <w:r w:rsidR="009E50F9">
              <w:rPr>
                <w:noProof/>
                <w:webHidden/>
              </w:rPr>
              <w:tab/>
            </w:r>
            <w:r w:rsidR="009E50F9">
              <w:rPr>
                <w:noProof/>
                <w:webHidden/>
              </w:rPr>
              <w:fldChar w:fldCharType="begin"/>
            </w:r>
            <w:r w:rsidR="009E50F9">
              <w:rPr>
                <w:noProof/>
                <w:webHidden/>
              </w:rPr>
              <w:instrText xml:space="preserve"> PAGEREF _Toc530144562 \h </w:instrText>
            </w:r>
            <w:r w:rsidR="009E50F9">
              <w:rPr>
                <w:noProof/>
                <w:webHidden/>
              </w:rPr>
            </w:r>
            <w:r w:rsidR="009E50F9">
              <w:rPr>
                <w:noProof/>
                <w:webHidden/>
              </w:rPr>
              <w:fldChar w:fldCharType="separate"/>
            </w:r>
            <w:r w:rsidR="009E50F9">
              <w:rPr>
                <w:noProof/>
                <w:webHidden/>
              </w:rPr>
              <w:t>74</w:t>
            </w:r>
            <w:r w:rsidR="009E50F9">
              <w:rPr>
                <w:noProof/>
                <w:webHidden/>
              </w:rPr>
              <w:fldChar w:fldCharType="end"/>
            </w:r>
          </w:hyperlink>
        </w:p>
        <w:p w:rsidR="008C1C89" w:rsidRDefault="008C1C89">
          <w:r>
            <w:rPr>
              <w:b/>
              <w:bCs/>
              <w:noProof/>
            </w:rPr>
            <w:fldChar w:fldCharType="end"/>
          </w:r>
        </w:p>
      </w:sdtContent>
    </w:sdt>
    <w:p w:rsidR="008C1C89" w:rsidRDefault="008C1C89"/>
    <w:p w:rsidR="008C1C89" w:rsidRDefault="008C1C89">
      <w:r>
        <w:br w:type="page"/>
      </w:r>
    </w:p>
    <w:tbl>
      <w:tblPr>
        <w:tblStyle w:val="MediumGrid3-Accent1"/>
        <w:tblpPr w:leftFromText="180" w:rightFromText="180" w:vertAnchor="text" w:horzAnchor="margin" w:tblpY="97"/>
        <w:tblW w:w="9350" w:type="dxa"/>
        <w:tblLayout w:type="fixed"/>
        <w:tblLook w:val="04A0" w:firstRow="1" w:lastRow="0" w:firstColumn="1" w:lastColumn="0" w:noHBand="0" w:noVBand="1"/>
      </w:tblPr>
      <w:tblGrid>
        <w:gridCol w:w="1160"/>
        <w:gridCol w:w="1820"/>
        <w:gridCol w:w="1529"/>
        <w:gridCol w:w="4841"/>
      </w:tblGrid>
      <w:tr w:rsidR="008C1C89" w:rsidTr="004A585F">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160" w:type="dxa"/>
            <w:hideMark/>
          </w:tcPr>
          <w:p w:rsidR="008C1C89" w:rsidRPr="00314B85" w:rsidRDefault="008C1C89" w:rsidP="004A585F">
            <w:pPr>
              <w:pStyle w:val="NormalArial11"/>
              <w:rPr>
                <w:sz w:val="20"/>
                <w:szCs w:val="20"/>
              </w:rPr>
            </w:pPr>
            <w:r w:rsidRPr="00314B85">
              <w:rPr>
                <w:sz w:val="20"/>
                <w:szCs w:val="20"/>
              </w:rPr>
              <w:lastRenderedPageBreak/>
              <w:t>Version</w:t>
            </w:r>
            <w:r>
              <w:rPr>
                <w:sz w:val="20"/>
                <w:szCs w:val="20"/>
              </w:rPr>
              <w:t xml:space="preserve"> </w:t>
            </w:r>
            <w:r w:rsidRPr="00314B85">
              <w:rPr>
                <w:sz w:val="20"/>
                <w:szCs w:val="20"/>
              </w:rPr>
              <w:t>#</w:t>
            </w:r>
          </w:p>
        </w:tc>
        <w:tc>
          <w:tcPr>
            <w:tcW w:w="1820" w:type="dxa"/>
            <w:hideMark/>
          </w:tcPr>
          <w:p w:rsidR="008C1C89" w:rsidRPr="00314B85" w:rsidRDefault="008C1C89" w:rsidP="004A585F">
            <w:pPr>
              <w:pStyle w:val="NormalArial11"/>
              <w:jc w:val="left"/>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Implemented</w:t>
            </w:r>
            <w:r>
              <w:rPr>
                <w:sz w:val="20"/>
                <w:szCs w:val="20"/>
              </w:rPr>
              <w:t xml:space="preserve"> </w:t>
            </w:r>
            <w:r w:rsidRPr="00314B85">
              <w:rPr>
                <w:sz w:val="20"/>
                <w:szCs w:val="20"/>
              </w:rPr>
              <w:t>By</w:t>
            </w:r>
          </w:p>
        </w:tc>
        <w:tc>
          <w:tcPr>
            <w:tcW w:w="1529" w:type="dxa"/>
            <w:hideMark/>
          </w:tcPr>
          <w:p w:rsidR="008C1C89" w:rsidRPr="00314B85" w:rsidRDefault="008C1C89" w:rsidP="004A585F">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Revision</w:t>
            </w:r>
            <w:r>
              <w:rPr>
                <w:sz w:val="20"/>
                <w:szCs w:val="20"/>
              </w:rPr>
              <w:t xml:space="preserve"> </w:t>
            </w:r>
            <w:r w:rsidRPr="00314B85">
              <w:rPr>
                <w:sz w:val="20"/>
                <w:szCs w:val="20"/>
              </w:rPr>
              <w:t>Date</w:t>
            </w:r>
          </w:p>
        </w:tc>
        <w:tc>
          <w:tcPr>
            <w:tcW w:w="4841" w:type="dxa"/>
          </w:tcPr>
          <w:p w:rsidR="008C1C89" w:rsidRPr="00314B85" w:rsidRDefault="008C1C89" w:rsidP="004A585F">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What Changed?</w:t>
            </w:r>
          </w:p>
        </w:tc>
      </w:tr>
      <w:tr w:rsidR="008C1C89" w:rsidTr="004A585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rsidR="008C1C89" w:rsidRPr="00314B85" w:rsidRDefault="008C1C89" w:rsidP="004A585F">
            <w:pPr>
              <w:pStyle w:val="NormalArial11"/>
              <w:rPr>
                <w:sz w:val="20"/>
                <w:szCs w:val="20"/>
              </w:rPr>
            </w:pPr>
            <w:r>
              <w:rPr>
                <w:sz w:val="20"/>
                <w:szCs w:val="20"/>
              </w:rPr>
              <w:t>0.1</w:t>
            </w:r>
          </w:p>
        </w:tc>
        <w:tc>
          <w:tcPr>
            <w:tcW w:w="1820" w:type="dxa"/>
          </w:tcPr>
          <w:p w:rsidR="008C1C89" w:rsidRPr="00314B85" w:rsidRDefault="008C1C89" w:rsidP="004A585F">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rsidR="008C1C89" w:rsidRPr="00314B85" w:rsidRDefault="00131406"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4/20/2018</w:t>
            </w:r>
          </w:p>
        </w:tc>
        <w:tc>
          <w:tcPr>
            <w:tcW w:w="4841" w:type="dxa"/>
          </w:tcPr>
          <w:p w:rsidR="008C1C89" w:rsidRPr="00314B85" w:rsidRDefault="008C1C89"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Initial draft</w:t>
            </w:r>
          </w:p>
        </w:tc>
      </w:tr>
      <w:tr w:rsidR="00131406" w:rsidTr="004A585F">
        <w:trPr>
          <w:trHeight w:val="311"/>
        </w:trPr>
        <w:tc>
          <w:tcPr>
            <w:cnfStyle w:val="001000000000" w:firstRow="0" w:lastRow="0" w:firstColumn="1" w:lastColumn="0" w:oddVBand="0" w:evenVBand="0" w:oddHBand="0" w:evenHBand="0" w:firstRowFirstColumn="0" w:firstRowLastColumn="0" w:lastRowFirstColumn="0" w:lastRowLastColumn="0"/>
            <w:tcW w:w="1160" w:type="dxa"/>
          </w:tcPr>
          <w:p w:rsidR="00131406" w:rsidRDefault="00131406" w:rsidP="004A585F">
            <w:pPr>
              <w:pStyle w:val="NormalArial11"/>
              <w:rPr>
                <w:sz w:val="20"/>
                <w:szCs w:val="20"/>
              </w:rPr>
            </w:pPr>
            <w:r>
              <w:rPr>
                <w:sz w:val="20"/>
                <w:szCs w:val="20"/>
              </w:rPr>
              <w:t>0.2</w:t>
            </w:r>
          </w:p>
        </w:tc>
        <w:tc>
          <w:tcPr>
            <w:tcW w:w="1820" w:type="dxa"/>
          </w:tcPr>
          <w:p w:rsidR="00131406" w:rsidRDefault="00131406" w:rsidP="004A585F">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rsidR="00131406" w:rsidRPr="00314B85" w:rsidRDefault="00131406"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4/20/2018</w:t>
            </w:r>
          </w:p>
        </w:tc>
        <w:tc>
          <w:tcPr>
            <w:tcW w:w="4841" w:type="dxa"/>
          </w:tcPr>
          <w:p w:rsidR="00131406" w:rsidRDefault="00131406"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Converted end-notes to footnotes</w:t>
            </w:r>
          </w:p>
        </w:tc>
      </w:tr>
      <w:tr w:rsidR="00131406" w:rsidTr="004A585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rsidR="00131406" w:rsidRDefault="00131406" w:rsidP="004A585F">
            <w:pPr>
              <w:pStyle w:val="NormalArial11"/>
              <w:rPr>
                <w:sz w:val="20"/>
                <w:szCs w:val="20"/>
              </w:rPr>
            </w:pPr>
            <w:r>
              <w:rPr>
                <w:sz w:val="20"/>
                <w:szCs w:val="20"/>
              </w:rPr>
              <w:t>0.3</w:t>
            </w:r>
          </w:p>
        </w:tc>
        <w:tc>
          <w:tcPr>
            <w:tcW w:w="1820" w:type="dxa"/>
          </w:tcPr>
          <w:p w:rsidR="00131406" w:rsidRDefault="00131406" w:rsidP="004A585F">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rsidR="00131406" w:rsidRDefault="00131406"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4/23/2018</w:t>
            </w:r>
          </w:p>
        </w:tc>
        <w:tc>
          <w:tcPr>
            <w:tcW w:w="4841" w:type="dxa"/>
          </w:tcPr>
          <w:p w:rsidR="00131406" w:rsidRDefault="002A3A22"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Converted footnotes back to end-notes and added document reference</w:t>
            </w:r>
            <w:r w:rsidR="007F4117">
              <w:rPr>
                <w:sz w:val="20"/>
                <w:szCs w:val="20"/>
              </w:rPr>
              <w:t>s</w:t>
            </w:r>
            <w:r w:rsidR="00614482">
              <w:rPr>
                <w:sz w:val="20"/>
                <w:szCs w:val="20"/>
              </w:rPr>
              <w:t xml:space="preserve"> and more</w:t>
            </w:r>
            <w:r>
              <w:rPr>
                <w:sz w:val="20"/>
                <w:szCs w:val="20"/>
              </w:rPr>
              <w:t>.</w:t>
            </w:r>
          </w:p>
        </w:tc>
      </w:tr>
      <w:tr w:rsidR="000B4546" w:rsidTr="004A585F">
        <w:trPr>
          <w:trHeight w:val="311"/>
        </w:trPr>
        <w:tc>
          <w:tcPr>
            <w:cnfStyle w:val="001000000000" w:firstRow="0" w:lastRow="0" w:firstColumn="1" w:lastColumn="0" w:oddVBand="0" w:evenVBand="0" w:oddHBand="0" w:evenHBand="0" w:firstRowFirstColumn="0" w:firstRowLastColumn="0" w:lastRowFirstColumn="0" w:lastRowLastColumn="0"/>
            <w:tcW w:w="1160" w:type="dxa"/>
          </w:tcPr>
          <w:p w:rsidR="000B4546" w:rsidRDefault="000B4546" w:rsidP="004A585F">
            <w:pPr>
              <w:pStyle w:val="NormalArial11"/>
              <w:rPr>
                <w:sz w:val="20"/>
                <w:szCs w:val="20"/>
              </w:rPr>
            </w:pPr>
            <w:r>
              <w:rPr>
                <w:sz w:val="20"/>
                <w:szCs w:val="20"/>
              </w:rPr>
              <w:t>0.4</w:t>
            </w:r>
          </w:p>
        </w:tc>
        <w:tc>
          <w:tcPr>
            <w:tcW w:w="1820" w:type="dxa"/>
          </w:tcPr>
          <w:p w:rsidR="000B4546" w:rsidRDefault="000B4546" w:rsidP="004A585F">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rsidR="000B4546" w:rsidRDefault="000B4546"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4/26/2018</w:t>
            </w:r>
          </w:p>
        </w:tc>
        <w:tc>
          <w:tcPr>
            <w:tcW w:w="4841" w:type="dxa"/>
          </w:tcPr>
          <w:p w:rsidR="000B4546" w:rsidRDefault="000B4546"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Addressed review comments</w:t>
            </w:r>
          </w:p>
        </w:tc>
      </w:tr>
      <w:tr w:rsidR="00B53D6A" w:rsidTr="004A585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rsidR="00B53D6A" w:rsidRDefault="00B53D6A" w:rsidP="004A585F">
            <w:pPr>
              <w:pStyle w:val="NormalArial11"/>
              <w:rPr>
                <w:sz w:val="20"/>
                <w:szCs w:val="20"/>
              </w:rPr>
            </w:pPr>
            <w:r>
              <w:rPr>
                <w:sz w:val="20"/>
                <w:szCs w:val="20"/>
              </w:rPr>
              <w:t>0.5</w:t>
            </w:r>
          </w:p>
        </w:tc>
        <w:tc>
          <w:tcPr>
            <w:tcW w:w="1820" w:type="dxa"/>
          </w:tcPr>
          <w:p w:rsidR="00B53D6A" w:rsidRDefault="00B53D6A" w:rsidP="004A585F">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rsidR="00B53D6A" w:rsidRDefault="00B53D6A"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5/9/2018</w:t>
            </w:r>
          </w:p>
        </w:tc>
        <w:tc>
          <w:tcPr>
            <w:tcW w:w="4841" w:type="dxa"/>
          </w:tcPr>
          <w:p w:rsidR="00B53D6A" w:rsidRDefault="00B53D6A"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Documented changes related to schemaVersion 5</w:t>
            </w:r>
          </w:p>
        </w:tc>
      </w:tr>
      <w:tr w:rsidR="00C81C0C" w:rsidTr="004A585F">
        <w:trPr>
          <w:trHeight w:val="311"/>
        </w:trPr>
        <w:tc>
          <w:tcPr>
            <w:cnfStyle w:val="001000000000" w:firstRow="0" w:lastRow="0" w:firstColumn="1" w:lastColumn="0" w:oddVBand="0" w:evenVBand="0" w:oddHBand="0" w:evenHBand="0" w:firstRowFirstColumn="0" w:firstRowLastColumn="0" w:lastRowFirstColumn="0" w:lastRowLastColumn="0"/>
            <w:tcW w:w="1160" w:type="dxa"/>
          </w:tcPr>
          <w:p w:rsidR="00C81C0C" w:rsidRDefault="00C81C0C" w:rsidP="004A585F">
            <w:pPr>
              <w:pStyle w:val="NormalArial11"/>
              <w:rPr>
                <w:sz w:val="20"/>
                <w:szCs w:val="20"/>
              </w:rPr>
            </w:pPr>
            <w:r>
              <w:rPr>
                <w:sz w:val="20"/>
                <w:szCs w:val="20"/>
              </w:rPr>
              <w:t>0.6</w:t>
            </w:r>
          </w:p>
        </w:tc>
        <w:tc>
          <w:tcPr>
            <w:tcW w:w="1820" w:type="dxa"/>
          </w:tcPr>
          <w:p w:rsidR="00C81C0C" w:rsidRDefault="00C81C0C" w:rsidP="004A585F">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rsidR="00C81C0C" w:rsidRDefault="00C81C0C"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5/18/2018</w:t>
            </w:r>
          </w:p>
        </w:tc>
        <w:tc>
          <w:tcPr>
            <w:tcW w:w="4841" w:type="dxa"/>
          </w:tcPr>
          <w:p w:rsidR="00C81C0C" w:rsidRDefault="00502E2D"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Finalized document and accepted all change marks.</w:t>
            </w:r>
          </w:p>
        </w:tc>
      </w:tr>
      <w:tr w:rsidR="00722CA7" w:rsidTr="001C3DDE">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rsidR="00722CA7" w:rsidRDefault="00722CA7" w:rsidP="001C3DDE">
            <w:pPr>
              <w:pStyle w:val="NormalArial11"/>
              <w:rPr>
                <w:sz w:val="20"/>
                <w:szCs w:val="20"/>
              </w:rPr>
            </w:pPr>
            <w:r>
              <w:rPr>
                <w:sz w:val="20"/>
                <w:szCs w:val="20"/>
              </w:rPr>
              <w:t>0.7</w:t>
            </w:r>
          </w:p>
        </w:tc>
        <w:tc>
          <w:tcPr>
            <w:tcW w:w="1820" w:type="dxa"/>
          </w:tcPr>
          <w:p w:rsidR="00722CA7" w:rsidRDefault="00722CA7" w:rsidP="001C3DDE">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rsidR="00722CA7" w:rsidRDefault="00722CA7" w:rsidP="001C3DDE">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9/10/2018</w:t>
            </w:r>
          </w:p>
        </w:tc>
        <w:tc>
          <w:tcPr>
            <w:tcW w:w="4841" w:type="dxa"/>
          </w:tcPr>
          <w:p w:rsidR="00722CA7" w:rsidRDefault="00722CA7" w:rsidP="001C3DDE">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Added J2735 Broadcast TIM published topic and upgrade to schemaVersion 6.</w:t>
            </w:r>
          </w:p>
        </w:tc>
      </w:tr>
      <w:tr w:rsidR="0056253B" w:rsidTr="001C3DDE">
        <w:trPr>
          <w:trHeight w:val="311"/>
          <w:ins w:id="0" w:author="Musavi, Hamid [USA]" w:date="2018-11-16T09:49:00Z"/>
        </w:trPr>
        <w:tc>
          <w:tcPr>
            <w:cnfStyle w:val="001000000000" w:firstRow="0" w:lastRow="0" w:firstColumn="1" w:lastColumn="0" w:oddVBand="0" w:evenVBand="0" w:oddHBand="0" w:evenHBand="0" w:firstRowFirstColumn="0" w:firstRowLastColumn="0" w:lastRowFirstColumn="0" w:lastRowLastColumn="0"/>
            <w:tcW w:w="1160" w:type="dxa"/>
          </w:tcPr>
          <w:p w:rsidR="0056253B" w:rsidRDefault="0056253B" w:rsidP="001C3DDE">
            <w:pPr>
              <w:pStyle w:val="NormalArial11"/>
              <w:rPr>
                <w:ins w:id="1" w:author="Musavi, Hamid [USA]" w:date="2018-11-16T09:49:00Z"/>
                <w:sz w:val="20"/>
                <w:szCs w:val="20"/>
              </w:rPr>
            </w:pPr>
            <w:ins w:id="2" w:author="Musavi, Hamid [USA]" w:date="2018-11-16T09:49:00Z">
              <w:r>
                <w:rPr>
                  <w:sz w:val="20"/>
                  <w:szCs w:val="20"/>
                </w:rPr>
                <w:t>0.8</w:t>
              </w:r>
            </w:ins>
          </w:p>
        </w:tc>
        <w:tc>
          <w:tcPr>
            <w:tcW w:w="1820" w:type="dxa"/>
          </w:tcPr>
          <w:p w:rsidR="0056253B" w:rsidRDefault="0056253B" w:rsidP="001C3DDE">
            <w:pPr>
              <w:pStyle w:val="NormalArial11"/>
              <w:jc w:val="left"/>
              <w:cnfStyle w:val="000000000000" w:firstRow="0" w:lastRow="0" w:firstColumn="0" w:lastColumn="0" w:oddVBand="0" w:evenVBand="0" w:oddHBand="0" w:evenHBand="0" w:firstRowFirstColumn="0" w:firstRowLastColumn="0" w:lastRowFirstColumn="0" w:lastRowLastColumn="0"/>
              <w:rPr>
                <w:ins w:id="3" w:author="Musavi, Hamid [USA]" w:date="2018-11-16T09:49:00Z"/>
                <w:sz w:val="20"/>
                <w:szCs w:val="20"/>
              </w:rPr>
            </w:pPr>
            <w:ins w:id="4" w:author="Musavi, Hamid [USA]" w:date="2018-11-16T09:49:00Z">
              <w:r>
                <w:rPr>
                  <w:sz w:val="20"/>
                  <w:szCs w:val="20"/>
                </w:rPr>
                <w:t>Hamid Musavi</w:t>
              </w:r>
            </w:ins>
          </w:p>
        </w:tc>
        <w:tc>
          <w:tcPr>
            <w:tcW w:w="1529" w:type="dxa"/>
          </w:tcPr>
          <w:p w:rsidR="0056253B" w:rsidRDefault="0056253B" w:rsidP="001C3DDE">
            <w:pPr>
              <w:pStyle w:val="NormalArial11"/>
              <w:cnfStyle w:val="000000000000" w:firstRow="0" w:lastRow="0" w:firstColumn="0" w:lastColumn="0" w:oddVBand="0" w:evenVBand="0" w:oddHBand="0" w:evenHBand="0" w:firstRowFirstColumn="0" w:firstRowLastColumn="0" w:lastRowFirstColumn="0" w:lastRowLastColumn="0"/>
              <w:rPr>
                <w:ins w:id="5" w:author="Musavi, Hamid [USA]" w:date="2018-11-16T09:49:00Z"/>
                <w:sz w:val="20"/>
                <w:szCs w:val="20"/>
              </w:rPr>
            </w:pPr>
            <w:ins w:id="6" w:author="Musavi, Hamid [USA]" w:date="2018-11-16T09:49:00Z">
              <w:r>
                <w:rPr>
                  <w:sz w:val="20"/>
                  <w:szCs w:val="20"/>
                </w:rPr>
                <w:t>11/16/2018</w:t>
              </w:r>
            </w:ins>
          </w:p>
        </w:tc>
        <w:tc>
          <w:tcPr>
            <w:tcW w:w="4841" w:type="dxa"/>
          </w:tcPr>
          <w:p w:rsidR="0056253B" w:rsidRDefault="0056253B" w:rsidP="001C3DDE">
            <w:pPr>
              <w:pStyle w:val="NormalArial11"/>
              <w:cnfStyle w:val="000000000000" w:firstRow="0" w:lastRow="0" w:firstColumn="0" w:lastColumn="0" w:oddVBand="0" w:evenVBand="0" w:oddHBand="0" w:evenHBand="0" w:firstRowFirstColumn="0" w:firstRowLastColumn="0" w:lastRowFirstColumn="0" w:lastRowLastColumn="0"/>
              <w:rPr>
                <w:ins w:id="7" w:author="Musavi, Hamid [USA]" w:date="2018-11-16T09:49:00Z"/>
                <w:sz w:val="20"/>
                <w:szCs w:val="20"/>
              </w:rPr>
            </w:pPr>
            <w:ins w:id="8" w:author="Musavi, Hamid [USA]" w:date="2018-11-16T09:49:00Z">
              <w:r>
                <w:rPr>
                  <w:sz w:val="20"/>
                  <w:szCs w:val="20"/>
                </w:rPr>
                <w:t>Moved RSU Index to RSU specific objects</w:t>
              </w:r>
            </w:ins>
            <w:ins w:id="9" w:author="Musavi, Hamid [USA]" w:date="2018-11-16T15:11:00Z">
              <w:r w:rsidR="00E225A1">
                <w:rPr>
                  <w:sz w:val="20"/>
                  <w:szCs w:val="20"/>
                </w:rPr>
                <w:t xml:space="preserve"> and obfuscated rsuPassword</w:t>
              </w:r>
            </w:ins>
          </w:p>
        </w:tc>
      </w:tr>
    </w:tbl>
    <w:p w:rsidR="008C1C89" w:rsidRDefault="008C1C89"/>
    <w:p w:rsidR="008C1C89" w:rsidRDefault="008C1C89">
      <w:r>
        <w:br w:type="page"/>
      </w:r>
      <w:bookmarkStart w:id="10" w:name="_GoBack"/>
      <w:bookmarkEnd w:id="10"/>
    </w:p>
    <w:p w:rsidR="00C54325" w:rsidRPr="00314B85" w:rsidRDefault="00C54325" w:rsidP="00C54325">
      <w:pPr>
        <w:pStyle w:val="Heading1"/>
        <w:keepNext w:val="0"/>
        <w:keepLines w:val="0"/>
        <w:spacing w:before="120" w:line="264" w:lineRule="auto"/>
      </w:pPr>
      <w:bookmarkStart w:id="11" w:name="_Toc464836202"/>
      <w:bookmarkStart w:id="12" w:name="_Toc483908130"/>
      <w:bookmarkStart w:id="13" w:name="_Toc512256589"/>
      <w:bookmarkStart w:id="14" w:name="_Toc530144491"/>
      <w:r w:rsidRPr="00314B85">
        <w:lastRenderedPageBreak/>
        <w:t>Introduction</w:t>
      </w:r>
      <w:bookmarkEnd w:id="11"/>
      <w:bookmarkEnd w:id="12"/>
      <w:bookmarkEnd w:id="13"/>
      <w:bookmarkEnd w:id="14"/>
    </w:p>
    <w:p w:rsidR="00C54325" w:rsidRDefault="00C54325" w:rsidP="00C54325">
      <w:pPr>
        <w:pStyle w:val="NormalArial11"/>
      </w:pPr>
      <w:r>
        <w:t>The Intelligent Transportation Systems Joint Program Office’s (ITS JPO) Operational Data Environment (ODE) is a real-time virtual data router that ingests and processes operational data from various connected devices—including vehicles, infrastructure, and traffic management centers—and distributes it to other devices and subscribing transportation management applications. Using the ITS ODE within intelligent transportation deployments increases data fluidity and interoperability while meeting operational needs and protecting user privacy. The software’s microservices architecture makes it easy to add new capabilities to meet local needs.</w:t>
      </w:r>
    </w:p>
    <w:p w:rsidR="00D23963" w:rsidRDefault="00C54325" w:rsidP="00C54325">
      <w:pPr>
        <w:pStyle w:val="NormalArial11"/>
      </w:pPr>
      <w:r>
        <w:t>This document describes the schema of the data published by the ODE to be consumed by client applications</w:t>
      </w:r>
      <w:r w:rsidR="00D1354D">
        <w:t>.</w:t>
      </w:r>
      <w:r w:rsidR="00D1354D" w:rsidRPr="00D1354D">
        <w:t xml:space="preserve"> </w:t>
      </w:r>
      <w:r w:rsidR="00D1354D">
        <w:t>For additional information about developing applications to interface with the ODE, refer to the ODE Users Guide.</w:t>
      </w:r>
      <w:sdt>
        <w:sdtPr>
          <w:id w:val="-1867505611"/>
          <w:citation/>
        </w:sdtPr>
        <w:sdtEndPr/>
        <w:sdtContent>
          <w:r w:rsidR="00D1354D">
            <w:fldChar w:fldCharType="begin"/>
          </w:r>
          <w:r w:rsidR="004A585F">
            <w:instrText xml:space="preserve">CITATION BAH_ODE_UG \l 1033 </w:instrText>
          </w:r>
          <w:r w:rsidR="00D1354D">
            <w:fldChar w:fldCharType="separate"/>
          </w:r>
          <w:r w:rsidR="00B9778E">
            <w:rPr>
              <w:noProof/>
            </w:rPr>
            <w:t xml:space="preserve"> (US DOT ITS JPO, 2018)</w:t>
          </w:r>
          <w:r w:rsidR="00D1354D">
            <w:fldChar w:fldCharType="end"/>
          </w:r>
        </w:sdtContent>
      </w:sdt>
    </w:p>
    <w:p w:rsidR="00CB0DBB" w:rsidRDefault="00D23963" w:rsidP="00D23963">
      <w:pPr>
        <w:pStyle w:val="Heading1"/>
      </w:pPr>
      <w:bookmarkStart w:id="15" w:name="_Toc530144492"/>
      <w:r>
        <w:t>Published Topics</w:t>
      </w:r>
      <w:bookmarkEnd w:id="15"/>
    </w:p>
    <w:p w:rsidR="008C1C89" w:rsidRDefault="008C1C89" w:rsidP="008C1C89">
      <w:r>
        <w:t>ODE publishes Connected Vehicle data via Kafka messaging platform. The data is streamed in two basic formats:</w:t>
      </w:r>
    </w:p>
    <w:p w:rsidR="008C1C89" w:rsidRDefault="008C1C89" w:rsidP="008C1C89">
      <w:pPr>
        <w:pStyle w:val="ListParagraph"/>
        <w:numPr>
          <w:ilvl w:val="0"/>
          <w:numId w:val="1"/>
        </w:numPr>
      </w:pPr>
      <w:r>
        <w:t>Plain Old Java Objects (POJO) – serialized in binary format</w:t>
      </w:r>
    </w:p>
    <w:p w:rsidR="008C1C89" w:rsidRDefault="008C1C89" w:rsidP="008C1C89">
      <w:pPr>
        <w:pStyle w:val="ListParagraph"/>
        <w:numPr>
          <w:ilvl w:val="0"/>
          <w:numId w:val="1"/>
        </w:numPr>
      </w:pPr>
      <w:r>
        <w:t>JavaScript Object Notation (JSON) – serialized in plain text format</w:t>
      </w:r>
    </w:p>
    <w:p w:rsidR="00CB0DBB" w:rsidRDefault="00CB0DBB" w:rsidP="00CB0DBB">
      <w:r>
        <w:t>The following table provides the name, record type and record format of the topics published by ODE.</w:t>
      </w:r>
    </w:p>
    <w:tbl>
      <w:tblPr>
        <w:tblStyle w:val="TableGrid"/>
        <w:tblW w:w="9355" w:type="dxa"/>
        <w:tblLayout w:type="fixed"/>
        <w:tblLook w:val="04A0" w:firstRow="1" w:lastRow="0" w:firstColumn="1" w:lastColumn="0" w:noHBand="0" w:noVBand="1"/>
      </w:tblPr>
      <w:tblGrid>
        <w:gridCol w:w="2695"/>
        <w:gridCol w:w="2880"/>
        <w:gridCol w:w="2790"/>
        <w:gridCol w:w="990"/>
      </w:tblGrid>
      <w:tr w:rsidR="00532F35" w:rsidRPr="00FA5D0B" w:rsidTr="00955C0A">
        <w:tc>
          <w:tcPr>
            <w:tcW w:w="2695" w:type="dxa"/>
          </w:tcPr>
          <w:p w:rsidR="00532F35" w:rsidRPr="00FA5D0B" w:rsidRDefault="00532F35" w:rsidP="00D23963">
            <w:r w:rsidRPr="00FA5D0B">
              <w:t>Topic Name</w:t>
            </w:r>
          </w:p>
        </w:tc>
        <w:tc>
          <w:tcPr>
            <w:tcW w:w="2880" w:type="dxa"/>
          </w:tcPr>
          <w:p w:rsidR="00532F35" w:rsidRPr="00FA5D0B" w:rsidRDefault="00532F35" w:rsidP="00D23963">
            <w:r>
              <w:t>Content Description</w:t>
            </w:r>
          </w:p>
        </w:tc>
        <w:tc>
          <w:tcPr>
            <w:tcW w:w="2790" w:type="dxa"/>
          </w:tcPr>
          <w:p w:rsidR="00532F35" w:rsidRPr="00FA5D0B" w:rsidRDefault="00532F35" w:rsidP="00D23963">
            <w:r w:rsidRPr="00FA5D0B">
              <w:t>Data Type</w:t>
            </w:r>
          </w:p>
        </w:tc>
        <w:tc>
          <w:tcPr>
            <w:tcW w:w="990" w:type="dxa"/>
          </w:tcPr>
          <w:p w:rsidR="00532F35" w:rsidRPr="00FA5D0B" w:rsidRDefault="00532F35" w:rsidP="00D23963">
            <w:r>
              <w:t>Format</w:t>
            </w:r>
          </w:p>
        </w:tc>
      </w:tr>
      <w:tr w:rsidR="00532F35" w:rsidRPr="00FA5D0B" w:rsidTr="00955C0A">
        <w:tc>
          <w:tcPr>
            <w:tcW w:w="2695" w:type="dxa"/>
          </w:tcPr>
          <w:p w:rsidR="00532F35" w:rsidRPr="00532F35" w:rsidRDefault="00532F35" w:rsidP="00D23963">
            <w:pPr>
              <w:rPr>
                <w:rFonts w:ascii="Courier New" w:hAnsi="Courier New" w:cs="Courier New"/>
              </w:rPr>
            </w:pPr>
            <w:r w:rsidRPr="00532F35">
              <w:rPr>
                <w:rFonts w:ascii="Courier New" w:hAnsi="Courier New" w:cs="Courier New"/>
              </w:rPr>
              <w:t>topic.OdeBsmPojo</w:t>
            </w:r>
          </w:p>
        </w:tc>
        <w:tc>
          <w:tcPr>
            <w:tcW w:w="2880" w:type="dxa"/>
          </w:tcPr>
          <w:p w:rsidR="00532F35" w:rsidRPr="00532F35" w:rsidRDefault="00B96478" w:rsidP="00D23963">
            <w:pPr>
              <w:keepNext/>
              <w:rPr>
                <w:rFonts w:cs="Courier New"/>
              </w:rPr>
            </w:pPr>
            <w:r>
              <w:rPr>
                <w:rFonts w:cs="Courier New"/>
              </w:rPr>
              <w:t xml:space="preserve">All </w:t>
            </w:r>
            <w:r w:rsidR="00532F35">
              <w:rPr>
                <w:rFonts w:cs="Courier New"/>
              </w:rPr>
              <w:t>Basic Safety Message</w:t>
            </w:r>
            <w:r>
              <w:rPr>
                <w:rFonts w:cs="Courier New"/>
              </w:rPr>
              <w:t>s process by ODE (u</w:t>
            </w:r>
            <w:r w:rsidRPr="00532F35">
              <w:rPr>
                <w:rFonts w:cs="Courier New"/>
              </w:rPr>
              <w:t>n</w:t>
            </w:r>
            <w:r>
              <w:rPr>
                <w:rFonts w:cs="Courier New"/>
              </w:rPr>
              <w:t>filtered and un-sanitized)</w:t>
            </w:r>
          </w:p>
        </w:tc>
        <w:tc>
          <w:tcPr>
            <w:tcW w:w="2790" w:type="dxa"/>
          </w:tcPr>
          <w:p w:rsidR="00532F35" w:rsidRPr="00FA5D0B" w:rsidRDefault="00532F35" w:rsidP="00D23963">
            <w:pPr>
              <w:keepNext/>
              <w:rPr>
                <w:b/>
              </w:rPr>
            </w:pPr>
            <w:r w:rsidRPr="00F47D65">
              <w:rPr>
                <w:rFonts w:ascii="Courier New" w:hAnsi="Courier New" w:cs="Courier New"/>
              </w:rPr>
              <w:t>us.dot.its.jpo.ode.model.OdeBsmData</w:t>
            </w:r>
          </w:p>
        </w:tc>
        <w:tc>
          <w:tcPr>
            <w:tcW w:w="990" w:type="dxa"/>
          </w:tcPr>
          <w:p w:rsidR="00532F35" w:rsidRPr="001A789C" w:rsidRDefault="00532F35" w:rsidP="00D23963">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topic.OdeBsmJson</w:t>
            </w:r>
          </w:p>
        </w:tc>
        <w:tc>
          <w:tcPr>
            <w:tcW w:w="2880" w:type="dxa"/>
          </w:tcPr>
          <w:p w:rsidR="00B96478" w:rsidRPr="00532F35" w:rsidRDefault="00B96478" w:rsidP="00B96478">
            <w:pPr>
              <w:keepNext/>
              <w:rPr>
                <w:rFonts w:cs="Courier New"/>
              </w:rPr>
            </w:pPr>
            <w:r>
              <w:rPr>
                <w:rFonts w:cs="Courier New"/>
              </w:rPr>
              <w:t>All Basic Safety Messages process by ODE (u</w:t>
            </w:r>
            <w:r w:rsidRPr="00532F35">
              <w:rPr>
                <w:rFonts w:cs="Courier New"/>
              </w:rPr>
              <w:t>n</w:t>
            </w:r>
            <w:r>
              <w:rPr>
                <w:rFonts w:cs="Courier New"/>
              </w:rPr>
              <w:t>filtered and un-sanitized)</w:t>
            </w:r>
          </w:p>
        </w:tc>
        <w:tc>
          <w:tcPr>
            <w:tcW w:w="2790" w:type="dxa"/>
          </w:tcPr>
          <w:p w:rsidR="00B96478" w:rsidRPr="00FA5D0B" w:rsidRDefault="00B96478" w:rsidP="00B96478">
            <w:pPr>
              <w:keepNext/>
              <w:rPr>
                <w:rFonts w:ascii="Courier New" w:hAnsi="Courier New" w:cs="Courier New"/>
              </w:rPr>
            </w:pPr>
            <w:r w:rsidRPr="00F47D65">
              <w:rPr>
                <w:rFonts w:ascii="Courier New" w:hAnsi="Courier New" w:cs="Courier New"/>
              </w:rPr>
              <w:t>us.dot.its.jpo.ode.model.OdeBsmData</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D23963">
            <w:pPr>
              <w:rPr>
                <w:rFonts w:ascii="Courier New" w:hAnsi="Courier New" w:cs="Courier New"/>
              </w:rPr>
            </w:pPr>
            <w:r w:rsidRPr="00532F35">
              <w:rPr>
                <w:rFonts w:ascii="Courier New" w:hAnsi="Courier New" w:cs="Courier New"/>
              </w:rPr>
              <w:t>topic.FilteredOdeBsmJson</w:t>
            </w:r>
          </w:p>
        </w:tc>
        <w:tc>
          <w:tcPr>
            <w:tcW w:w="2880" w:type="dxa"/>
          </w:tcPr>
          <w:p w:rsidR="00B96478" w:rsidRPr="00532F35" w:rsidRDefault="00B96478" w:rsidP="00D23963">
            <w:pPr>
              <w:keepNext/>
              <w:rPr>
                <w:rFonts w:cs="Courier New"/>
              </w:rPr>
            </w:pPr>
            <w:r>
              <w:rPr>
                <w:rFonts w:cs="Courier New"/>
              </w:rPr>
              <w:t>Filtered based on a configured Geo-fence and sanitized (PII removed) Basic Safety Message</w:t>
            </w:r>
          </w:p>
        </w:tc>
        <w:tc>
          <w:tcPr>
            <w:tcW w:w="2790" w:type="dxa"/>
          </w:tcPr>
          <w:p w:rsidR="00B96478" w:rsidRPr="00134262" w:rsidRDefault="00B96478" w:rsidP="00D23963">
            <w:pPr>
              <w:keepNext/>
              <w:rPr>
                <w:rFonts w:ascii="Courier New" w:hAnsi="Courier New" w:cs="Courier New"/>
              </w:rPr>
            </w:pPr>
            <w:r w:rsidRPr="00134262">
              <w:rPr>
                <w:rFonts w:ascii="Courier New" w:hAnsi="Courier New" w:cs="Courier New"/>
              </w:rPr>
              <w:t>us.dot.its.jpo.ode.model.OdeBsmData</w:t>
            </w:r>
          </w:p>
        </w:tc>
        <w:tc>
          <w:tcPr>
            <w:tcW w:w="990" w:type="dxa"/>
          </w:tcPr>
          <w:p w:rsidR="00B96478" w:rsidRPr="001A789C" w:rsidRDefault="00B96478" w:rsidP="00D23963">
            <w:pPr>
              <w:keepNext/>
              <w:rPr>
                <w:rFonts w:cs="Courier New"/>
              </w:rPr>
            </w:pPr>
            <w:r w:rsidRPr="001A789C">
              <w:rPr>
                <w:rFonts w:cs="Courier New"/>
              </w:rPr>
              <w:t>JSON</w:t>
            </w:r>
          </w:p>
        </w:tc>
      </w:tr>
      <w:tr w:rsidR="00532F35" w:rsidRPr="00FA5D0B" w:rsidTr="00955C0A">
        <w:tc>
          <w:tcPr>
            <w:tcW w:w="2695" w:type="dxa"/>
          </w:tcPr>
          <w:p w:rsidR="00532F35" w:rsidRPr="00532F35" w:rsidRDefault="00532F35" w:rsidP="00532F35">
            <w:pPr>
              <w:rPr>
                <w:rFonts w:ascii="Courier New" w:hAnsi="Courier New" w:cs="Courier New"/>
              </w:rPr>
            </w:pPr>
            <w:r w:rsidRPr="00532F35">
              <w:rPr>
                <w:rFonts w:ascii="Courier New" w:hAnsi="Courier New" w:cs="Courier New"/>
              </w:rPr>
              <w:t>topic.OdeBsmRxPojo</w:t>
            </w:r>
          </w:p>
        </w:tc>
        <w:tc>
          <w:tcPr>
            <w:tcW w:w="2880" w:type="dxa"/>
          </w:tcPr>
          <w:p w:rsidR="00532F35" w:rsidRPr="00532F35" w:rsidRDefault="00532F35" w:rsidP="00532F35">
            <w:pPr>
              <w:keepNext/>
              <w:rPr>
                <w:rFonts w:cs="Courier New"/>
              </w:rPr>
            </w:pPr>
            <w:r w:rsidRPr="00532F35">
              <w:rPr>
                <w:rFonts w:cs="Courier New"/>
              </w:rPr>
              <w:t>Un</w:t>
            </w:r>
            <w:r>
              <w:rPr>
                <w:rFonts w:cs="Courier New"/>
              </w:rPr>
              <w:t>filtered and un-sanitized Basic Safety Message</w:t>
            </w:r>
            <w:r w:rsidR="00B96478">
              <w:rPr>
                <w:rFonts w:cs="Courier New"/>
              </w:rPr>
              <w:t xml:space="preserve"> r</w:t>
            </w:r>
            <w:r>
              <w:rPr>
                <w:rFonts w:cs="Courier New"/>
              </w:rPr>
              <w:t xml:space="preserve">eceived </w:t>
            </w:r>
            <w:r w:rsidR="00B96478">
              <w:rPr>
                <w:rFonts w:cs="Courier New"/>
              </w:rPr>
              <w:t>by the Ego Vehicle (EV) OBU from a Remote Vehicles (RV)</w:t>
            </w:r>
          </w:p>
        </w:tc>
        <w:tc>
          <w:tcPr>
            <w:tcW w:w="2790" w:type="dxa"/>
          </w:tcPr>
          <w:p w:rsidR="00532F35" w:rsidRPr="00FA5D0B" w:rsidRDefault="00532F35" w:rsidP="00532F35">
            <w:pPr>
              <w:keepNext/>
              <w:rPr>
                <w:rFonts w:ascii="Courier New" w:hAnsi="Courier New" w:cs="Courier New"/>
              </w:rPr>
            </w:pPr>
            <w:r w:rsidRPr="00134262">
              <w:rPr>
                <w:rFonts w:ascii="Courier New" w:hAnsi="Courier New" w:cs="Courier New"/>
              </w:rPr>
              <w:t>us.dot.its.jpo.ode.model.OdeBsmData</w:t>
            </w:r>
          </w:p>
        </w:tc>
        <w:tc>
          <w:tcPr>
            <w:tcW w:w="990" w:type="dxa"/>
          </w:tcPr>
          <w:p w:rsidR="00532F35" w:rsidRPr="001A789C" w:rsidRDefault="00532F35" w:rsidP="00532F35">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topic.OdeBsmTxPojo</w:t>
            </w:r>
          </w:p>
        </w:tc>
        <w:tc>
          <w:tcPr>
            <w:tcW w:w="2880" w:type="dxa"/>
          </w:tcPr>
          <w:p w:rsidR="00B96478" w:rsidRPr="00532F35" w:rsidRDefault="00B96478" w:rsidP="00B96478">
            <w:pPr>
              <w:keepNext/>
              <w:rPr>
                <w:rFonts w:cs="Courier New"/>
              </w:rPr>
            </w:pPr>
            <w:r w:rsidRPr="00532F35">
              <w:rPr>
                <w:rFonts w:cs="Courier New"/>
              </w:rPr>
              <w:t>Un</w:t>
            </w:r>
            <w:r>
              <w:rPr>
                <w:rFonts w:cs="Courier New"/>
              </w:rPr>
              <w:t>filtered and un-sanitized Basic Safety Message transmitted by the Ego Vehicle (EV) OBU</w:t>
            </w:r>
          </w:p>
        </w:tc>
        <w:tc>
          <w:tcPr>
            <w:tcW w:w="2790" w:type="dxa"/>
          </w:tcPr>
          <w:p w:rsidR="00B96478" w:rsidRPr="00FA5D0B" w:rsidRDefault="00B96478" w:rsidP="00B96478">
            <w:pPr>
              <w:keepNext/>
              <w:rPr>
                <w:rFonts w:ascii="Courier New" w:hAnsi="Courier New" w:cs="Courier New"/>
              </w:rPr>
            </w:pPr>
            <w:r w:rsidRPr="00134262">
              <w:rPr>
                <w:rFonts w:ascii="Courier New" w:hAnsi="Courier New" w:cs="Courier New"/>
              </w:rPr>
              <w:t>us.dot.its.jpo.ode.model.OdeBsmData</w:t>
            </w:r>
          </w:p>
        </w:tc>
        <w:tc>
          <w:tcPr>
            <w:tcW w:w="990" w:type="dxa"/>
          </w:tcPr>
          <w:p w:rsidR="00B96478" w:rsidRPr="001A789C" w:rsidRDefault="00B96478" w:rsidP="00B96478">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topic.OdeBsmDuringEventPojo</w:t>
            </w:r>
          </w:p>
        </w:tc>
        <w:tc>
          <w:tcPr>
            <w:tcW w:w="2880" w:type="dxa"/>
          </w:tcPr>
          <w:p w:rsidR="00B96478" w:rsidRPr="00532F35" w:rsidRDefault="00B96478" w:rsidP="00B96478">
            <w:pPr>
              <w:keepNext/>
              <w:rPr>
                <w:rFonts w:cs="Courier New"/>
              </w:rPr>
            </w:pPr>
            <w:r w:rsidRPr="00532F35">
              <w:rPr>
                <w:rFonts w:cs="Courier New"/>
              </w:rPr>
              <w:t>Un</w:t>
            </w:r>
            <w:r>
              <w:rPr>
                <w:rFonts w:cs="Courier New"/>
              </w:rPr>
              <w:t xml:space="preserve">filtered and un-sanitized Basic Safety Message received by the Ego Vehicle (EV) OBU from a Remote </w:t>
            </w:r>
            <w:r>
              <w:rPr>
                <w:rFonts w:cs="Courier New"/>
              </w:rPr>
              <w:lastRenderedPageBreak/>
              <w:t>Vehicles (RV) during an event.</w:t>
            </w:r>
          </w:p>
        </w:tc>
        <w:tc>
          <w:tcPr>
            <w:tcW w:w="2790" w:type="dxa"/>
          </w:tcPr>
          <w:p w:rsidR="00B96478" w:rsidRPr="00134262" w:rsidRDefault="00B96478" w:rsidP="00B96478">
            <w:pPr>
              <w:keepNext/>
              <w:rPr>
                <w:rFonts w:ascii="Courier New" w:hAnsi="Courier New" w:cs="Courier New"/>
              </w:rPr>
            </w:pPr>
            <w:r w:rsidRPr="00134262">
              <w:rPr>
                <w:rFonts w:ascii="Courier New" w:hAnsi="Courier New" w:cs="Courier New"/>
              </w:rPr>
              <w:lastRenderedPageBreak/>
              <w:t>us.dot.its.jpo.ode.model.OdeBsmData</w:t>
            </w:r>
          </w:p>
        </w:tc>
        <w:tc>
          <w:tcPr>
            <w:tcW w:w="990" w:type="dxa"/>
          </w:tcPr>
          <w:p w:rsidR="00B96478" w:rsidRPr="001A789C" w:rsidRDefault="00B96478" w:rsidP="00B96478">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topic.OdeTimJson</w:t>
            </w:r>
          </w:p>
        </w:tc>
        <w:tc>
          <w:tcPr>
            <w:tcW w:w="2880" w:type="dxa"/>
          </w:tcPr>
          <w:p w:rsidR="00B96478" w:rsidRPr="00532F35" w:rsidRDefault="009C4A87" w:rsidP="00B96478">
            <w:pPr>
              <w:keepNext/>
              <w:rPr>
                <w:rFonts w:cs="Courier New"/>
              </w:rPr>
            </w:pPr>
            <w:r>
              <w:rPr>
                <w:rFonts w:cs="Courier New"/>
              </w:rPr>
              <w:t xml:space="preserve">All </w:t>
            </w:r>
            <w:r w:rsidR="00B96478">
              <w:rPr>
                <w:rFonts w:cs="Courier New"/>
              </w:rPr>
              <w:t>Traveler Information Message</w:t>
            </w:r>
            <w:r>
              <w:rPr>
                <w:rFonts w:cs="Courier New"/>
              </w:rPr>
              <w:t xml:space="preserve"> processed by ODE (u</w:t>
            </w:r>
            <w:r w:rsidRPr="00532F35">
              <w:rPr>
                <w:rFonts w:cs="Courier New"/>
              </w:rPr>
              <w:t>n</w:t>
            </w:r>
            <w:r>
              <w:rPr>
                <w:rFonts w:cs="Courier New"/>
              </w:rPr>
              <w:t>filtered and un-sanitized)</w:t>
            </w:r>
          </w:p>
        </w:tc>
        <w:tc>
          <w:tcPr>
            <w:tcW w:w="2790" w:type="dxa"/>
          </w:tcPr>
          <w:p w:rsidR="00B96478" w:rsidRPr="00134262" w:rsidRDefault="00B96478" w:rsidP="00B96478">
            <w:pPr>
              <w:keepNext/>
              <w:rPr>
                <w:rFonts w:ascii="Courier New" w:hAnsi="Courier New" w:cs="Courier New"/>
              </w:rPr>
            </w:pPr>
            <w:r>
              <w:rPr>
                <w:rFonts w:ascii="Courier New" w:hAnsi="Courier New" w:cs="Courier New"/>
              </w:rPr>
              <w:t>J2735 TravelerInformation</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topic.FilteredOdeTimJson</w:t>
            </w:r>
          </w:p>
        </w:tc>
        <w:tc>
          <w:tcPr>
            <w:tcW w:w="2880" w:type="dxa"/>
          </w:tcPr>
          <w:p w:rsidR="00B96478" w:rsidRPr="00532F35" w:rsidRDefault="00B96478" w:rsidP="00B96478">
            <w:pPr>
              <w:keepNext/>
              <w:rPr>
                <w:rFonts w:cs="Courier New"/>
              </w:rPr>
            </w:pPr>
            <w:r>
              <w:rPr>
                <w:rFonts w:cs="Courier New"/>
              </w:rPr>
              <w:t>Filtered based on a configured Geo-fence and sanitized (PII removed) Traveler Information Message</w:t>
            </w:r>
          </w:p>
        </w:tc>
        <w:tc>
          <w:tcPr>
            <w:tcW w:w="2790" w:type="dxa"/>
          </w:tcPr>
          <w:p w:rsidR="00B96478" w:rsidRPr="00134262" w:rsidRDefault="00B96478" w:rsidP="00B96478">
            <w:pPr>
              <w:keepNext/>
              <w:rPr>
                <w:rFonts w:ascii="Courier New" w:hAnsi="Courier New" w:cs="Courier New"/>
              </w:rPr>
            </w:pPr>
            <w:r>
              <w:rPr>
                <w:rFonts w:ascii="Courier New" w:hAnsi="Courier New" w:cs="Courier New"/>
              </w:rPr>
              <w:t>J2735 TravelerInformation</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topic.OdeDNMsgJson</w:t>
            </w:r>
          </w:p>
        </w:tc>
        <w:tc>
          <w:tcPr>
            <w:tcW w:w="2880" w:type="dxa"/>
          </w:tcPr>
          <w:p w:rsidR="00B96478" w:rsidRPr="00532F35" w:rsidRDefault="00B96478" w:rsidP="00B96478">
            <w:pPr>
              <w:keepNext/>
              <w:rPr>
                <w:rFonts w:cs="Courier New"/>
              </w:rPr>
            </w:pPr>
            <w:r w:rsidRPr="00532F35">
              <w:rPr>
                <w:rFonts w:cs="Courier New"/>
              </w:rPr>
              <w:t>Un</w:t>
            </w:r>
            <w:r>
              <w:rPr>
                <w:rFonts w:cs="Courier New"/>
              </w:rPr>
              <w:t>filtered and un-sanitized Traveler Information Message containing a Distress Notification received by EV</w:t>
            </w:r>
          </w:p>
        </w:tc>
        <w:tc>
          <w:tcPr>
            <w:tcW w:w="2790" w:type="dxa"/>
          </w:tcPr>
          <w:p w:rsidR="00B96478" w:rsidRPr="00134262" w:rsidRDefault="00B96478" w:rsidP="00B96478">
            <w:pPr>
              <w:keepNext/>
              <w:rPr>
                <w:rFonts w:ascii="Courier New" w:hAnsi="Courier New" w:cs="Courier New"/>
              </w:rPr>
            </w:pPr>
            <w:r>
              <w:rPr>
                <w:rFonts w:ascii="Courier New" w:hAnsi="Courier New" w:cs="Courier New"/>
              </w:rPr>
              <w:t>J2735 TravelerInformation</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topic.OdeTimRxJson</w:t>
            </w:r>
          </w:p>
        </w:tc>
        <w:tc>
          <w:tcPr>
            <w:tcW w:w="2880" w:type="dxa"/>
          </w:tcPr>
          <w:p w:rsidR="00B96478" w:rsidRPr="00532F35" w:rsidRDefault="00B96478" w:rsidP="00B96478">
            <w:pPr>
              <w:keepNext/>
              <w:rPr>
                <w:rFonts w:cs="Courier New"/>
              </w:rPr>
            </w:pPr>
            <w:r w:rsidRPr="00532F35">
              <w:rPr>
                <w:rFonts w:cs="Courier New"/>
              </w:rPr>
              <w:t>Un</w:t>
            </w:r>
            <w:r>
              <w:rPr>
                <w:rFonts w:cs="Courier New"/>
              </w:rPr>
              <w:t>filtered and un-sanitized Traveler Information Message received by the Ego Vehicle (EV) OBU from a Remote Vehicles (RV)</w:t>
            </w:r>
          </w:p>
        </w:tc>
        <w:tc>
          <w:tcPr>
            <w:tcW w:w="2790" w:type="dxa"/>
          </w:tcPr>
          <w:p w:rsidR="00B96478" w:rsidRDefault="00B96478" w:rsidP="00B96478">
            <w:pPr>
              <w:keepNext/>
              <w:rPr>
                <w:rFonts w:ascii="Courier New" w:hAnsi="Courier New" w:cs="Courier New"/>
              </w:rPr>
            </w:pPr>
            <w:r>
              <w:rPr>
                <w:rFonts w:ascii="Courier New" w:hAnsi="Courier New" w:cs="Courier New"/>
              </w:rPr>
              <w:t>J2735 TravelerInformation</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topic.OdeTimBroadcastPojo</w:t>
            </w:r>
          </w:p>
        </w:tc>
        <w:tc>
          <w:tcPr>
            <w:tcW w:w="2880" w:type="dxa"/>
          </w:tcPr>
          <w:p w:rsidR="00B96478" w:rsidRPr="00532F35" w:rsidRDefault="00B96478" w:rsidP="00B96478">
            <w:pPr>
              <w:keepNext/>
              <w:rPr>
                <w:rFonts w:cs="Courier New"/>
              </w:rPr>
            </w:pPr>
            <w:r>
              <w:rPr>
                <w:rFonts w:cs="Courier New"/>
              </w:rPr>
              <w:t>Traveler Information Message broadcast by Transportation Management Center (TMC)</w:t>
            </w:r>
          </w:p>
        </w:tc>
        <w:tc>
          <w:tcPr>
            <w:tcW w:w="2790" w:type="dxa"/>
          </w:tcPr>
          <w:p w:rsidR="00B96478" w:rsidRDefault="00B96478" w:rsidP="00B96478">
            <w:pPr>
              <w:keepNext/>
              <w:rPr>
                <w:rFonts w:ascii="Courier New" w:hAnsi="Courier New" w:cs="Courier New"/>
              </w:rPr>
            </w:pPr>
            <w:r w:rsidRPr="00F47D65">
              <w:rPr>
                <w:rFonts w:ascii="Courier New" w:hAnsi="Courier New" w:cs="Courier New"/>
              </w:rPr>
              <w:t>us.dot.its.jpo.ode.model.OdeTimData</w:t>
            </w:r>
          </w:p>
        </w:tc>
        <w:tc>
          <w:tcPr>
            <w:tcW w:w="990" w:type="dxa"/>
          </w:tcPr>
          <w:p w:rsidR="00B96478" w:rsidRPr="001A789C" w:rsidRDefault="00B96478" w:rsidP="00B96478">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topic.OdeTimBroadcastJson</w:t>
            </w:r>
          </w:p>
        </w:tc>
        <w:tc>
          <w:tcPr>
            <w:tcW w:w="2880" w:type="dxa"/>
          </w:tcPr>
          <w:p w:rsidR="00B96478" w:rsidRPr="00532F35" w:rsidRDefault="00B96478" w:rsidP="00B96478">
            <w:pPr>
              <w:keepNext/>
              <w:rPr>
                <w:rFonts w:cs="Courier New"/>
              </w:rPr>
            </w:pPr>
            <w:r>
              <w:rPr>
                <w:rFonts w:cs="Courier New"/>
              </w:rPr>
              <w:t xml:space="preserve">Traveler Information Message broadcast </w:t>
            </w:r>
            <w:r w:rsidR="006F7F91">
              <w:rPr>
                <w:rFonts w:cs="Courier New"/>
              </w:rPr>
              <w:t xml:space="preserve">request received from </w:t>
            </w:r>
            <w:r>
              <w:rPr>
                <w:rFonts w:cs="Courier New"/>
              </w:rPr>
              <w:t>Transportation Management Center (TMC)</w:t>
            </w:r>
          </w:p>
        </w:tc>
        <w:tc>
          <w:tcPr>
            <w:tcW w:w="2790" w:type="dxa"/>
          </w:tcPr>
          <w:p w:rsidR="00B96478" w:rsidRPr="00F47D65" w:rsidRDefault="00B96478" w:rsidP="00B96478">
            <w:pPr>
              <w:keepNext/>
              <w:rPr>
                <w:rFonts w:ascii="Courier New" w:hAnsi="Courier New" w:cs="Courier New"/>
              </w:rPr>
            </w:pPr>
            <w:r w:rsidRPr="00F47D65">
              <w:rPr>
                <w:rFonts w:ascii="Courier New" w:hAnsi="Courier New" w:cs="Courier New"/>
              </w:rPr>
              <w:t>us.dot.its.jpo.ode.model.OdeTimData</w:t>
            </w:r>
          </w:p>
        </w:tc>
        <w:tc>
          <w:tcPr>
            <w:tcW w:w="990" w:type="dxa"/>
          </w:tcPr>
          <w:p w:rsidR="00B96478" w:rsidRPr="00A50733" w:rsidRDefault="00B96478" w:rsidP="00B96478">
            <w:pPr>
              <w:keepNext/>
              <w:rPr>
                <w:rFonts w:cs="Courier New"/>
              </w:rPr>
            </w:pPr>
            <w:r w:rsidRPr="00A50733">
              <w:rPr>
                <w:rFonts w:cs="Courier New"/>
              </w:rPr>
              <w:t>JSON</w:t>
            </w:r>
          </w:p>
        </w:tc>
      </w:tr>
      <w:tr w:rsidR="00CC3809" w:rsidRPr="00FA5D0B" w:rsidTr="00312028">
        <w:tc>
          <w:tcPr>
            <w:tcW w:w="2695" w:type="dxa"/>
          </w:tcPr>
          <w:p w:rsidR="00CC3809" w:rsidRPr="00532F35" w:rsidRDefault="00CC3809" w:rsidP="00CC3809">
            <w:pPr>
              <w:rPr>
                <w:rFonts w:ascii="Courier New" w:hAnsi="Courier New" w:cs="Courier New"/>
              </w:rPr>
            </w:pPr>
            <w:r w:rsidRPr="00532F35">
              <w:rPr>
                <w:rFonts w:ascii="Courier New" w:hAnsi="Courier New" w:cs="Courier New"/>
              </w:rPr>
              <w:t>topic.</w:t>
            </w:r>
            <w:r>
              <w:rPr>
                <w:rFonts w:ascii="Courier New" w:hAnsi="Courier New" w:cs="Courier New"/>
              </w:rPr>
              <w:t>J2735</w:t>
            </w:r>
            <w:r w:rsidRPr="00532F35">
              <w:rPr>
                <w:rFonts w:ascii="Courier New" w:hAnsi="Courier New" w:cs="Courier New"/>
              </w:rPr>
              <w:t>TimBroadcastJson</w:t>
            </w:r>
          </w:p>
        </w:tc>
        <w:tc>
          <w:tcPr>
            <w:tcW w:w="2880" w:type="dxa"/>
          </w:tcPr>
          <w:p w:rsidR="00CC3809" w:rsidRPr="00532F35" w:rsidRDefault="00CC3809" w:rsidP="00CC3809">
            <w:pPr>
              <w:keepNext/>
              <w:rPr>
                <w:rFonts w:cs="Courier New"/>
              </w:rPr>
            </w:pPr>
            <w:r>
              <w:rPr>
                <w:rFonts w:cs="Courier New"/>
              </w:rPr>
              <w:t>Traveler Information Message broadcast by</w:t>
            </w:r>
            <w:r w:rsidR="006F7F91">
              <w:rPr>
                <w:rFonts w:cs="Courier New"/>
              </w:rPr>
              <w:t xml:space="preserve"> the ODE according to the TIM broadcast request received from</w:t>
            </w:r>
            <w:r>
              <w:rPr>
                <w:rFonts w:cs="Courier New"/>
              </w:rPr>
              <w:t xml:space="preserve"> Transportation Management Center (TMC)</w:t>
            </w:r>
          </w:p>
        </w:tc>
        <w:tc>
          <w:tcPr>
            <w:tcW w:w="2790" w:type="dxa"/>
          </w:tcPr>
          <w:p w:rsidR="00CC3809" w:rsidRPr="00F47D65" w:rsidRDefault="00CC3809" w:rsidP="00CC3809">
            <w:pPr>
              <w:keepNext/>
              <w:rPr>
                <w:rFonts w:ascii="Courier New" w:hAnsi="Courier New" w:cs="Courier New"/>
              </w:rPr>
            </w:pPr>
            <w:r>
              <w:rPr>
                <w:rFonts w:ascii="Courier New" w:hAnsi="Courier New" w:cs="Courier New"/>
              </w:rPr>
              <w:t>J2735 TravelerInformation</w:t>
            </w:r>
          </w:p>
        </w:tc>
        <w:tc>
          <w:tcPr>
            <w:tcW w:w="990" w:type="dxa"/>
          </w:tcPr>
          <w:p w:rsidR="00CC3809" w:rsidRPr="00A50733" w:rsidRDefault="00CC3809" w:rsidP="00CC3809">
            <w:pPr>
              <w:keepNext/>
              <w:rPr>
                <w:rFonts w:cs="Courier New"/>
              </w:rPr>
            </w:pPr>
            <w:r w:rsidRPr="00A50733">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topic.OdeDriverAlertJson</w:t>
            </w:r>
          </w:p>
        </w:tc>
        <w:tc>
          <w:tcPr>
            <w:tcW w:w="2880" w:type="dxa"/>
          </w:tcPr>
          <w:p w:rsidR="00B96478" w:rsidRPr="00532F35" w:rsidRDefault="009C4A87" w:rsidP="00B96478">
            <w:pPr>
              <w:keepNext/>
              <w:rPr>
                <w:rFonts w:cs="Courier New"/>
              </w:rPr>
            </w:pPr>
            <w:r>
              <w:rPr>
                <w:rFonts w:cs="Courier New"/>
              </w:rPr>
              <w:t>Driver Alert messages received by the EV OBU</w:t>
            </w:r>
          </w:p>
        </w:tc>
        <w:tc>
          <w:tcPr>
            <w:tcW w:w="2790" w:type="dxa"/>
          </w:tcPr>
          <w:p w:rsidR="00B96478" w:rsidRPr="00F47D65" w:rsidRDefault="00B96478" w:rsidP="00B96478">
            <w:pPr>
              <w:keepNext/>
              <w:rPr>
                <w:rFonts w:ascii="Courier New" w:hAnsi="Courier New" w:cs="Courier New"/>
              </w:rPr>
            </w:pPr>
            <w:r w:rsidRPr="00532F35">
              <w:rPr>
                <w:rFonts w:ascii="Courier New" w:hAnsi="Courier New" w:cs="Courier New"/>
              </w:rPr>
              <w:t>us.dot.its.jpo.ode.model.OdeDriverAlertData</w:t>
            </w:r>
          </w:p>
        </w:tc>
        <w:tc>
          <w:tcPr>
            <w:tcW w:w="990" w:type="dxa"/>
          </w:tcPr>
          <w:p w:rsidR="00B96478" w:rsidRPr="00A50733" w:rsidRDefault="00B96478" w:rsidP="00D23963">
            <w:pPr>
              <w:keepNext/>
              <w:rPr>
                <w:rFonts w:cs="Courier New"/>
              </w:rPr>
            </w:pPr>
            <w:r w:rsidRPr="00A50733">
              <w:rPr>
                <w:rFonts w:cs="Courier New"/>
              </w:rPr>
              <w:t>JSON</w:t>
            </w:r>
          </w:p>
        </w:tc>
      </w:tr>
    </w:tbl>
    <w:p w:rsidR="00D23963" w:rsidRDefault="00D23963" w:rsidP="00D23963">
      <w:pPr>
        <w:pStyle w:val="Caption"/>
      </w:pPr>
      <w:r>
        <w:t xml:space="preserve">Table </w:t>
      </w:r>
      <w:r w:rsidR="00A07801">
        <w:fldChar w:fldCharType="begin"/>
      </w:r>
      <w:r w:rsidR="00A07801">
        <w:instrText xml:space="preserve"> SEQ Table \* ARABIC </w:instrText>
      </w:r>
      <w:r w:rsidR="00A07801">
        <w:fldChar w:fldCharType="separate"/>
      </w:r>
      <w:r w:rsidR="00B9778E">
        <w:rPr>
          <w:noProof/>
        </w:rPr>
        <w:t>1</w:t>
      </w:r>
      <w:r w:rsidR="00A07801">
        <w:rPr>
          <w:noProof/>
        </w:rPr>
        <w:fldChar w:fldCharType="end"/>
      </w:r>
      <w:r>
        <w:t xml:space="preserve"> - ODE Published Topics</w:t>
      </w:r>
    </w:p>
    <w:p w:rsidR="00D23963" w:rsidRDefault="00ED77CC" w:rsidP="008268A7">
      <w:pPr>
        <w:pStyle w:val="Heading1"/>
      </w:pPr>
      <w:bookmarkStart w:id="16" w:name="_Toc530144493"/>
      <w:r>
        <w:t>Common</w:t>
      </w:r>
      <w:r w:rsidR="00D23963">
        <w:t xml:space="preserve"> Data Schemas</w:t>
      </w:r>
      <w:bookmarkEnd w:id="16"/>
    </w:p>
    <w:p w:rsidR="00C54325" w:rsidRDefault="00C54325" w:rsidP="00C54325">
      <w:r>
        <w:t>ODE output data is provided from the following sources:</w:t>
      </w:r>
    </w:p>
    <w:p w:rsidR="00C54325" w:rsidRDefault="00C54325" w:rsidP="00C54325">
      <w:pPr>
        <w:pStyle w:val="ListParagraph"/>
        <w:numPr>
          <w:ilvl w:val="0"/>
          <w:numId w:val="40"/>
        </w:numPr>
      </w:pPr>
      <w:r>
        <w:t>OBU Log files uploaded to ODE. These log files may contain one or more of the following data types:</w:t>
      </w:r>
    </w:p>
    <w:p w:rsidR="00C54325" w:rsidRDefault="00C54325" w:rsidP="00C54325">
      <w:pPr>
        <w:pStyle w:val="ListParagraph"/>
        <w:numPr>
          <w:ilvl w:val="1"/>
          <w:numId w:val="40"/>
        </w:numPr>
      </w:pPr>
      <w:r>
        <w:t>J2735</w:t>
      </w:r>
      <w:sdt>
        <w:sdtPr>
          <w:id w:val="-463575201"/>
          <w:citation/>
        </w:sdtPr>
        <w:sdtEndPr/>
        <w:sdtContent>
          <w:r>
            <w:fldChar w:fldCharType="begin"/>
          </w:r>
          <w:r w:rsidR="004A585F">
            <w:instrText xml:space="preserve">CITATION J2735_201603 \l 1033 </w:instrText>
          </w:r>
          <w:r>
            <w:fldChar w:fldCharType="separate"/>
          </w:r>
          <w:r w:rsidR="00B9778E">
            <w:rPr>
              <w:noProof/>
            </w:rPr>
            <w:t xml:space="preserve"> (SAE International, 2016)</w:t>
          </w:r>
          <w:r>
            <w:fldChar w:fldCharType="end"/>
          </w:r>
        </w:sdtContent>
      </w:sdt>
      <w:r>
        <w:t xml:space="preserve"> Basic Safety Message (BSM)</w:t>
      </w:r>
    </w:p>
    <w:p w:rsidR="00C54325" w:rsidRDefault="00C54325" w:rsidP="00C54325">
      <w:pPr>
        <w:pStyle w:val="ListParagraph"/>
        <w:numPr>
          <w:ilvl w:val="1"/>
          <w:numId w:val="40"/>
        </w:numPr>
      </w:pPr>
      <w:r>
        <w:t>J2735</w:t>
      </w:r>
      <w:sdt>
        <w:sdtPr>
          <w:id w:val="1330866381"/>
          <w:citation/>
        </w:sdtPr>
        <w:sdtEndPr/>
        <w:sdtContent>
          <w:r>
            <w:fldChar w:fldCharType="begin"/>
          </w:r>
          <w:r w:rsidR="004A585F">
            <w:instrText xml:space="preserve">CITATION J2735_201603 \l 1033 </w:instrText>
          </w:r>
          <w:r>
            <w:fldChar w:fldCharType="separate"/>
          </w:r>
          <w:r w:rsidR="00B9778E">
            <w:rPr>
              <w:noProof/>
            </w:rPr>
            <w:t xml:space="preserve"> (SAE International, 2016)</w:t>
          </w:r>
          <w:r>
            <w:fldChar w:fldCharType="end"/>
          </w:r>
        </w:sdtContent>
      </w:sdt>
      <w:r>
        <w:t xml:space="preserve"> Traveler Information Message (TIM)</w:t>
      </w:r>
    </w:p>
    <w:p w:rsidR="00C54325" w:rsidRDefault="00C54325" w:rsidP="00C54325">
      <w:pPr>
        <w:pStyle w:val="ListParagraph"/>
        <w:numPr>
          <w:ilvl w:val="1"/>
          <w:numId w:val="40"/>
        </w:numPr>
      </w:pPr>
      <w:r>
        <w:t>Driver alert message</w:t>
      </w:r>
    </w:p>
    <w:p w:rsidR="00C54325" w:rsidRPr="00C54325" w:rsidRDefault="00C54325" w:rsidP="00C54325">
      <w:pPr>
        <w:pStyle w:val="ListParagraph"/>
        <w:numPr>
          <w:ilvl w:val="1"/>
          <w:numId w:val="40"/>
        </w:numPr>
      </w:pPr>
      <w:r>
        <w:lastRenderedPageBreak/>
        <w:t>TIM deposit request from Transportation Management Center (TMC)</w:t>
      </w:r>
    </w:p>
    <w:p w:rsidR="00D23963" w:rsidRDefault="00D23963" w:rsidP="008268A7">
      <w:pPr>
        <w:pStyle w:val="Heading2"/>
      </w:pPr>
      <w:bookmarkStart w:id="17" w:name="_Toc462052304"/>
      <w:bookmarkStart w:id="18" w:name="_Toc483908188"/>
      <w:bookmarkStart w:id="19" w:name="_Toc530144494"/>
      <w:r w:rsidRPr="00145701">
        <w:t>ODE Data</w:t>
      </w:r>
      <w:bookmarkEnd w:id="17"/>
      <w:bookmarkEnd w:id="18"/>
      <w:bookmarkEnd w:id="19"/>
    </w:p>
    <w:p w:rsidR="00D23963" w:rsidRPr="000702E5" w:rsidRDefault="00C117BA" w:rsidP="008268A7">
      <w:r>
        <w:t>The top-</w:t>
      </w:r>
      <w:r w:rsidR="00D23963">
        <w:t xml:space="preserve">level structure of ODE Data Message is defined in the </w:t>
      </w:r>
      <w:r w:rsidR="00D23963">
        <w:fldChar w:fldCharType="begin"/>
      </w:r>
      <w:r w:rsidR="00D23963">
        <w:instrText xml:space="preserve"> REF _Ref504554250 \h </w:instrText>
      </w:r>
      <w:r w:rsidR="00D23963">
        <w:fldChar w:fldCharType="separate"/>
      </w:r>
      <w:r w:rsidR="00B9778E">
        <w:t xml:space="preserve">Table </w:t>
      </w:r>
      <w:r w:rsidR="00B9778E">
        <w:rPr>
          <w:noProof/>
        </w:rPr>
        <w:t>2</w:t>
      </w:r>
      <w:r w:rsidR="00D23963">
        <w:fldChar w:fldCharType="end"/>
      </w:r>
      <w:r w:rsidR="00F70BA7">
        <w:t xml:space="preserve"> </w:t>
      </w:r>
      <w:r w:rsidR="00D23963">
        <w:t>below:</w:t>
      </w:r>
    </w:p>
    <w:tbl>
      <w:tblPr>
        <w:tblStyle w:val="TableGrid"/>
        <w:tblW w:w="9360" w:type="dxa"/>
        <w:tblInd w:w="-5" w:type="dxa"/>
        <w:tblLook w:val="04A0" w:firstRow="1" w:lastRow="0" w:firstColumn="1" w:lastColumn="0" w:noHBand="0" w:noVBand="1"/>
      </w:tblPr>
      <w:tblGrid>
        <w:gridCol w:w="1616"/>
        <w:gridCol w:w="4144"/>
        <w:gridCol w:w="3600"/>
      </w:tblGrid>
      <w:tr w:rsidR="00D23963" w:rsidRPr="006E5FF6" w:rsidTr="00955C0A">
        <w:tc>
          <w:tcPr>
            <w:tcW w:w="1616" w:type="dxa"/>
          </w:tcPr>
          <w:p w:rsidR="00D23963" w:rsidRPr="006E5FF6" w:rsidRDefault="00D23963" w:rsidP="008268A7">
            <w:pPr>
              <w:rPr>
                <w:b/>
              </w:rPr>
            </w:pPr>
            <w:r w:rsidRPr="006E5FF6">
              <w:rPr>
                <w:b/>
              </w:rPr>
              <w:t>Name</w:t>
            </w:r>
          </w:p>
        </w:tc>
        <w:tc>
          <w:tcPr>
            <w:tcW w:w="4144" w:type="dxa"/>
          </w:tcPr>
          <w:p w:rsidR="00D23963" w:rsidRPr="006E5FF6" w:rsidRDefault="00D23963" w:rsidP="008268A7">
            <w:pPr>
              <w:rPr>
                <w:b/>
              </w:rPr>
            </w:pPr>
            <w:r w:rsidRPr="006E5FF6">
              <w:rPr>
                <w:b/>
              </w:rPr>
              <w:t>Type</w:t>
            </w:r>
          </w:p>
        </w:tc>
        <w:tc>
          <w:tcPr>
            <w:tcW w:w="3600" w:type="dxa"/>
          </w:tcPr>
          <w:p w:rsidR="00D23963" w:rsidRPr="006E5FF6" w:rsidRDefault="00D23963" w:rsidP="008268A7">
            <w:pPr>
              <w:rPr>
                <w:b/>
              </w:rPr>
            </w:pPr>
            <w:r w:rsidRPr="006E5FF6">
              <w:rPr>
                <w:b/>
              </w:rPr>
              <w:t>Description</w:t>
            </w:r>
          </w:p>
        </w:tc>
      </w:tr>
      <w:tr w:rsidR="00D23963" w:rsidRPr="003E745F" w:rsidTr="00955C0A">
        <w:tc>
          <w:tcPr>
            <w:tcW w:w="1616" w:type="dxa"/>
          </w:tcPr>
          <w:p w:rsidR="00D23963" w:rsidRPr="003E745F" w:rsidRDefault="00D23963" w:rsidP="008268A7">
            <w:r>
              <w:rPr>
                <w:rFonts w:ascii="Courier New" w:hAnsi="Courier New" w:cs="Courier New"/>
              </w:rPr>
              <w:t>metadata</w:t>
            </w:r>
          </w:p>
        </w:tc>
        <w:tc>
          <w:tcPr>
            <w:tcW w:w="4144" w:type="dxa"/>
          </w:tcPr>
          <w:p w:rsidR="00D23963" w:rsidRPr="000901B3" w:rsidRDefault="00D23963" w:rsidP="008268A7">
            <w:pPr>
              <w:rPr>
                <w:rFonts w:ascii="Courier New" w:hAnsi="Courier New" w:cs="Courier New"/>
              </w:rPr>
            </w:pPr>
            <w:r>
              <w:rPr>
                <w:rFonts w:ascii="Courier New" w:hAnsi="Courier New" w:cs="Courier New"/>
              </w:rPr>
              <w:t xml:space="preserve">One of </w:t>
            </w:r>
            <w:hyperlink w:anchor="_ODE_Message_Metadata" w:history="1">
              <w:r w:rsidRPr="00F33F98">
                <w:rPr>
                  <w:rStyle w:val="Hyperlink"/>
                  <w:rFonts w:ascii="Courier New" w:hAnsi="Courier New" w:cs="Courier New"/>
                </w:rPr>
                <w:t>OdeMsgMetadata</w:t>
              </w:r>
            </w:hyperlink>
            <w:r>
              <w:rPr>
                <w:rFonts w:ascii="Courier New" w:hAnsi="Courier New" w:cs="Courier New"/>
              </w:rPr>
              <w:t xml:space="preserve"> types</w:t>
            </w:r>
          </w:p>
        </w:tc>
        <w:tc>
          <w:tcPr>
            <w:tcW w:w="3600" w:type="dxa"/>
          </w:tcPr>
          <w:p w:rsidR="00D23963" w:rsidRPr="003E745F" w:rsidRDefault="00D23963" w:rsidP="008268A7">
            <w:r>
              <w:t xml:space="preserve">See section </w:t>
            </w:r>
            <w:r>
              <w:fldChar w:fldCharType="begin"/>
            </w:r>
            <w:r>
              <w:instrText xml:space="preserve"> REF _Ref471813394 \r \h  \* MERGEFORMAT </w:instrText>
            </w:r>
            <w:r>
              <w:fldChar w:fldCharType="separate"/>
            </w:r>
            <w:r w:rsidR="00B9778E">
              <w:t>3.2</w:t>
            </w:r>
            <w:r>
              <w:fldChar w:fldCharType="end"/>
            </w:r>
          </w:p>
        </w:tc>
      </w:tr>
      <w:tr w:rsidR="00D23963" w:rsidRPr="003E745F" w:rsidTr="00955C0A">
        <w:tc>
          <w:tcPr>
            <w:tcW w:w="1616" w:type="dxa"/>
          </w:tcPr>
          <w:p w:rsidR="00D23963" w:rsidRPr="000D041D" w:rsidRDefault="00D23963" w:rsidP="008268A7">
            <w:pPr>
              <w:rPr>
                <w:rFonts w:ascii="Courier New" w:hAnsi="Courier New" w:cs="Courier New"/>
              </w:rPr>
            </w:pPr>
            <w:r>
              <w:rPr>
                <w:rFonts w:ascii="Courier New" w:hAnsi="Courier New" w:cs="Courier New"/>
              </w:rPr>
              <w:t>payload</w:t>
            </w:r>
          </w:p>
        </w:tc>
        <w:tc>
          <w:tcPr>
            <w:tcW w:w="4144" w:type="dxa"/>
          </w:tcPr>
          <w:p w:rsidR="00D23963" w:rsidRPr="000D041D" w:rsidRDefault="00D23963" w:rsidP="008268A7">
            <w:pPr>
              <w:rPr>
                <w:rFonts w:ascii="Courier New" w:hAnsi="Courier New" w:cs="Courier New"/>
              </w:rPr>
            </w:pPr>
            <w:r>
              <w:rPr>
                <w:rFonts w:ascii="Courier New" w:hAnsi="Courier New" w:cs="Courier New"/>
              </w:rPr>
              <w:t xml:space="preserve">One of </w:t>
            </w:r>
            <w:hyperlink w:anchor="_ODE_Data_Message" w:history="1">
              <w:r w:rsidRPr="00543224">
                <w:rPr>
                  <w:rStyle w:val="Hyperlink"/>
                  <w:rFonts w:ascii="Courier New" w:hAnsi="Courier New" w:cs="Courier New"/>
                </w:rPr>
                <w:t>OdeMsgPayload</w:t>
              </w:r>
            </w:hyperlink>
            <w:r>
              <w:rPr>
                <w:rFonts w:ascii="Courier New" w:hAnsi="Courier New" w:cs="Courier New"/>
              </w:rPr>
              <w:t xml:space="preserve"> types. </w:t>
            </w:r>
          </w:p>
        </w:tc>
        <w:tc>
          <w:tcPr>
            <w:tcW w:w="3600" w:type="dxa"/>
          </w:tcPr>
          <w:p w:rsidR="00D23963" w:rsidRPr="003E745F" w:rsidRDefault="00D23963" w:rsidP="008268A7">
            <w:r>
              <w:rPr>
                <w:rFonts w:ascii="Courier New" w:hAnsi="Courier New" w:cs="Courier New"/>
              </w:rPr>
              <w:t xml:space="preserve">See section </w:t>
            </w:r>
            <w:r>
              <w:rPr>
                <w:rFonts w:ascii="Courier New" w:hAnsi="Courier New" w:cs="Courier New"/>
              </w:rPr>
              <w:fldChar w:fldCharType="begin"/>
            </w:r>
            <w:r>
              <w:rPr>
                <w:rFonts w:ascii="Courier New" w:hAnsi="Courier New" w:cs="Courier New"/>
              </w:rPr>
              <w:instrText xml:space="preserve"> REF _Ref471813434 \r \h </w:instrText>
            </w:r>
            <w:r>
              <w:rPr>
                <w:rFonts w:ascii="Courier New" w:hAnsi="Courier New" w:cs="Courier New"/>
              </w:rPr>
            </w:r>
            <w:r>
              <w:rPr>
                <w:rFonts w:ascii="Courier New" w:hAnsi="Courier New" w:cs="Courier New"/>
              </w:rPr>
              <w:fldChar w:fldCharType="separate"/>
            </w:r>
            <w:r w:rsidR="00B9778E">
              <w:rPr>
                <w:rFonts w:ascii="Courier New" w:hAnsi="Courier New" w:cs="Courier New"/>
              </w:rPr>
              <w:t>3.6</w:t>
            </w:r>
            <w:r>
              <w:rPr>
                <w:rFonts w:ascii="Courier New" w:hAnsi="Courier New" w:cs="Courier New"/>
              </w:rPr>
              <w:fldChar w:fldCharType="end"/>
            </w:r>
            <w:r>
              <w:rPr>
                <w:rFonts w:ascii="Courier New" w:hAnsi="Courier New" w:cs="Courier New"/>
              </w:rPr>
              <w:t xml:space="preserve"> and its subsections</w:t>
            </w:r>
          </w:p>
        </w:tc>
      </w:tr>
    </w:tbl>
    <w:p w:rsidR="00D23963" w:rsidRDefault="00D23963" w:rsidP="008268A7">
      <w:pPr>
        <w:pStyle w:val="Caption"/>
      </w:pPr>
      <w:bookmarkStart w:id="20" w:name="_Ref504554250"/>
      <w:bookmarkStart w:id="21" w:name="_Toc441572980"/>
      <w:bookmarkStart w:id="22" w:name="_Toc456253308"/>
      <w:r>
        <w:t xml:space="preserve">Table </w:t>
      </w:r>
      <w:r w:rsidR="00A07801">
        <w:fldChar w:fldCharType="begin"/>
      </w:r>
      <w:r w:rsidR="00A07801">
        <w:instrText xml:space="preserve"> SEQ Table \* ARABIC </w:instrText>
      </w:r>
      <w:r w:rsidR="00A07801">
        <w:fldChar w:fldCharType="separate"/>
      </w:r>
      <w:r w:rsidR="00B9778E">
        <w:rPr>
          <w:noProof/>
        </w:rPr>
        <w:t>2</w:t>
      </w:r>
      <w:r w:rsidR="00A07801">
        <w:rPr>
          <w:noProof/>
        </w:rPr>
        <w:fldChar w:fldCharType="end"/>
      </w:r>
      <w:bookmarkEnd w:id="20"/>
      <w:r>
        <w:t xml:space="preserve"> – OdeData</w:t>
      </w:r>
      <w:bookmarkEnd w:id="21"/>
      <w:bookmarkEnd w:id="22"/>
    </w:p>
    <w:p w:rsidR="00D23963" w:rsidRDefault="00D23963" w:rsidP="008268A7">
      <w:pPr>
        <w:pStyle w:val="Heading2"/>
      </w:pPr>
      <w:bookmarkStart w:id="23" w:name="_ODE_Message_Metadata"/>
      <w:bookmarkStart w:id="24" w:name="_Toc462052305"/>
      <w:bookmarkStart w:id="25" w:name="_Ref471813394"/>
      <w:bookmarkStart w:id="26" w:name="_Toc483908189"/>
      <w:bookmarkStart w:id="27" w:name="_Toc530144495"/>
      <w:bookmarkEnd w:id="23"/>
      <w:r w:rsidRPr="00284BEB">
        <w:t>ODE Message Metadata</w:t>
      </w:r>
      <w:bookmarkEnd w:id="24"/>
      <w:bookmarkEnd w:id="25"/>
      <w:bookmarkEnd w:id="26"/>
      <w:bookmarkEnd w:id="27"/>
    </w:p>
    <w:p w:rsidR="00D23963" w:rsidRPr="00F33F98" w:rsidRDefault="00D23963" w:rsidP="008268A7">
      <w:pPr>
        <w:pStyle w:val="Caption"/>
        <w:rPr>
          <w:b w:val="0"/>
        </w:rPr>
      </w:pPr>
      <w:r w:rsidRPr="0089135F">
        <w:rPr>
          <w:b w:val="0"/>
        </w:rPr>
        <w:t xml:space="preserve">The structure of OdeMsgMetadata is defined in </w:t>
      </w:r>
      <w:r w:rsidR="0089135F">
        <w:rPr>
          <w:b w:val="0"/>
        </w:rPr>
        <w:fldChar w:fldCharType="begin"/>
      </w:r>
      <w:r w:rsidR="0089135F">
        <w:rPr>
          <w:b w:val="0"/>
        </w:rPr>
        <w:instrText xml:space="preserve"> REF _Ref512003542 \h </w:instrText>
      </w:r>
      <w:r w:rsidR="0089135F">
        <w:rPr>
          <w:b w:val="0"/>
        </w:rPr>
      </w:r>
      <w:r w:rsidR="0089135F">
        <w:rPr>
          <w:b w:val="0"/>
        </w:rPr>
        <w:fldChar w:fldCharType="separate"/>
      </w:r>
      <w:r w:rsidR="00B9778E">
        <w:t xml:space="preserve">Table </w:t>
      </w:r>
      <w:r w:rsidR="00B9778E">
        <w:rPr>
          <w:noProof/>
        </w:rPr>
        <w:t>3</w:t>
      </w:r>
      <w:r w:rsidR="0089135F">
        <w:rPr>
          <w:b w:val="0"/>
        </w:rPr>
        <w:fldChar w:fldCharType="end"/>
      </w:r>
      <w:r w:rsidR="00F33F98">
        <w:rPr>
          <w:b w:val="0"/>
        </w:rPr>
        <w:t xml:space="preserve">. </w:t>
      </w:r>
    </w:p>
    <w:tbl>
      <w:tblPr>
        <w:tblStyle w:val="TableGrid"/>
        <w:tblW w:w="0" w:type="auto"/>
        <w:tblLayout w:type="fixed"/>
        <w:tblLook w:val="04A0" w:firstRow="1" w:lastRow="0" w:firstColumn="1" w:lastColumn="0" w:noHBand="0" w:noVBand="1"/>
      </w:tblPr>
      <w:tblGrid>
        <w:gridCol w:w="2695"/>
        <w:gridCol w:w="2430"/>
        <w:gridCol w:w="4225"/>
      </w:tblGrid>
      <w:tr w:rsidR="00064973" w:rsidRPr="006E5FF6" w:rsidTr="00E0724D">
        <w:tc>
          <w:tcPr>
            <w:tcW w:w="2695" w:type="dxa"/>
          </w:tcPr>
          <w:p w:rsidR="00064973" w:rsidRPr="006E5FF6" w:rsidRDefault="00064973" w:rsidP="008268A7">
            <w:pPr>
              <w:rPr>
                <w:b/>
              </w:rPr>
            </w:pPr>
            <w:r w:rsidRPr="006E5FF6">
              <w:rPr>
                <w:b/>
              </w:rPr>
              <w:t>Name</w:t>
            </w:r>
          </w:p>
        </w:tc>
        <w:tc>
          <w:tcPr>
            <w:tcW w:w="2430" w:type="dxa"/>
          </w:tcPr>
          <w:p w:rsidR="00064973" w:rsidRPr="006E5FF6" w:rsidRDefault="00064973" w:rsidP="008268A7">
            <w:pPr>
              <w:rPr>
                <w:b/>
              </w:rPr>
            </w:pPr>
            <w:r w:rsidRPr="006E5FF6">
              <w:rPr>
                <w:b/>
              </w:rPr>
              <w:t>Type</w:t>
            </w:r>
          </w:p>
        </w:tc>
        <w:tc>
          <w:tcPr>
            <w:tcW w:w="4225" w:type="dxa"/>
          </w:tcPr>
          <w:p w:rsidR="00064973" w:rsidRPr="006E5FF6" w:rsidRDefault="00064973" w:rsidP="008268A7">
            <w:pPr>
              <w:rPr>
                <w:b/>
              </w:rPr>
            </w:pPr>
            <w:r w:rsidRPr="006E5FF6">
              <w:rPr>
                <w:b/>
              </w:rPr>
              <w:t>Description</w:t>
            </w:r>
          </w:p>
          <w:p w:rsidR="00064973" w:rsidRPr="006E5FF6" w:rsidRDefault="00064973" w:rsidP="008268A7">
            <w:pPr>
              <w:rPr>
                <w:b/>
              </w:rPr>
            </w:pPr>
          </w:p>
        </w:tc>
      </w:tr>
      <w:tr w:rsidR="00E0724D" w:rsidRPr="003E745F" w:rsidTr="00284194">
        <w:tc>
          <w:tcPr>
            <w:tcW w:w="2695" w:type="dxa"/>
          </w:tcPr>
          <w:p w:rsidR="00E0724D" w:rsidRPr="006A024C" w:rsidRDefault="00E0724D" w:rsidP="00284194">
            <w:pPr>
              <w:rPr>
                <w:rFonts w:ascii="Courier New" w:hAnsi="Courier New" w:cs="Courier New"/>
              </w:rPr>
            </w:pPr>
            <w:r w:rsidRPr="006A024C">
              <w:rPr>
                <w:rFonts w:ascii="Courier New" w:hAnsi="Courier New" w:cs="Courier New"/>
              </w:rPr>
              <w:t>bsmSource</w:t>
            </w:r>
            <w:r>
              <w:rPr>
                <w:rStyle w:val="FootnoteReference"/>
                <w:rFonts w:ascii="Courier New" w:hAnsi="Courier New" w:cs="Courier New"/>
              </w:rPr>
              <w:footnoteReference w:id="1"/>
            </w:r>
          </w:p>
        </w:tc>
        <w:tc>
          <w:tcPr>
            <w:tcW w:w="2430" w:type="dxa"/>
          </w:tcPr>
          <w:p w:rsidR="00E0724D" w:rsidRPr="006A024C" w:rsidRDefault="00E0724D" w:rsidP="00284194">
            <w:pPr>
              <w:rPr>
                <w:rFonts w:ascii="Courier New" w:hAnsi="Courier New" w:cs="Courier New"/>
              </w:rPr>
            </w:pPr>
            <w:r>
              <w:rPr>
                <w:rFonts w:ascii="Courier New" w:hAnsi="Courier New" w:cs="Courier New"/>
              </w:rPr>
              <w:t>String</w:t>
            </w:r>
          </w:p>
        </w:tc>
        <w:tc>
          <w:tcPr>
            <w:tcW w:w="4225" w:type="dxa"/>
          </w:tcPr>
          <w:p w:rsidR="00E0724D" w:rsidRDefault="00E0724D" w:rsidP="00284194">
            <w:pPr>
              <w:keepNext/>
            </w:pPr>
            <w:r>
              <w:t>Present for BSM data only, one of</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color w:val="000000"/>
                <w:sz w:val="20"/>
                <w:szCs w:val="20"/>
                <w:highlight w:val="lightGray"/>
              </w:rPr>
              <w:t>BsmSource</w:t>
            </w:r>
            <w:r>
              <w:rPr>
                <w:rFonts w:ascii="Consolas" w:hAnsi="Consolas" w:cs="Consolas"/>
                <w:color w:val="000000"/>
                <w:sz w:val="20"/>
                <w:szCs w:val="20"/>
              </w:rPr>
              <w:t xml:space="preserve"> {</w:t>
            </w:r>
            <w:r>
              <w:rPr>
                <w:rFonts w:ascii="Consolas" w:hAnsi="Consolas" w:cs="Consolas"/>
                <w:b/>
                <w:bCs/>
                <w:i/>
                <w:iCs/>
                <w:color w:val="0000C0"/>
                <w:sz w:val="20"/>
                <w:szCs w:val="20"/>
              </w:rPr>
              <w:t>EV</w:t>
            </w:r>
            <w:r>
              <w:rPr>
                <w:rFonts w:ascii="Consolas" w:hAnsi="Consolas" w:cs="Consolas"/>
                <w:color w:val="000000"/>
                <w:sz w:val="20"/>
                <w:szCs w:val="20"/>
              </w:rPr>
              <w:t xml:space="preserve">, </w:t>
            </w:r>
            <w:r>
              <w:rPr>
                <w:rFonts w:ascii="Consolas" w:hAnsi="Consolas" w:cs="Consolas"/>
                <w:b/>
                <w:bCs/>
                <w:i/>
                <w:iCs/>
                <w:color w:val="0000C0"/>
                <w:sz w:val="20"/>
                <w:szCs w:val="20"/>
              </w:rPr>
              <w:t>RV</w:t>
            </w:r>
            <w:r>
              <w:rPr>
                <w:rFonts w:ascii="Consolas" w:hAnsi="Consolas" w:cs="Consolas"/>
                <w:color w:val="000000"/>
                <w:sz w:val="20"/>
                <w:szCs w:val="20"/>
              </w:rPr>
              <w:t xml:space="preserve">, </w:t>
            </w:r>
            <w:r>
              <w:rPr>
                <w:rFonts w:ascii="Consolas" w:hAnsi="Consolas" w:cs="Consolas"/>
                <w:b/>
                <w:bCs/>
                <w:i/>
                <w:iCs/>
                <w:color w:val="0000C0"/>
                <w:sz w:val="20"/>
                <w:szCs w:val="20"/>
              </w:rPr>
              <w:t>unknown</w:t>
            </w:r>
            <w:r>
              <w:rPr>
                <w:rFonts w:ascii="Consolas" w:hAnsi="Consolas" w:cs="Consolas"/>
                <w:color w:val="000000"/>
                <w:sz w:val="20"/>
                <w:szCs w:val="20"/>
              </w:rPr>
              <w:t xml:space="preserve">} </w:t>
            </w:r>
            <w:r w:rsidRPr="000901B3">
              <w:t>constants</w:t>
            </w:r>
            <w:r>
              <w:t>.</w:t>
            </w:r>
          </w:p>
        </w:tc>
      </w:tr>
      <w:tr w:rsidR="00A50733" w:rsidRPr="003E745F" w:rsidTr="00284194">
        <w:tc>
          <w:tcPr>
            <w:tcW w:w="2695" w:type="dxa"/>
          </w:tcPr>
          <w:p w:rsidR="00A50733" w:rsidRPr="00E8307D" w:rsidRDefault="00A50733" w:rsidP="00284194">
            <w:pPr>
              <w:rPr>
                <w:rFonts w:ascii="Courier New" w:hAnsi="Courier New" w:cs="Courier New"/>
              </w:rPr>
            </w:pPr>
            <w:r w:rsidRPr="006A024C">
              <w:rPr>
                <w:rFonts w:ascii="Courier New" w:hAnsi="Courier New" w:cs="Courier New"/>
              </w:rPr>
              <w:t>Encodings</w:t>
            </w:r>
          </w:p>
        </w:tc>
        <w:tc>
          <w:tcPr>
            <w:tcW w:w="2430" w:type="dxa"/>
          </w:tcPr>
          <w:p w:rsidR="00A50733" w:rsidRPr="00E8307D" w:rsidRDefault="00A50733" w:rsidP="00284194">
            <w:pPr>
              <w:rPr>
                <w:rFonts w:ascii="Courier New" w:hAnsi="Courier New" w:cs="Courier New"/>
              </w:rPr>
            </w:pPr>
            <w:r>
              <w:rPr>
                <w:rFonts w:ascii="Courier New" w:hAnsi="Courier New" w:cs="Courier New"/>
              </w:rPr>
              <w:t xml:space="preserve">Array of </w:t>
            </w:r>
            <w:hyperlink w:anchor="_Encodings" w:history="1">
              <w:r w:rsidRPr="00064973">
                <w:rPr>
                  <w:rStyle w:val="Hyperlink"/>
                  <w:rFonts w:ascii="Courier New" w:hAnsi="Courier New" w:cs="Courier New"/>
                </w:rPr>
                <w:t>Encoding</w:t>
              </w:r>
            </w:hyperlink>
          </w:p>
        </w:tc>
        <w:tc>
          <w:tcPr>
            <w:tcW w:w="4225" w:type="dxa"/>
          </w:tcPr>
          <w:p w:rsidR="00A50733" w:rsidRDefault="00A50733" w:rsidP="00284194">
            <w:pPr>
              <w:autoSpaceDE w:val="0"/>
              <w:autoSpaceDN w:val="0"/>
              <w:adjustRightInd w:val="0"/>
            </w:pPr>
            <w:r>
              <w:t xml:space="preserve">A list of </w:t>
            </w:r>
            <w:hyperlink w:anchor="_ASN.1_Encodings" w:history="1">
              <w:r w:rsidRPr="00A50733">
                <w:rPr>
                  <w:rStyle w:val="Hyperlink"/>
                </w:rPr>
                <w:t>Asn1Encodings</w:t>
              </w:r>
            </w:hyperlink>
            <w:r>
              <w:t xml:space="preserve">. See section </w:t>
            </w:r>
            <w:r>
              <w:fldChar w:fldCharType="begin"/>
            </w:r>
            <w:r>
              <w:instrText xml:space="preserve"> REF _Ref511810641 \r \h </w:instrText>
            </w:r>
            <w:r>
              <w:fldChar w:fldCharType="separate"/>
            </w:r>
            <w:r>
              <w:t>3.4</w:t>
            </w:r>
            <w:r>
              <w:fldChar w:fldCharType="end"/>
            </w:r>
          </w:p>
        </w:tc>
      </w:tr>
      <w:tr w:rsidR="00E0724D" w:rsidRPr="003E745F" w:rsidTr="00E0724D">
        <w:tc>
          <w:tcPr>
            <w:tcW w:w="2695" w:type="dxa"/>
          </w:tcPr>
          <w:p w:rsidR="00E0724D" w:rsidRDefault="00E0724D" w:rsidP="00284194">
            <w:pPr>
              <w:rPr>
                <w:rFonts w:ascii="Courier New" w:hAnsi="Courier New" w:cs="Courier New"/>
              </w:rPr>
            </w:pPr>
            <w:r w:rsidRPr="00E8307D">
              <w:rPr>
                <w:rFonts w:ascii="Courier New" w:hAnsi="Courier New" w:cs="Courier New"/>
              </w:rPr>
              <w:t>logFileName</w:t>
            </w:r>
          </w:p>
        </w:tc>
        <w:tc>
          <w:tcPr>
            <w:tcW w:w="2430" w:type="dxa"/>
          </w:tcPr>
          <w:p w:rsidR="00E0724D" w:rsidRPr="000901B3" w:rsidRDefault="00E0724D" w:rsidP="00284194">
            <w:pPr>
              <w:rPr>
                <w:rFonts w:ascii="Courier New" w:hAnsi="Courier New" w:cs="Courier New"/>
              </w:rPr>
            </w:pPr>
            <w:r w:rsidRPr="000901B3">
              <w:rPr>
                <w:rFonts w:ascii="Courier New" w:hAnsi="Courier New" w:cs="Courier New"/>
              </w:rPr>
              <w:t>String</w:t>
            </w:r>
          </w:p>
        </w:tc>
        <w:tc>
          <w:tcPr>
            <w:tcW w:w="4225" w:type="dxa"/>
          </w:tcPr>
          <w:p w:rsidR="00E0724D" w:rsidRDefault="00E0724D" w:rsidP="00284194">
            <w:pPr>
              <w:keepNext/>
            </w:pPr>
            <w:r>
              <w:t>Simple name of the log file ingested. This element is defined in OdeLogMetadata</w:t>
            </w:r>
          </w:p>
        </w:tc>
      </w:tr>
      <w:tr w:rsidR="00E0724D" w:rsidRPr="003E745F" w:rsidTr="00E0724D">
        <w:tc>
          <w:tcPr>
            <w:tcW w:w="2695" w:type="dxa"/>
          </w:tcPr>
          <w:p w:rsidR="00E0724D" w:rsidRDefault="00E0724D" w:rsidP="00284194">
            <w:pPr>
              <w:rPr>
                <w:rFonts w:ascii="Courier New" w:hAnsi="Courier New" w:cs="Courier New"/>
              </w:rPr>
            </w:pPr>
            <w:r w:rsidRPr="007568DF">
              <w:rPr>
                <w:rFonts w:ascii="Courier New" w:hAnsi="Courier New" w:cs="Courier New"/>
              </w:rPr>
              <w:t>odeReceivedAt</w:t>
            </w:r>
            <w:r>
              <w:rPr>
                <w:rStyle w:val="EndnoteReference"/>
                <w:rFonts w:ascii="Courier New" w:hAnsi="Courier New" w:cs="Courier New"/>
              </w:rPr>
              <w:endnoteReference w:id="1"/>
            </w:r>
            <w:r>
              <w:rPr>
                <w:rStyle w:val="FootnoteReference"/>
                <w:rFonts w:ascii="Courier New" w:hAnsi="Courier New" w:cs="Courier New"/>
              </w:rPr>
              <w:footnoteReference w:id="2"/>
            </w:r>
          </w:p>
        </w:tc>
        <w:tc>
          <w:tcPr>
            <w:tcW w:w="2430" w:type="dxa"/>
          </w:tcPr>
          <w:p w:rsidR="00E0724D" w:rsidRDefault="00E0724D" w:rsidP="00284194">
            <w:pPr>
              <w:rPr>
                <w:rFonts w:ascii="Courier New" w:hAnsi="Courier New" w:cs="Courier New"/>
              </w:rPr>
            </w:pPr>
            <w:r>
              <w:rPr>
                <w:rFonts w:ascii="Courier New" w:hAnsi="Courier New" w:cs="Courier New"/>
              </w:rPr>
              <w:t>String</w:t>
            </w:r>
          </w:p>
        </w:tc>
        <w:tc>
          <w:tcPr>
            <w:tcW w:w="4225" w:type="dxa"/>
          </w:tcPr>
          <w:p w:rsidR="00E0724D" w:rsidRPr="003E745F" w:rsidRDefault="00E0724D" w:rsidP="00284194">
            <w:pPr>
              <w:keepNext/>
            </w:pPr>
            <w:r>
              <w:t xml:space="preserve">The date and time that the payload paired with this metadata was received by the ODE. </w:t>
            </w:r>
            <w:r>
              <w:rPr>
                <w:rFonts w:ascii="Segoe UI" w:hAnsi="Segoe UI" w:cs="Segoe UI"/>
                <w:sz w:val="18"/>
                <w:szCs w:val="18"/>
              </w:rPr>
              <w:t xml:space="preserve">The ISO date-time format : </w:t>
            </w:r>
            <w:r w:rsidRPr="00515E5E">
              <w:rPr>
                <w:b/>
              </w:rPr>
              <w:t>yyyy-MM-ddThh:mm:ss.sssZ</w:t>
            </w:r>
            <w:r>
              <w:rPr>
                <w:rFonts w:ascii="Segoe UI" w:hAnsi="Segoe UI" w:cs="Segoe UI"/>
                <w:sz w:val="18"/>
                <w:szCs w:val="18"/>
              </w:rPr>
              <w:t xml:space="preserve">, such as </w:t>
            </w:r>
            <w:r w:rsidRPr="008B1559">
              <w:rPr>
                <w:rFonts w:ascii="Courier New" w:hAnsi="Courier New" w:cs="Courier New"/>
                <w:sz w:val="20"/>
                <w:szCs w:val="20"/>
              </w:rPr>
              <w:t>2017-10-25T22:38:59.592Z</w:t>
            </w:r>
            <w:r>
              <w:rPr>
                <w:rFonts w:ascii="Segoe UI" w:hAnsi="Segoe UI" w:cs="Segoe UI"/>
                <w:sz w:val="18"/>
                <w:szCs w:val="18"/>
              </w:rPr>
              <w:t>'.</w:t>
            </w:r>
          </w:p>
        </w:tc>
      </w:tr>
      <w:tr w:rsidR="00E0724D" w:rsidRPr="003E745F" w:rsidTr="00E0724D">
        <w:tc>
          <w:tcPr>
            <w:tcW w:w="2695" w:type="dxa"/>
          </w:tcPr>
          <w:p w:rsidR="00E0724D" w:rsidRPr="003E745F" w:rsidRDefault="00E0724D" w:rsidP="00284194">
            <w:r w:rsidRPr="005A611E">
              <w:rPr>
                <w:rFonts w:ascii="Courier New" w:hAnsi="Courier New" w:cs="Courier New"/>
              </w:rPr>
              <w:t>payloadType</w:t>
            </w:r>
          </w:p>
        </w:tc>
        <w:tc>
          <w:tcPr>
            <w:tcW w:w="2430" w:type="dxa"/>
          </w:tcPr>
          <w:p w:rsidR="00E0724D" w:rsidRPr="003E745F" w:rsidRDefault="00E0724D" w:rsidP="00284194">
            <w:r w:rsidRPr="00831530">
              <w:rPr>
                <w:rFonts w:ascii="Courier New" w:hAnsi="Courier New" w:cs="Courier New"/>
              </w:rPr>
              <w:t>String</w:t>
            </w:r>
            <w:r w:rsidRPr="00831530">
              <w:rPr>
                <w:rFonts w:ascii="Courier New" w:hAnsi="Courier New" w:cs="Courier New"/>
              </w:rPr>
              <w:tab/>
            </w:r>
          </w:p>
        </w:tc>
        <w:tc>
          <w:tcPr>
            <w:tcW w:w="4225" w:type="dxa"/>
          </w:tcPr>
          <w:p w:rsidR="00E0724D" w:rsidRPr="003E745F" w:rsidRDefault="00E0724D" w:rsidP="00284194">
            <w:r>
              <w:t>The Java type of the payload data structure</w:t>
            </w:r>
          </w:p>
        </w:tc>
      </w:tr>
      <w:tr w:rsidR="00E0724D" w:rsidRPr="003E745F" w:rsidTr="00284194">
        <w:tc>
          <w:tcPr>
            <w:tcW w:w="2695" w:type="dxa"/>
          </w:tcPr>
          <w:p w:rsidR="00E0724D" w:rsidRPr="006A024C" w:rsidRDefault="00E0724D" w:rsidP="00284194">
            <w:pPr>
              <w:rPr>
                <w:rFonts w:ascii="Courier New" w:hAnsi="Courier New" w:cs="Courier New"/>
              </w:rPr>
            </w:pPr>
            <w:r w:rsidRPr="006A024C">
              <w:rPr>
                <w:rFonts w:ascii="Courier New" w:hAnsi="Courier New" w:cs="Courier New"/>
              </w:rPr>
              <w:t>receivedMessageDetails</w:t>
            </w:r>
            <w:r>
              <w:rPr>
                <w:rStyle w:val="FootnoteReference"/>
                <w:rFonts w:ascii="Courier New" w:hAnsi="Courier New" w:cs="Courier New"/>
              </w:rPr>
              <w:footnoteReference w:id="3"/>
            </w:r>
          </w:p>
        </w:tc>
        <w:tc>
          <w:tcPr>
            <w:tcW w:w="2430" w:type="dxa"/>
          </w:tcPr>
          <w:p w:rsidR="00E0724D" w:rsidRPr="006A024C" w:rsidRDefault="00A07801" w:rsidP="00284194">
            <w:pPr>
              <w:rPr>
                <w:rFonts w:ascii="Courier New" w:hAnsi="Courier New" w:cs="Courier New"/>
              </w:rPr>
            </w:pPr>
            <w:hyperlink w:anchor="_ReceivedMessageDetails" w:history="1">
              <w:r w:rsidR="00E0724D" w:rsidRPr="00064973">
                <w:rPr>
                  <w:rStyle w:val="Hyperlink"/>
                  <w:rFonts w:ascii="Courier New" w:hAnsi="Courier New" w:cs="Courier New"/>
                </w:rPr>
                <w:t>ReceivedMessageDetails</w:t>
              </w:r>
            </w:hyperlink>
          </w:p>
        </w:tc>
        <w:tc>
          <w:tcPr>
            <w:tcW w:w="4225" w:type="dxa"/>
          </w:tcPr>
          <w:p w:rsidR="00E0724D" w:rsidRDefault="00E0724D" w:rsidP="00284194">
            <w:pPr>
              <w:keepNext/>
              <w:autoSpaceDE w:val="0"/>
              <w:autoSpaceDN w:val="0"/>
              <w:adjustRightInd w:val="0"/>
            </w:pPr>
            <w:r>
              <w:t xml:space="preserve">See section </w:t>
            </w:r>
            <w:r>
              <w:fldChar w:fldCharType="begin"/>
            </w:r>
            <w:r>
              <w:instrText xml:space="preserve"> REF _Ref511810761 \r \h </w:instrText>
            </w:r>
            <w:r>
              <w:fldChar w:fldCharType="separate"/>
            </w:r>
            <w:r>
              <w:t>3.5</w:t>
            </w:r>
            <w:r>
              <w:fldChar w:fldCharType="end"/>
            </w:r>
          </w:p>
        </w:tc>
      </w:tr>
      <w:tr w:rsidR="00E0724D" w:rsidRPr="003E745F" w:rsidTr="00E0724D">
        <w:tc>
          <w:tcPr>
            <w:tcW w:w="2695" w:type="dxa"/>
          </w:tcPr>
          <w:p w:rsidR="00E0724D" w:rsidDel="007568DF" w:rsidRDefault="00E0724D" w:rsidP="00284194">
            <w:pPr>
              <w:rPr>
                <w:rFonts w:ascii="Courier New" w:hAnsi="Courier New" w:cs="Courier New"/>
              </w:rPr>
            </w:pPr>
            <w:r w:rsidRPr="007568DF">
              <w:rPr>
                <w:rFonts w:ascii="Courier New" w:hAnsi="Courier New" w:cs="Courier New"/>
              </w:rPr>
              <w:t>recordGeneratedAt</w:t>
            </w:r>
            <w:bookmarkStart w:id="28" w:name="_Ref512500396"/>
            <w:r>
              <w:rPr>
                <w:rStyle w:val="FootnoteReference"/>
                <w:rFonts w:ascii="Courier New" w:hAnsi="Courier New" w:cs="Courier New"/>
              </w:rPr>
              <w:footnoteReference w:id="4"/>
            </w:r>
            <w:bookmarkEnd w:id="28"/>
          </w:p>
        </w:tc>
        <w:tc>
          <w:tcPr>
            <w:tcW w:w="2430" w:type="dxa"/>
          </w:tcPr>
          <w:p w:rsidR="00E0724D" w:rsidRDefault="00E0724D" w:rsidP="00284194">
            <w:pPr>
              <w:rPr>
                <w:rFonts w:ascii="Courier New" w:hAnsi="Courier New" w:cs="Courier New"/>
              </w:rPr>
            </w:pPr>
            <w:r>
              <w:rPr>
                <w:rFonts w:ascii="Courier New" w:hAnsi="Courier New" w:cs="Courier New"/>
              </w:rPr>
              <w:t>String</w:t>
            </w:r>
          </w:p>
        </w:tc>
        <w:tc>
          <w:tcPr>
            <w:tcW w:w="4225" w:type="dxa"/>
          </w:tcPr>
          <w:p w:rsidR="00E0724D" w:rsidRDefault="00E0724D" w:rsidP="00284194">
            <w:pPr>
              <w:keepNext/>
            </w:pPr>
            <w:r>
              <w:t xml:space="preserve">The date and time that the data was generated at the source defined by </w:t>
            </w:r>
            <w:r w:rsidRPr="000901B3">
              <w:rPr>
                <w:rFonts w:ascii="Courier New" w:hAnsi="Courier New" w:cs="Courier New"/>
              </w:rPr>
              <w:t>recordGeneratedBy</w:t>
            </w:r>
            <w:r>
              <w:rPr>
                <w:rFonts w:ascii="Courier New" w:hAnsi="Courier New" w:cs="Courier New"/>
              </w:rPr>
              <w:t xml:space="preserve">. </w:t>
            </w:r>
            <w:r>
              <w:rPr>
                <w:rFonts w:ascii="Segoe UI" w:hAnsi="Segoe UI" w:cs="Segoe UI"/>
                <w:sz w:val="18"/>
                <w:szCs w:val="18"/>
              </w:rPr>
              <w:t xml:space="preserve">The ISO date-time format: </w:t>
            </w:r>
            <w:r w:rsidRPr="00515E5E">
              <w:rPr>
                <w:b/>
              </w:rPr>
              <w:t>yyyy-MM-ddThh:mm:ss.sssZ</w:t>
            </w:r>
            <w:r>
              <w:rPr>
                <w:rFonts w:ascii="Segoe UI" w:hAnsi="Segoe UI" w:cs="Segoe UI"/>
                <w:sz w:val="18"/>
                <w:szCs w:val="18"/>
              </w:rPr>
              <w:t xml:space="preserve">, such as </w:t>
            </w:r>
            <w:r w:rsidRPr="008B1559">
              <w:rPr>
                <w:rFonts w:ascii="Courier New" w:hAnsi="Courier New" w:cs="Courier New"/>
                <w:sz w:val="20"/>
                <w:szCs w:val="20"/>
              </w:rPr>
              <w:t>2017-10-25T22:38:59.592Z</w:t>
            </w:r>
            <w:r>
              <w:rPr>
                <w:rFonts w:ascii="Segoe UI" w:hAnsi="Segoe UI" w:cs="Segoe UI"/>
                <w:sz w:val="18"/>
                <w:szCs w:val="18"/>
              </w:rPr>
              <w:t>'.</w:t>
            </w:r>
          </w:p>
        </w:tc>
      </w:tr>
      <w:tr w:rsidR="00E0724D" w:rsidRPr="003E745F" w:rsidTr="00E0724D">
        <w:tc>
          <w:tcPr>
            <w:tcW w:w="2695" w:type="dxa"/>
          </w:tcPr>
          <w:p w:rsidR="00E0724D" w:rsidRPr="007568DF" w:rsidRDefault="00E0724D" w:rsidP="00284194">
            <w:pPr>
              <w:rPr>
                <w:rFonts w:ascii="Courier New" w:hAnsi="Courier New" w:cs="Courier New"/>
              </w:rPr>
            </w:pPr>
            <w:r w:rsidRPr="00831530">
              <w:rPr>
                <w:rFonts w:ascii="Courier New" w:hAnsi="Courier New" w:cs="Courier New"/>
              </w:rPr>
              <w:t>recordGeneratedBy</w:t>
            </w:r>
            <w:r w:rsidRPr="000B4546">
              <w:rPr>
                <w:rFonts w:ascii="Courier New" w:hAnsi="Courier New" w:cs="Courier New"/>
                <w:vertAlign w:val="superscript"/>
              </w:rPr>
              <w:fldChar w:fldCharType="begin"/>
            </w:r>
            <w:r w:rsidRPr="000B4546">
              <w:rPr>
                <w:rFonts w:ascii="Courier New" w:hAnsi="Courier New" w:cs="Courier New"/>
                <w:vertAlign w:val="superscript"/>
              </w:rPr>
              <w:instrText xml:space="preserve"> NOTEREF _Ref512500396 \h </w:instrText>
            </w:r>
            <w:r>
              <w:rPr>
                <w:rFonts w:ascii="Courier New" w:hAnsi="Courier New" w:cs="Courier New"/>
                <w:vertAlign w:val="superscript"/>
              </w:rPr>
              <w:instrText xml:space="preserve"> \* MERGEFORMAT </w:instrText>
            </w:r>
            <w:r w:rsidRPr="000B4546">
              <w:rPr>
                <w:rFonts w:ascii="Courier New" w:hAnsi="Courier New" w:cs="Courier New"/>
                <w:vertAlign w:val="superscript"/>
              </w:rPr>
            </w:r>
            <w:r w:rsidRPr="000B4546">
              <w:rPr>
                <w:rFonts w:ascii="Courier New" w:hAnsi="Courier New" w:cs="Courier New"/>
                <w:vertAlign w:val="superscript"/>
              </w:rPr>
              <w:fldChar w:fldCharType="separate"/>
            </w:r>
            <w:r>
              <w:rPr>
                <w:rFonts w:ascii="Courier New" w:hAnsi="Courier New" w:cs="Courier New"/>
                <w:vertAlign w:val="superscript"/>
              </w:rPr>
              <w:t>3</w:t>
            </w:r>
            <w:r w:rsidRPr="000B4546">
              <w:rPr>
                <w:rFonts w:ascii="Courier New" w:hAnsi="Courier New" w:cs="Courier New"/>
                <w:vertAlign w:val="superscript"/>
              </w:rPr>
              <w:fldChar w:fldCharType="end"/>
            </w:r>
          </w:p>
        </w:tc>
        <w:tc>
          <w:tcPr>
            <w:tcW w:w="2430" w:type="dxa"/>
          </w:tcPr>
          <w:p w:rsidR="00E0724D" w:rsidRDefault="00E0724D" w:rsidP="00284194">
            <w:pPr>
              <w:rPr>
                <w:rFonts w:ascii="Courier New" w:hAnsi="Courier New" w:cs="Courier New"/>
              </w:rPr>
            </w:pPr>
            <w:r>
              <w:rPr>
                <w:rFonts w:ascii="Courier New" w:hAnsi="Courier New" w:cs="Courier New"/>
              </w:rPr>
              <w:t>String</w:t>
            </w:r>
          </w:p>
        </w:tc>
        <w:tc>
          <w:tcPr>
            <w:tcW w:w="4225" w:type="dxa"/>
          </w:tcPr>
          <w:p w:rsidR="00E0724D" w:rsidRDefault="00E0724D" w:rsidP="00284194">
            <w:pPr>
              <w:autoSpaceDE w:val="0"/>
              <w:autoSpaceDN w:val="0"/>
              <w:adjustRightInd w:val="0"/>
            </w:pPr>
            <w:r>
              <w:t>An enumeration value from</w:t>
            </w:r>
            <w:r>
              <w:br/>
            </w: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color w:val="000000"/>
                <w:sz w:val="20"/>
                <w:szCs w:val="20"/>
                <w:highlight w:val="lightGray"/>
              </w:rPr>
              <w:t>GeneratedBy</w:t>
            </w:r>
            <w:r>
              <w:rPr>
                <w:rFonts w:ascii="Consolas" w:hAnsi="Consolas" w:cs="Consolas"/>
                <w:color w:val="000000"/>
                <w:sz w:val="20"/>
                <w:szCs w:val="20"/>
              </w:rPr>
              <w:t xml:space="preserve"> {</w:t>
            </w:r>
            <w:r>
              <w:rPr>
                <w:rFonts w:ascii="Consolas" w:hAnsi="Consolas" w:cs="Consolas"/>
                <w:b/>
                <w:bCs/>
                <w:i/>
                <w:iCs/>
                <w:color w:val="0000C0"/>
                <w:sz w:val="20"/>
                <w:szCs w:val="20"/>
              </w:rPr>
              <w:t>TMC</w:t>
            </w:r>
            <w:r>
              <w:rPr>
                <w:rFonts w:ascii="Consolas" w:hAnsi="Consolas" w:cs="Consolas"/>
                <w:color w:val="000000"/>
                <w:sz w:val="20"/>
                <w:szCs w:val="20"/>
              </w:rPr>
              <w:t xml:space="preserve">, </w:t>
            </w:r>
            <w:r>
              <w:rPr>
                <w:rFonts w:ascii="Consolas" w:hAnsi="Consolas" w:cs="Consolas"/>
                <w:b/>
                <w:bCs/>
                <w:i/>
                <w:iCs/>
                <w:color w:val="0000C0"/>
                <w:sz w:val="20"/>
                <w:szCs w:val="20"/>
              </w:rPr>
              <w:t>OBU</w:t>
            </w:r>
            <w:r>
              <w:rPr>
                <w:rFonts w:ascii="Consolas" w:hAnsi="Consolas" w:cs="Consolas"/>
                <w:color w:val="000000"/>
                <w:sz w:val="20"/>
                <w:szCs w:val="20"/>
              </w:rPr>
              <w:t xml:space="preserve">, </w:t>
            </w:r>
            <w:r>
              <w:rPr>
                <w:rFonts w:ascii="Consolas" w:hAnsi="Consolas" w:cs="Consolas"/>
                <w:b/>
                <w:bCs/>
                <w:i/>
                <w:iCs/>
                <w:color w:val="0000C0"/>
                <w:sz w:val="20"/>
                <w:szCs w:val="20"/>
              </w:rPr>
              <w:t>RSU</w:t>
            </w:r>
            <w:r>
              <w:rPr>
                <w:rFonts w:ascii="Consolas" w:hAnsi="Consolas" w:cs="Consolas"/>
                <w:color w:val="000000"/>
                <w:sz w:val="20"/>
                <w:szCs w:val="20"/>
              </w:rPr>
              <w:t>}</w:t>
            </w:r>
          </w:p>
        </w:tc>
      </w:tr>
      <w:tr w:rsidR="00E0724D" w:rsidRPr="003E745F" w:rsidTr="00284194">
        <w:tc>
          <w:tcPr>
            <w:tcW w:w="2695" w:type="dxa"/>
          </w:tcPr>
          <w:p w:rsidR="00E0724D" w:rsidRPr="00E8307D" w:rsidRDefault="00E0724D" w:rsidP="00284194">
            <w:pPr>
              <w:rPr>
                <w:rFonts w:ascii="Courier New" w:hAnsi="Courier New" w:cs="Courier New"/>
              </w:rPr>
            </w:pPr>
            <w:r w:rsidRPr="00E8307D">
              <w:rPr>
                <w:rFonts w:ascii="Courier New" w:hAnsi="Courier New" w:cs="Courier New"/>
              </w:rPr>
              <w:t>recordType</w:t>
            </w:r>
            <w:r>
              <w:rPr>
                <w:rStyle w:val="FootnoteReference"/>
                <w:rFonts w:ascii="Courier New" w:hAnsi="Courier New" w:cs="Courier New"/>
              </w:rPr>
              <w:footnoteReference w:id="5"/>
            </w:r>
          </w:p>
        </w:tc>
        <w:tc>
          <w:tcPr>
            <w:tcW w:w="2430" w:type="dxa"/>
          </w:tcPr>
          <w:p w:rsidR="00E0724D" w:rsidRPr="00E8307D" w:rsidRDefault="00E0724D" w:rsidP="00284194">
            <w:pPr>
              <w:rPr>
                <w:rFonts w:ascii="Courier New" w:hAnsi="Courier New" w:cs="Courier New"/>
              </w:rPr>
            </w:pPr>
            <w:r>
              <w:rPr>
                <w:rFonts w:ascii="Courier New" w:hAnsi="Courier New" w:cs="Courier New"/>
              </w:rPr>
              <w:t>String</w:t>
            </w:r>
          </w:p>
        </w:tc>
        <w:tc>
          <w:tcPr>
            <w:tcW w:w="4225" w:type="dxa"/>
          </w:tcPr>
          <w:p w:rsidR="00E0724D" w:rsidRDefault="00E0724D" w:rsidP="00284194">
            <w:pPr>
              <w:keepNext/>
              <w:rPr>
                <w:rFonts w:ascii="Consolas" w:hAnsi="Consolas" w:cs="Consolas"/>
                <w:color w:val="000000"/>
                <w:sz w:val="20"/>
                <w:szCs w:val="20"/>
              </w:rPr>
            </w:pPr>
            <w:r>
              <w:t xml:space="preserve">This field identifies the file type from which the record was ingested and the record type. Current valid file types are: </w:t>
            </w:r>
            <w:r>
              <w:rPr>
                <w:rFonts w:ascii="Consolas" w:hAnsi="Consolas" w:cs="Consolas"/>
                <w:color w:val="000000"/>
                <w:sz w:val="20"/>
                <w:szCs w:val="20"/>
              </w:rPr>
              <w:lastRenderedPageBreak/>
              <w:t>{</w:t>
            </w:r>
            <w:r>
              <w:rPr>
                <w:rFonts w:ascii="Consolas" w:hAnsi="Consolas" w:cs="Consolas"/>
                <w:b/>
                <w:bCs/>
                <w:i/>
                <w:iCs/>
                <w:color w:val="0000C0"/>
                <w:sz w:val="20"/>
                <w:szCs w:val="20"/>
              </w:rPr>
              <w:t>bsmLogDuringEvent</w:t>
            </w:r>
            <w:r>
              <w:rPr>
                <w:rFonts w:ascii="Consolas" w:hAnsi="Consolas" w:cs="Consolas"/>
                <w:color w:val="000000"/>
                <w:sz w:val="20"/>
                <w:szCs w:val="20"/>
              </w:rPr>
              <w:t xml:space="preserve">, </w:t>
            </w:r>
            <w:r>
              <w:rPr>
                <w:rFonts w:ascii="Consolas" w:hAnsi="Consolas" w:cs="Consolas"/>
                <w:b/>
                <w:bCs/>
                <w:i/>
                <w:iCs/>
                <w:color w:val="0000C0"/>
                <w:sz w:val="20"/>
                <w:szCs w:val="20"/>
              </w:rPr>
              <w:t>rxMsg</w:t>
            </w:r>
            <w:r>
              <w:rPr>
                <w:rFonts w:ascii="Consolas" w:hAnsi="Consolas" w:cs="Consolas"/>
                <w:color w:val="000000"/>
                <w:sz w:val="20"/>
                <w:szCs w:val="20"/>
              </w:rPr>
              <w:t xml:space="preserve">, </w:t>
            </w:r>
            <w:r>
              <w:rPr>
                <w:rFonts w:ascii="Consolas" w:hAnsi="Consolas" w:cs="Consolas"/>
                <w:b/>
                <w:bCs/>
                <w:i/>
                <w:iCs/>
                <w:color w:val="0000C0"/>
                <w:sz w:val="20"/>
                <w:szCs w:val="20"/>
              </w:rPr>
              <w:t>dnMsg</w:t>
            </w:r>
            <w:r>
              <w:rPr>
                <w:rFonts w:ascii="Consolas" w:hAnsi="Consolas" w:cs="Consolas"/>
                <w:color w:val="000000"/>
                <w:sz w:val="20"/>
                <w:szCs w:val="20"/>
              </w:rPr>
              <w:t xml:space="preserve">, </w:t>
            </w:r>
            <w:r>
              <w:rPr>
                <w:rFonts w:ascii="Consolas" w:hAnsi="Consolas" w:cs="Consolas"/>
                <w:b/>
                <w:bCs/>
                <w:i/>
                <w:iCs/>
                <w:color w:val="0000C0"/>
                <w:sz w:val="20"/>
                <w:szCs w:val="20"/>
              </w:rPr>
              <w:t>bsmTx</w:t>
            </w:r>
            <w:r>
              <w:rPr>
                <w:rFonts w:ascii="Consolas" w:hAnsi="Consolas" w:cs="Consolas"/>
                <w:color w:val="000000"/>
                <w:sz w:val="20"/>
                <w:szCs w:val="20"/>
              </w:rPr>
              <w:t xml:space="preserve">, </w:t>
            </w:r>
            <w:r>
              <w:rPr>
                <w:rFonts w:ascii="Consolas" w:hAnsi="Consolas" w:cs="Consolas"/>
                <w:b/>
                <w:bCs/>
                <w:i/>
                <w:iCs/>
                <w:color w:val="0000C0"/>
                <w:sz w:val="20"/>
                <w:szCs w:val="20"/>
              </w:rPr>
              <w:t>driverAlert</w:t>
            </w:r>
            <w:r>
              <w:rPr>
                <w:rFonts w:ascii="Consolas" w:hAnsi="Consolas" w:cs="Consolas"/>
                <w:color w:val="000000"/>
                <w:sz w:val="20"/>
                <w:szCs w:val="20"/>
              </w:rPr>
              <w:t xml:space="preserve">, </w:t>
            </w:r>
            <w:r>
              <w:rPr>
                <w:rFonts w:ascii="Consolas" w:hAnsi="Consolas" w:cs="Consolas"/>
                <w:b/>
                <w:bCs/>
                <w:i/>
                <w:iCs/>
                <w:color w:val="0000C0"/>
                <w:sz w:val="20"/>
                <w:szCs w:val="20"/>
              </w:rPr>
              <w:t>unsupported</w:t>
            </w:r>
            <w:r>
              <w:rPr>
                <w:rFonts w:ascii="Consolas" w:hAnsi="Consolas" w:cs="Consolas"/>
                <w:color w:val="000000"/>
                <w:sz w:val="20"/>
                <w:szCs w:val="20"/>
              </w:rPr>
              <w:t xml:space="preserve">}. </w:t>
            </w:r>
          </w:p>
          <w:p w:rsidR="00E0724D" w:rsidRDefault="00E0724D" w:rsidP="00284194">
            <w:pPr>
              <w:keepNext/>
            </w:pPr>
          </w:p>
        </w:tc>
      </w:tr>
      <w:tr w:rsidR="00E0724D" w:rsidRPr="003E745F" w:rsidTr="00E0724D">
        <w:tc>
          <w:tcPr>
            <w:tcW w:w="2695" w:type="dxa"/>
          </w:tcPr>
          <w:p w:rsidR="00E0724D" w:rsidRPr="00831530" w:rsidRDefault="00A50733" w:rsidP="00284194">
            <w:pPr>
              <w:rPr>
                <w:rFonts w:ascii="Courier New" w:hAnsi="Courier New" w:cs="Courier New"/>
              </w:rPr>
            </w:pPr>
            <w:r>
              <w:rPr>
                <w:rFonts w:ascii="Courier New" w:hAnsi="Courier New" w:cs="Courier New"/>
              </w:rPr>
              <w:lastRenderedPageBreak/>
              <w:t>r</w:t>
            </w:r>
            <w:r w:rsidR="00E0724D">
              <w:rPr>
                <w:rFonts w:ascii="Courier New" w:hAnsi="Courier New" w:cs="Courier New"/>
              </w:rPr>
              <w:t>equest</w:t>
            </w:r>
            <w:r w:rsidR="000C5D5E">
              <w:rPr>
                <w:rStyle w:val="FootnoteReference"/>
                <w:rFonts w:ascii="Courier New" w:hAnsi="Courier New" w:cs="Courier New"/>
              </w:rPr>
              <w:footnoteReference w:id="6"/>
            </w:r>
          </w:p>
        </w:tc>
        <w:tc>
          <w:tcPr>
            <w:tcW w:w="2430" w:type="dxa"/>
          </w:tcPr>
          <w:p w:rsidR="00E0724D" w:rsidRDefault="0056253B" w:rsidP="00284194">
            <w:pPr>
              <w:rPr>
                <w:rFonts w:ascii="Courier New" w:hAnsi="Courier New" w:cs="Courier New"/>
              </w:rPr>
            </w:pPr>
            <w:ins w:id="29" w:author="Musavi, Hamid [USA]" w:date="2018-11-16T09:51:00Z">
              <w:r>
                <w:rPr>
                  <w:rFonts w:ascii="Courier New" w:hAnsi="Courier New" w:cs="Courier New"/>
                </w:rPr>
                <w:fldChar w:fldCharType="begin"/>
              </w:r>
              <w:r>
                <w:rPr>
                  <w:rFonts w:ascii="Courier New" w:hAnsi="Courier New" w:cs="Courier New"/>
                </w:rPr>
                <w:instrText xml:space="preserve"> HYPERLINK  \l "_Service_Request" </w:instrText>
              </w:r>
              <w:r>
                <w:rPr>
                  <w:rFonts w:ascii="Courier New" w:hAnsi="Courier New" w:cs="Courier New"/>
                </w:rPr>
                <w:fldChar w:fldCharType="separate"/>
              </w:r>
              <w:r w:rsidR="00E0724D" w:rsidRPr="0056253B">
                <w:rPr>
                  <w:rStyle w:val="Hyperlink"/>
                  <w:rFonts w:ascii="Courier New" w:hAnsi="Courier New" w:cs="Courier New"/>
                </w:rPr>
                <w:t>ServiceRequest</w:t>
              </w:r>
              <w:r>
                <w:rPr>
                  <w:rFonts w:ascii="Courier New" w:hAnsi="Courier New" w:cs="Courier New"/>
                </w:rPr>
                <w:fldChar w:fldCharType="end"/>
              </w:r>
            </w:ins>
          </w:p>
        </w:tc>
        <w:tc>
          <w:tcPr>
            <w:tcW w:w="4225" w:type="dxa"/>
          </w:tcPr>
          <w:p w:rsidR="00E0724D" w:rsidRDefault="00E0724D" w:rsidP="00284194">
            <w:pPr>
              <w:autoSpaceDE w:val="0"/>
              <w:autoSpaceDN w:val="0"/>
              <w:adjustRightInd w:val="0"/>
            </w:pPr>
            <w:r>
              <w:t>A structure containing the web service request received by ODE.</w:t>
            </w:r>
          </w:p>
        </w:tc>
      </w:tr>
      <w:tr w:rsidR="00E0724D" w:rsidRPr="003E745F" w:rsidTr="00E0724D">
        <w:tc>
          <w:tcPr>
            <w:tcW w:w="2695" w:type="dxa"/>
          </w:tcPr>
          <w:p w:rsidR="00E0724D" w:rsidRPr="00831530" w:rsidRDefault="00E0724D" w:rsidP="00284194">
            <w:pPr>
              <w:rPr>
                <w:rFonts w:ascii="Courier New" w:hAnsi="Courier New" w:cs="Courier New"/>
              </w:rPr>
            </w:pPr>
            <w:r>
              <w:rPr>
                <w:rFonts w:ascii="Courier New" w:hAnsi="Courier New" w:cs="Courier New"/>
              </w:rPr>
              <w:t>sanitized</w:t>
            </w:r>
            <w:r w:rsidRPr="000B4546">
              <w:rPr>
                <w:rFonts w:ascii="Courier New" w:hAnsi="Courier New" w:cs="Courier New"/>
                <w:vertAlign w:val="superscript"/>
              </w:rPr>
              <w:fldChar w:fldCharType="begin"/>
            </w:r>
            <w:r w:rsidRPr="000B4546">
              <w:rPr>
                <w:rFonts w:ascii="Courier New" w:hAnsi="Courier New" w:cs="Courier New"/>
                <w:vertAlign w:val="superscript"/>
              </w:rPr>
              <w:instrText xml:space="preserve"> NOTEREF _Ref512500396 \h </w:instrText>
            </w:r>
            <w:r>
              <w:rPr>
                <w:rFonts w:ascii="Courier New" w:hAnsi="Courier New" w:cs="Courier New"/>
                <w:vertAlign w:val="superscript"/>
              </w:rPr>
              <w:instrText xml:space="preserve"> \* MERGEFORMAT </w:instrText>
            </w:r>
            <w:r w:rsidRPr="000B4546">
              <w:rPr>
                <w:rFonts w:ascii="Courier New" w:hAnsi="Courier New" w:cs="Courier New"/>
                <w:vertAlign w:val="superscript"/>
              </w:rPr>
            </w:r>
            <w:r w:rsidRPr="000B4546">
              <w:rPr>
                <w:rFonts w:ascii="Courier New" w:hAnsi="Courier New" w:cs="Courier New"/>
                <w:vertAlign w:val="superscript"/>
              </w:rPr>
              <w:fldChar w:fldCharType="separate"/>
            </w:r>
            <w:r>
              <w:rPr>
                <w:rFonts w:ascii="Courier New" w:hAnsi="Courier New" w:cs="Courier New"/>
                <w:vertAlign w:val="superscript"/>
              </w:rPr>
              <w:t>3</w:t>
            </w:r>
            <w:r w:rsidRPr="000B4546">
              <w:rPr>
                <w:rFonts w:ascii="Courier New" w:hAnsi="Courier New" w:cs="Courier New"/>
                <w:vertAlign w:val="superscript"/>
              </w:rPr>
              <w:fldChar w:fldCharType="end"/>
            </w:r>
          </w:p>
        </w:tc>
        <w:tc>
          <w:tcPr>
            <w:tcW w:w="2430" w:type="dxa"/>
          </w:tcPr>
          <w:p w:rsidR="00E0724D" w:rsidRPr="000901B3" w:rsidRDefault="00E0724D" w:rsidP="00284194">
            <w:pPr>
              <w:rPr>
                <w:rFonts w:ascii="Courier New" w:hAnsi="Courier New" w:cs="Courier New"/>
              </w:rPr>
            </w:pPr>
            <w:r w:rsidRPr="000901B3">
              <w:rPr>
                <w:rFonts w:ascii="Courier New" w:hAnsi="Courier New" w:cs="Courier New"/>
              </w:rPr>
              <w:t>Boolean</w:t>
            </w:r>
            <w:r>
              <w:rPr>
                <w:rFonts w:ascii="Courier New" w:hAnsi="Courier New" w:cs="Courier New"/>
              </w:rPr>
              <w:t xml:space="preserve"> String</w:t>
            </w:r>
          </w:p>
        </w:tc>
        <w:tc>
          <w:tcPr>
            <w:tcW w:w="4225" w:type="dxa"/>
          </w:tcPr>
          <w:p w:rsidR="00E0724D" w:rsidRDefault="00E0724D" w:rsidP="00284194">
            <w:pPr>
              <w:keepNext/>
            </w:pPr>
            <w:r w:rsidRPr="00A6471D">
              <w:rPr>
                <w:rFonts w:ascii="Courier New" w:hAnsi="Courier New" w:cs="Courier New"/>
              </w:rPr>
              <w:t>true</w:t>
            </w:r>
            <w:r>
              <w:t xml:space="preserve"> or </w:t>
            </w:r>
            <w:r w:rsidRPr="00A6471D">
              <w:rPr>
                <w:rFonts w:ascii="Courier New" w:hAnsi="Courier New" w:cs="Courier New"/>
              </w:rPr>
              <w:t>false</w:t>
            </w:r>
            <w:r>
              <w:t>. True if the record has been processed by a privacy protection module.</w:t>
            </w:r>
          </w:p>
        </w:tc>
      </w:tr>
      <w:tr w:rsidR="0089135F" w:rsidRPr="006E5FF6" w:rsidTr="00E0724D">
        <w:tc>
          <w:tcPr>
            <w:tcW w:w="2695" w:type="dxa"/>
          </w:tcPr>
          <w:p w:rsidR="0089135F" w:rsidRPr="000D041D" w:rsidRDefault="0089135F" w:rsidP="008268A7">
            <w:pPr>
              <w:rPr>
                <w:rFonts w:ascii="Courier New" w:hAnsi="Courier New" w:cs="Courier New"/>
              </w:rPr>
            </w:pPr>
            <w:r>
              <w:rPr>
                <w:rFonts w:ascii="Courier New" w:hAnsi="Courier New" w:cs="Courier New"/>
              </w:rPr>
              <w:t>schemaVersion</w:t>
            </w:r>
            <w:r w:rsidR="000B4546">
              <w:rPr>
                <w:rStyle w:val="FootnoteReference"/>
                <w:rFonts w:ascii="Courier New" w:hAnsi="Courier New" w:cs="Courier New"/>
              </w:rPr>
              <w:footnoteReference w:id="7"/>
            </w:r>
          </w:p>
        </w:tc>
        <w:tc>
          <w:tcPr>
            <w:tcW w:w="2430" w:type="dxa"/>
          </w:tcPr>
          <w:p w:rsidR="0089135F" w:rsidRDefault="0089135F" w:rsidP="008268A7">
            <w:pPr>
              <w:rPr>
                <w:rFonts w:ascii="Courier New" w:hAnsi="Courier New" w:cs="Courier New"/>
              </w:rPr>
            </w:pPr>
            <w:r>
              <w:rPr>
                <w:rFonts w:ascii="Courier New" w:hAnsi="Courier New" w:cs="Courier New"/>
              </w:rPr>
              <w:t>Integer</w:t>
            </w:r>
          </w:p>
        </w:tc>
        <w:tc>
          <w:tcPr>
            <w:tcW w:w="4225" w:type="dxa"/>
          </w:tcPr>
          <w:p w:rsidR="0089135F" w:rsidRPr="003E745F" w:rsidRDefault="0089135F" w:rsidP="008268A7">
            <w:r>
              <w:t>The version number for this schema, an integer starting with 1.</w:t>
            </w:r>
            <w:r w:rsidR="000B4546">
              <w:t xml:space="preserve"> Current/latest schemaVersion is </w:t>
            </w:r>
            <w:r w:rsidR="000C5D5E">
              <w:t>6</w:t>
            </w:r>
            <w:r w:rsidR="000B4546">
              <w:t>.</w:t>
            </w:r>
          </w:p>
          <w:p w:rsidR="0089135F" w:rsidRPr="003E745F" w:rsidRDefault="0089135F" w:rsidP="008268A7">
            <w:pPr>
              <w:keepNext/>
            </w:pPr>
          </w:p>
        </w:tc>
      </w:tr>
      <w:tr w:rsidR="00A50733" w:rsidRPr="003E745F" w:rsidTr="00284194">
        <w:tc>
          <w:tcPr>
            <w:tcW w:w="2695" w:type="dxa"/>
          </w:tcPr>
          <w:p w:rsidR="00A50733" w:rsidRPr="00E8307D" w:rsidRDefault="00A50733" w:rsidP="00284194">
            <w:pPr>
              <w:rPr>
                <w:rFonts w:ascii="Courier New" w:hAnsi="Courier New" w:cs="Courier New"/>
              </w:rPr>
            </w:pPr>
            <w:r w:rsidRPr="00E8307D">
              <w:rPr>
                <w:rFonts w:ascii="Courier New" w:hAnsi="Courier New" w:cs="Courier New"/>
              </w:rPr>
              <w:t>securityResultCode</w:t>
            </w:r>
            <w:r>
              <w:rPr>
                <w:rStyle w:val="FootnoteReference"/>
                <w:rFonts w:ascii="Courier New" w:hAnsi="Courier New" w:cs="Courier New"/>
              </w:rPr>
              <w:footnoteReference w:id="8"/>
            </w:r>
          </w:p>
        </w:tc>
        <w:tc>
          <w:tcPr>
            <w:tcW w:w="2430" w:type="dxa"/>
          </w:tcPr>
          <w:p w:rsidR="00A50733" w:rsidRPr="00E8307D" w:rsidRDefault="00A50733" w:rsidP="00284194">
            <w:pPr>
              <w:rPr>
                <w:rFonts w:ascii="Courier New" w:hAnsi="Courier New" w:cs="Courier New"/>
              </w:rPr>
            </w:pPr>
            <w:r>
              <w:rPr>
                <w:rFonts w:ascii="Courier New" w:hAnsi="Courier New" w:cs="Courier New"/>
              </w:rPr>
              <w:t>String</w:t>
            </w:r>
          </w:p>
        </w:tc>
        <w:tc>
          <w:tcPr>
            <w:tcW w:w="4225" w:type="dxa"/>
          </w:tcPr>
          <w:p w:rsidR="00A50733" w:rsidRDefault="00A50733" w:rsidP="00284194">
            <w:pPr>
              <w:keepNext/>
            </w:pPr>
            <w:r>
              <w:t>One of</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constant SecurityResultCode {</w:t>
            </w:r>
            <w:r>
              <w:rPr>
                <w:rFonts w:ascii="Consolas" w:hAnsi="Consolas" w:cs="Consolas"/>
                <w:b/>
                <w:bCs/>
                <w:i/>
                <w:iCs/>
                <w:color w:val="0000C0"/>
                <w:sz w:val="20"/>
                <w:szCs w:val="20"/>
              </w:rPr>
              <w:t>success</w:t>
            </w:r>
            <w:r>
              <w:rPr>
                <w:rFonts w:ascii="Consolas" w:hAnsi="Consolas" w:cs="Consolas"/>
                <w:color w:val="000000"/>
                <w:sz w:val="20"/>
                <w:szCs w:val="20"/>
              </w:rPr>
              <w:t xml:space="preserve">, </w:t>
            </w:r>
            <w:r>
              <w:rPr>
                <w:rFonts w:ascii="Consolas" w:hAnsi="Consolas" w:cs="Consolas"/>
                <w:b/>
                <w:bCs/>
                <w:i/>
                <w:iCs/>
                <w:color w:val="0000C0"/>
                <w:sz w:val="20"/>
                <w:szCs w:val="20"/>
              </w:rPr>
              <w:t>unknown</w:t>
            </w:r>
            <w:r>
              <w:rPr>
                <w:rFonts w:ascii="Consolas" w:hAnsi="Consolas" w:cs="Consolas"/>
                <w:color w:val="000000"/>
                <w:sz w:val="20"/>
                <w:szCs w:val="20"/>
              </w:rPr>
              <w:t xml:space="preserve">, </w:t>
            </w:r>
            <w:r>
              <w:rPr>
                <w:rFonts w:ascii="Consolas" w:hAnsi="Consolas" w:cs="Consolas"/>
                <w:b/>
                <w:bCs/>
                <w:i/>
                <w:iCs/>
                <w:color w:val="0000C0"/>
                <w:sz w:val="20"/>
                <w:szCs w:val="20"/>
              </w:rPr>
              <w:t>inconsistentInputParameters</w:t>
            </w:r>
            <w:r>
              <w:rPr>
                <w:rFonts w:ascii="Consolas" w:hAnsi="Consolas" w:cs="Consolas"/>
                <w:color w:val="000000"/>
                <w:sz w:val="20"/>
                <w:szCs w:val="20"/>
              </w:rPr>
              <w:t xml:space="preserve">, </w:t>
            </w:r>
            <w:r>
              <w:rPr>
                <w:rFonts w:ascii="Consolas" w:hAnsi="Consolas" w:cs="Consolas"/>
                <w:b/>
                <w:bCs/>
                <w:i/>
                <w:iCs/>
                <w:color w:val="0000C0"/>
                <w:sz w:val="20"/>
                <w:szCs w:val="20"/>
              </w:rPr>
              <w:t>spduParsingInvalidInput</w:t>
            </w:r>
            <w:r>
              <w:rPr>
                <w:rFonts w:ascii="Consolas" w:hAnsi="Consolas" w:cs="Consolas"/>
                <w:color w:val="000000"/>
                <w:sz w:val="20"/>
                <w:szCs w:val="20"/>
              </w:rPr>
              <w:t xml:space="preserve">, </w:t>
            </w:r>
            <w:r>
              <w:rPr>
                <w:rFonts w:ascii="Consolas" w:hAnsi="Consolas" w:cs="Consolas"/>
                <w:b/>
                <w:bCs/>
                <w:i/>
                <w:iCs/>
                <w:color w:val="0000C0"/>
                <w:sz w:val="20"/>
                <w:szCs w:val="20"/>
              </w:rPr>
              <w:t>spduParsingUnsupportedCriticalInformationField</w:t>
            </w:r>
            <w:r>
              <w:rPr>
                <w:rFonts w:ascii="Consolas" w:hAnsi="Consolas" w:cs="Consolas"/>
                <w:color w:val="000000"/>
                <w:sz w:val="20"/>
                <w:szCs w:val="20"/>
              </w:rPr>
              <w:t xml:space="preserve">, </w:t>
            </w:r>
            <w:r>
              <w:rPr>
                <w:rFonts w:ascii="Consolas" w:hAnsi="Consolas" w:cs="Consolas"/>
                <w:b/>
                <w:bCs/>
                <w:i/>
                <w:iCs/>
                <w:color w:val="0000C0"/>
                <w:sz w:val="20"/>
                <w:szCs w:val="20"/>
              </w:rPr>
              <w:t>spduParsingCertificateNotFound</w:t>
            </w:r>
            <w:r>
              <w:rPr>
                <w:rFonts w:ascii="Consolas" w:hAnsi="Consolas" w:cs="Consolas"/>
                <w:color w:val="000000"/>
                <w:sz w:val="20"/>
                <w:szCs w:val="20"/>
              </w:rPr>
              <w:t xml:space="preserve">, </w:t>
            </w:r>
            <w:r>
              <w:rPr>
                <w:rFonts w:ascii="Consolas" w:hAnsi="Consolas" w:cs="Consolas"/>
                <w:b/>
                <w:bCs/>
                <w:i/>
                <w:iCs/>
                <w:color w:val="0000C0"/>
                <w:sz w:val="20"/>
                <w:szCs w:val="20"/>
              </w:rPr>
              <w:t>spduParsingGenerationTimeNotAvailable</w:t>
            </w:r>
            <w:r>
              <w:rPr>
                <w:rFonts w:ascii="Consolas" w:hAnsi="Consolas" w:cs="Consolas"/>
                <w:color w:val="000000"/>
                <w:sz w:val="20"/>
                <w:szCs w:val="20"/>
              </w:rPr>
              <w:t xml:space="preserve">, </w:t>
            </w:r>
            <w:r>
              <w:rPr>
                <w:rFonts w:ascii="Consolas" w:hAnsi="Consolas" w:cs="Consolas"/>
                <w:b/>
                <w:bCs/>
                <w:i/>
                <w:iCs/>
                <w:color w:val="0000C0"/>
                <w:sz w:val="20"/>
                <w:szCs w:val="20"/>
              </w:rPr>
              <w:t>spduParsingGenerationLocationNotAvailable</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spduCertificateChainNotEnoughInformationToConstructChain</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spduCertificateChainChainEndedAtUntrustedRoot</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spduCertificateChainChainWasTooLongForImplementation</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spduCertificateChainCertificateRevoked</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spduCertificateChainOverdueCRL</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spduCertificateChainInconsistentExpiryTimes</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spduCertificateChainInconsistentStartTimes</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spduCertificateChainInconsistentChainPermissions</w:t>
            </w:r>
            <w:r>
              <w:rPr>
                <w:rFonts w:ascii="Consolas" w:hAnsi="Consolas" w:cs="Consolas"/>
                <w:color w:val="000000"/>
                <w:sz w:val="20"/>
                <w:szCs w:val="20"/>
              </w:rPr>
              <w:t xml:space="preserve">, </w:t>
            </w:r>
            <w:r>
              <w:rPr>
                <w:rFonts w:ascii="Consolas" w:hAnsi="Consolas" w:cs="Consolas"/>
                <w:b/>
                <w:bCs/>
                <w:i/>
                <w:iCs/>
                <w:color w:val="0000C0"/>
                <w:sz w:val="20"/>
                <w:szCs w:val="20"/>
              </w:rPr>
              <w:t>spduCryptoVerificationFailure</w:t>
            </w:r>
            <w:r>
              <w:rPr>
                <w:rFonts w:ascii="Consolas" w:hAnsi="Consolas" w:cs="Consolas"/>
                <w:color w:val="000000"/>
                <w:sz w:val="20"/>
                <w:szCs w:val="20"/>
              </w:rPr>
              <w:t xml:space="preserve">, </w:t>
            </w:r>
            <w:r>
              <w:rPr>
                <w:rFonts w:ascii="Consolas" w:hAnsi="Consolas" w:cs="Consolas"/>
                <w:b/>
                <w:bCs/>
                <w:i/>
                <w:iCs/>
                <w:color w:val="0000C0"/>
                <w:sz w:val="20"/>
                <w:szCs w:val="20"/>
              </w:rPr>
              <w:t>spduConsistencyFutureCertificateAtGenerationTime</w:t>
            </w:r>
            <w:r>
              <w:rPr>
                <w:rFonts w:ascii="Consolas" w:hAnsi="Consolas" w:cs="Consolas"/>
                <w:color w:val="000000"/>
                <w:sz w:val="20"/>
                <w:szCs w:val="20"/>
              </w:rPr>
              <w:t xml:space="preserve">, </w:t>
            </w:r>
            <w:r>
              <w:rPr>
                <w:rFonts w:ascii="Consolas" w:hAnsi="Consolas" w:cs="Consolas"/>
                <w:b/>
                <w:bCs/>
                <w:i/>
                <w:iCs/>
                <w:color w:val="0000C0"/>
                <w:sz w:val="20"/>
                <w:szCs w:val="20"/>
              </w:rPr>
              <w:t>spduConsistencyExpiredCertificateAtGenerationTime</w:t>
            </w:r>
            <w:r>
              <w:rPr>
                <w:rFonts w:ascii="Consolas" w:hAnsi="Consolas" w:cs="Consolas"/>
                <w:color w:val="000000"/>
                <w:sz w:val="20"/>
                <w:szCs w:val="20"/>
              </w:rPr>
              <w:t xml:space="preserve">, </w:t>
            </w:r>
            <w:r>
              <w:rPr>
                <w:rFonts w:ascii="Consolas" w:hAnsi="Consolas" w:cs="Consolas"/>
                <w:b/>
                <w:bCs/>
                <w:i/>
                <w:iCs/>
                <w:color w:val="0000C0"/>
                <w:sz w:val="20"/>
                <w:szCs w:val="20"/>
              </w:rPr>
              <w:t>spduConsistencyExpiryDateTooEarly</w:t>
            </w:r>
            <w:r>
              <w:rPr>
                <w:rFonts w:ascii="Consolas" w:hAnsi="Consolas" w:cs="Consolas"/>
                <w:color w:val="000000"/>
                <w:sz w:val="20"/>
                <w:szCs w:val="20"/>
              </w:rPr>
              <w:t xml:space="preserve">, </w:t>
            </w:r>
            <w:r>
              <w:rPr>
                <w:rFonts w:ascii="Consolas" w:hAnsi="Consolas" w:cs="Consolas"/>
                <w:b/>
                <w:bCs/>
                <w:i/>
                <w:iCs/>
                <w:color w:val="0000C0"/>
                <w:sz w:val="20"/>
                <w:szCs w:val="20"/>
              </w:rPr>
              <w:t>spduConsistencyExpiryDateTooLate</w:t>
            </w:r>
            <w:r>
              <w:rPr>
                <w:rFonts w:ascii="Consolas" w:hAnsi="Consolas" w:cs="Consolas"/>
                <w:color w:val="000000"/>
                <w:sz w:val="20"/>
                <w:szCs w:val="20"/>
              </w:rPr>
              <w:t xml:space="preserve">, </w:t>
            </w:r>
            <w:r>
              <w:rPr>
                <w:rFonts w:ascii="Consolas" w:hAnsi="Consolas" w:cs="Consolas"/>
                <w:b/>
                <w:bCs/>
                <w:i/>
                <w:iCs/>
                <w:color w:val="0000C0"/>
                <w:sz w:val="20"/>
                <w:szCs w:val="20"/>
              </w:rPr>
              <w:t>spduConsistencyGenerationLocationOutsideValidityRegion</w:t>
            </w:r>
            <w:r>
              <w:rPr>
                <w:rFonts w:ascii="Consolas" w:hAnsi="Consolas" w:cs="Consolas"/>
                <w:color w:val="000000"/>
                <w:sz w:val="20"/>
                <w:szCs w:val="20"/>
              </w:rPr>
              <w:t xml:space="preserve">, </w:t>
            </w:r>
            <w:r>
              <w:rPr>
                <w:rFonts w:ascii="Consolas" w:hAnsi="Consolas" w:cs="Consolas"/>
                <w:b/>
                <w:bCs/>
                <w:i/>
                <w:iCs/>
                <w:color w:val="0000C0"/>
                <w:sz w:val="20"/>
                <w:szCs w:val="20"/>
              </w:rPr>
              <w:lastRenderedPageBreak/>
              <w:t>spduConsistencyNoGenerationLocation</w:t>
            </w:r>
            <w:r>
              <w:rPr>
                <w:rFonts w:ascii="Consolas" w:hAnsi="Consolas" w:cs="Consolas"/>
                <w:color w:val="000000"/>
                <w:sz w:val="20"/>
                <w:szCs w:val="20"/>
              </w:rPr>
              <w:t xml:space="preserve">, </w:t>
            </w:r>
            <w:r>
              <w:rPr>
                <w:rFonts w:ascii="Consolas" w:hAnsi="Consolas" w:cs="Consolas"/>
                <w:b/>
                <w:bCs/>
                <w:i/>
                <w:iCs/>
                <w:color w:val="0000C0"/>
                <w:sz w:val="20"/>
                <w:szCs w:val="20"/>
              </w:rPr>
              <w:t>spduConsistencyUnauthorizedPSID</w:t>
            </w:r>
            <w:r>
              <w:rPr>
                <w:rFonts w:ascii="Consolas" w:hAnsi="Consolas" w:cs="Consolas"/>
                <w:color w:val="000000"/>
                <w:sz w:val="20"/>
                <w:szCs w:val="20"/>
              </w:rPr>
              <w:t xml:space="preserve">, </w:t>
            </w:r>
            <w:r>
              <w:rPr>
                <w:rFonts w:ascii="Consolas" w:hAnsi="Consolas" w:cs="Consolas"/>
                <w:b/>
                <w:bCs/>
                <w:i/>
                <w:iCs/>
                <w:color w:val="0000C0"/>
                <w:sz w:val="20"/>
                <w:szCs w:val="20"/>
              </w:rPr>
              <w:t>spduInternalConsistencyExpiryTimeBeforeGenerationTime</w:t>
            </w:r>
            <w:r>
              <w:rPr>
                <w:rFonts w:ascii="Consolas" w:hAnsi="Consolas" w:cs="Consolas"/>
                <w:color w:val="000000"/>
                <w:sz w:val="20"/>
                <w:szCs w:val="20"/>
              </w:rPr>
              <w:t xml:space="preserve">, </w:t>
            </w:r>
            <w:r>
              <w:rPr>
                <w:rFonts w:ascii="Consolas" w:hAnsi="Consolas" w:cs="Consolas"/>
                <w:b/>
                <w:bCs/>
                <w:i/>
                <w:iCs/>
                <w:color w:val="0000C0"/>
                <w:sz w:val="20"/>
                <w:szCs w:val="20"/>
              </w:rPr>
              <w:t>spduInternalConsistencyextDataHashDoesntMatch</w:t>
            </w:r>
            <w:r>
              <w:rPr>
                <w:rFonts w:ascii="Consolas" w:hAnsi="Consolas" w:cs="Consolas"/>
                <w:color w:val="000000"/>
                <w:sz w:val="20"/>
                <w:szCs w:val="20"/>
              </w:rPr>
              <w:t xml:space="preserve">, </w:t>
            </w:r>
            <w:r>
              <w:rPr>
                <w:rFonts w:ascii="Consolas" w:hAnsi="Consolas" w:cs="Consolas"/>
                <w:b/>
                <w:bCs/>
                <w:i/>
                <w:iCs/>
                <w:color w:val="0000C0"/>
                <w:sz w:val="20"/>
                <w:szCs w:val="20"/>
              </w:rPr>
              <w:t>spduInternalConsistencynoExtDataHashProvided</w:t>
            </w:r>
            <w:r>
              <w:rPr>
                <w:rFonts w:ascii="Consolas" w:hAnsi="Consolas" w:cs="Consolas"/>
                <w:color w:val="000000"/>
                <w:sz w:val="20"/>
                <w:szCs w:val="20"/>
              </w:rPr>
              <w:t xml:space="preserve">, </w:t>
            </w:r>
            <w:r>
              <w:rPr>
                <w:rFonts w:ascii="Consolas" w:hAnsi="Consolas" w:cs="Consolas"/>
                <w:b/>
                <w:bCs/>
                <w:i/>
                <w:iCs/>
                <w:color w:val="0000C0"/>
                <w:sz w:val="20"/>
                <w:szCs w:val="20"/>
              </w:rPr>
              <w:t>spduInternalConsistencynoExtDataHashPresent</w:t>
            </w:r>
            <w:r>
              <w:rPr>
                <w:rFonts w:ascii="Consolas" w:hAnsi="Consolas" w:cs="Consolas"/>
                <w:color w:val="000000"/>
                <w:sz w:val="20"/>
                <w:szCs w:val="20"/>
              </w:rPr>
              <w:t xml:space="preserve">, </w:t>
            </w:r>
            <w:r>
              <w:rPr>
                <w:rFonts w:ascii="Consolas" w:hAnsi="Consolas" w:cs="Consolas"/>
                <w:b/>
                <w:bCs/>
                <w:i/>
                <w:iCs/>
                <w:color w:val="0000C0"/>
                <w:sz w:val="20"/>
                <w:szCs w:val="20"/>
              </w:rPr>
              <w:t>spduLocalConsistencyPSIDsDontMatch</w:t>
            </w:r>
            <w:r>
              <w:rPr>
                <w:rFonts w:ascii="Consolas" w:hAnsi="Consolas" w:cs="Consolas"/>
                <w:color w:val="000000"/>
                <w:sz w:val="20"/>
                <w:szCs w:val="20"/>
              </w:rPr>
              <w:t xml:space="preserve">, </w:t>
            </w:r>
            <w:r>
              <w:rPr>
                <w:rFonts w:ascii="Consolas" w:hAnsi="Consolas" w:cs="Consolas"/>
                <w:b/>
                <w:bCs/>
                <w:i/>
                <w:iCs/>
                <w:color w:val="0000C0"/>
                <w:sz w:val="20"/>
                <w:szCs w:val="20"/>
              </w:rPr>
              <w:t>spduLocalConsistencyChainWasTooLongForSDEE</w:t>
            </w:r>
            <w:r>
              <w:rPr>
                <w:rFonts w:ascii="Consolas" w:hAnsi="Consolas" w:cs="Consolas"/>
                <w:color w:val="000000"/>
                <w:sz w:val="20"/>
                <w:szCs w:val="20"/>
              </w:rPr>
              <w:t xml:space="preserve">, </w:t>
            </w:r>
            <w:r>
              <w:rPr>
                <w:rFonts w:ascii="Consolas" w:hAnsi="Consolas" w:cs="Consolas"/>
                <w:b/>
                <w:bCs/>
                <w:i/>
                <w:iCs/>
                <w:color w:val="0000C0"/>
                <w:sz w:val="20"/>
                <w:szCs w:val="20"/>
              </w:rPr>
              <w:t>spduRelevanceGenerationTimeTooFarInPast</w:t>
            </w:r>
            <w:r>
              <w:rPr>
                <w:rFonts w:ascii="Consolas" w:hAnsi="Consolas" w:cs="Consolas"/>
                <w:color w:val="000000"/>
                <w:sz w:val="20"/>
                <w:szCs w:val="20"/>
              </w:rPr>
              <w:t xml:space="preserve">, </w:t>
            </w:r>
            <w:r>
              <w:rPr>
                <w:rFonts w:ascii="Consolas" w:hAnsi="Consolas" w:cs="Consolas"/>
                <w:b/>
                <w:bCs/>
                <w:i/>
                <w:iCs/>
                <w:color w:val="0000C0"/>
                <w:sz w:val="20"/>
                <w:szCs w:val="20"/>
              </w:rPr>
              <w:t>spduRelevanceGenerationTimeTooFarInFuture</w:t>
            </w:r>
            <w:r>
              <w:rPr>
                <w:rFonts w:ascii="Consolas" w:hAnsi="Consolas" w:cs="Consolas"/>
                <w:color w:val="000000"/>
                <w:sz w:val="20"/>
                <w:szCs w:val="20"/>
              </w:rPr>
              <w:t xml:space="preserve">, </w:t>
            </w:r>
            <w:r>
              <w:rPr>
                <w:rFonts w:ascii="Consolas" w:hAnsi="Consolas" w:cs="Consolas"/>
                <w:b/>
                <w:bCs/>
                <w:i/>
                <w:iCs/>
                <w:color w:val="0000C0"/>
                <w:sz w:val="20"/>
                <w:szCs w:val="20"/>
              </w:rPr>
              <w:t>spduRelevanceExpiryTimeInPast</w:t>
            </w:r>
            <w:r>
              <w:rPr>
                <w:rFonts w:ascii="Consolas" w:hAnsi="Consolas" w:cs="Consolas"/>
                <w:color w:val="000000"/>
                <w:sz w:val="20"/>
                <w:szCs w:val="20"/>
              </w:rPr>
              <w:t xml:space="preserve">, </w:t>
            </w:r>
            <w:r>
              <w:rPr>
                <w:rFonts w:ascii="Consolas" w:hAnsi="Consolas" w:cs="Consolas"/>
                <w:b/>
                <w:bCs/>
                <w:i/>
                <w:iCs/>
                <w:color w:val="0000C0"/>
                <w:sz w:val="20"/>
                <w:szCs w:val="20"/>
              </w:rPr>
              <w:t>spduRelevanceGenerationLocationTooDistant</w:t>
            </w:r>
            <w:r>
              <w:rPr>
                <w:rFonts w:ascii="Consolas" w:hAnsi="Consolas" w:cs="Consolas"/>
                <w:color w:val="000000"/>
                <w:sz w:val="20"/>
                <w:szCs w:val="20"/>
              </w:rPr>
              <w:t xml:space="preserve">, </w:t>
            </w:r>
            <w:r>
              <w:rPr>
                <w:rFonts w:ascii="Consolas" w:hAnsi="Consolas" w:cs="Consolas"/>
                <w:b/>
                <w:bCs/>
                <w:i/>
                <w:iCs/>
                <w:color w:val="0000C0"/>
                <w:sz w:val="20"/>
                <w:szCs w:val="20"/>
              </w:rPr>
              <w:t>spduRelevanceReplayedSpdu</w:t>
            </w:r>
            <w:r>
              <w:rPr>
                <w:rFonts w:ascii="Consolas" w:hAnsi="Consolas" w:cs="Consolas"/>
                <w:color w:val="000000"/>
                <w:sz w:val="20"/>
                <w:szCs w:val="20"/>
              </w:rPr>
              <w:t xml:space="preserve">, </w:t>
            </w:r>
            <w:r>
              <w:rPr>
                <w:rFonts w:ascii="Consolas" w:hAnsi="Consolas" w:cs="Consolas"/>
                <w:b/>
                <w:bCs/>
                <w:i/>
                <w:iCs/>
                <w:color w:val="0000C0"/>
                <w:sz w:val="20"/>
                <w:szCs w:val="20"/>
              </w:rPr>
              <w:t>spduCertificateExpired</w:t>
            </w:r>
            <w:r>
              <w:rPr>
                <w:rFonts w:ascii="Consolas" w:hAnsi="Consolas" w:cs="Consolas"/>
                <w:color w:val="000000"/>
                <w:sz w:val="20"/>
                <w:szCs w:val="20"/>
              </w:rPr>
              <w:t>}.</w:t>
            </w:r>
            <w:r>
              <w:t xml:space="preserve"> This element is defined in OdeLogMetadata</w:t>
            </w:r>
          </w:p>
        </w:tc>
      </w:tr>
      <w:tr w:rsidR="0089135F" w:rsidRPr="003E745F" w:rsidTr="00E0724D">
        <w:tc>
          <w:tcPr>
            <w:tcW w:w="2695" w:type="dxa"/>
          </w:tcPr>
          <w:p w:rsidR="0089135F" w:rsidRDefault="0089135F" w:rsidP="008268A7">
            <w:pPr>
              <w:rPr>
                <w:rFonts w:ascii="Courier New" w:hAnsi="Courier New" w:cs="Courier New"/>
              </w:rPr>
            </w:pPr>
            <w:r>
              <w:rPr>
                <w:rFonts w:ascii="Courier New" w:hAnsi="Courier New" w:cs="Courier New"/>
              </w:rPr>
              <w:lastRenderedPageBreak/>
              <w:t>serialId</w:t>
            </w:r>
          </w:p>
        </w:tc>
        <w:tc>
          <w:tcPr>
            <w:tcW w:w="2430" w:type="dxa"/>
          </w:tcPr>
          <w:p w:rsidR="0089135F" w:rsidRDefault="0089135F" w:rsidP="008268A7">
            <w:pPr>
              <w:rPr>
                <w:rFonts w:ascii="Courier New" w:hAnsi="Courier New" w:cs="Courier New"/>
              </w:rPr>
            </w:pPr>
            <w:r>
              <w:rPr>
                <w:rFonts w:ascii="Courier New" w:hAnsi="Courier New" w:cs="Courier New"/>
              </w:rPr>
              <w:t xml:space="preserve">Object </w:t>
            </w:r>
            <w:hyperlink w:anchor="_SerialId" w:history="1">
              <w:r w:rsidRPr="006F7E07">
                <w:rPr>
                  <w:rStyle w:val="Hyperlink"/>
                  <w:rFonts w:ascii="Courier New" w:hAnsi="Courier New" w:cs="Courier New"/>
                </w:rPr>
                <w:t>SerialId</w:t>
              </w:r>
            </w:hyperlink>
          </w:p>
        </w:tc>
        <w:tc>
          <w:tcPr>
            <w:tcW w:w="4225" w:type="dxa"/>
          </w:tcPr>
          <w:p w:rsidR="0089135F" w:rsidRPr="003E745F" w:rsidRDefault="0089135F" w:rsidP="008268A7">
            <w:pPr>
              <w:keepNext/>
            </w:pPr>
            <w:r>
              <w:t>A unique serial number representing this record.</w:t>
            </w:r>
          </w:p>
        </w:tc>
      </w:tr>
      <w:tr w:rsidR="000B4546" w:rsidRPr="003E745F" w:rsidTr="00E0724D">
        <w:tc>
          <w:tcPr>
            <w:tcW w:w="2695" w:type="dxa"/>
          </w:tcPr>
          <w:p w:rsidR="000B4546" w:rsidRPr="00E8307D" w:rsidRDefault="000B4546" w:rsidP="008268A7">
            <w:pPr>
              <w:rPr>
                <w:rFonts w:ascii="Courier New" w:hAnsi="Courier New" w:cs="Courier New"/>
              </w:rPr>
            </w:pPr>
            <w:r>
              <w:rPr>
                <w:rFonts w:ascii="Courier New" w:hAnsi="Courier New" w:cs="Courier New"/>
              </w:rPr>
              <w:t>validSignature</w:t>
            </w:r>
            <w:r>
              <w:rPr>
                <w:rStyle w:val="FootnoteReference"/>
                <w:rFonts w:ascii="Courier New" w:hAnsi="Courier New" w:cs="Courier New"/>
              </w:rPr>
              <w:footnoteReference w:id="9"/>
            </w:r>
          </w:p>
        </w:tc>
        <w:tc>
          <w:tcPr>
            <w:tcW w:w="2430" w:type="dxa"/>
          </w:tcPr>
          <w:p w:rsidR="000B4546" w:rsidRDefault="000B4546" w:rsidP="008268A7">
            <w:pPr>
              <w:rPr>
                <w:rFonts w:ascii="Courier New" w:hAnsi="Courier New" w:cs="Courier New"/>
              </w:rPr>
            </w:pPr>
            <w:r>
              <w:rPr>
                <w:rFonts w:ascii="Courier New" w:hAnsi="Courier New" w:cs="Courier New"/>
              </w:rPr>
              <w:t>Boolean</w:t>
            </w:r>
          </w:p>
        </w:tc>
        <w:tc>
          <w:tcPr>
            <w:tcW w:w="4225" w:type="dxa"/>
          </w:tcPr>
          <w:p w:rsidR="000B4546" w:rsidRDefault="000B4546" w:rsidP="008268A7">
            <w:pPr>
              <w:keepNext/>
            </w:pPr>
            <w:r>
              <w:t xml:space="preserve">DEPRECATED: True if signature validation was successful, false otherwise. Replaced with </w:t>
            </w:r>
            <w:r w:rsidRPr="00E8307D">
              <w:rPr>
                <w:rFonts w:ascii="Courier New" w:hAnsi="Courier New" w:cs="Courier New"/>
              </w:rPr>
              <w:t>securityResultCode</w:t>
            </w:r>
            <w:r>
              <w:t xml:space="preserve"> as of schemaVersion 4.</w:t>
            </w:r>
          </w:p>
        </w:tc>
      </w:tr>
    </w:tbl>
    <w:p w:rsidR="00955C0A" w:rsidRDefault="00955C0A" w:rsidP="008268A7">
      <w:pPr>
        <w:pStyle w:val="Caption"/>
      </w:pPr>
      <w:bookmarkStart w:id="30" w:name="_Ref512003542"/>
      <w:bookmarkStart w:id="31" w:name="_Toc441572981"/>
      <w:bookmarkStart w:id="32" w:name="_Toc456253309"/>
      <w:bookmarkStart w:id="33" w:name="_Ref504554190"/>
      <w:r>
        <w:t xml:space="preserve">Table </w:t>
      </w:r>
      <w:r w:rsidR="00A07801">
        <w:fldChar w:fldCharType="begin"/>
      </w:r>
      <w:r w:rsidR="00A07801">
        <w:instrText xml:space="preserve"> SEQ Table \* ARABIC </w:instrText>
      </w:r>
      <w:r w:rsidR="00A07801">
        <w:fldChar w:fldCharType="separate"/>
      </w:r>
      <w:r w:rsidR="00B9778E">
        <w:rPr>
          <w:noProof/>
        </w:rPr>
        <w:t>3</w:t>
      </w:r>
      <w:r w:rsidR="00A07801">
        <w:rPr>
          <w:noProof/>
        </w:rPr>
        <w:fldChar w:fldCharType="end"/>
      </w:r>
      <w:bookmarkEnd w:id="30"/>
      <w:r w:rsidR="0089135F">
        <w:t xml:space="preserve"> - OdeMsgMetadata</w:t>
      </w:r>
    </w:p>
    <w:p w:rsidR="006F7E07" w:rsidRDefault="006F7E07" w:rsidP="008268A7">
      <w:pPr>
        <w:pStyle w:val="Heading2"/>
        <w:rPr>
          <w:lang w:eastAsia="ja-JP"/>
        </w:rPr>
      </w:pPr>
      <w:bookmarkStart w:id="34" w:name="_SerialId"/>
      <w:bookmarkStart w:id="35" w:name="_Toc530144496"/>
      <w:bookmarkEnd w:id="31"/>
      <w:bookmarkEnd w:id="32"/>
      <w:bookmarkEnd w:id="33"/>
      <w:bookmarkEnd w:id="34"/>
      <w:r>
        <w:rPr>
          <w:lang w:eastAsia="ja-JP"/>
        </w:rPr>
        <w:t>SerialId</w:t>
      </w:r>
      <w:bookmarkEnd w:id="35"/>
    </w:p>
    <w:p w:rsidR="00955C0A" w:rsidRPr="00955C0A" w:rsidRDefault="00955C0A" w:rsidP="008268A7">
      <w:pPr>
        <w:rPr>
          <w:lang w:eastAsia="ja-JP"/>
        </w:rPr>
      </w:pPr>
      <w:r>
        <w:rPr>
          <w:lang w:eastAsia="ja-JP"/>
        </w:rPr>
        <w:t>This da</w:t>
      </w:r>
      <w:r w:rsidR="0014208E">
        <w:rPr>
          <w:lang w:eastAsia="ja-JP"/>
        </w:rPr>
        <w:t>ta structure can serve as a unique</w:t>
      </w:r>
      <w:r>
        <w:rPr>
          <w:lang w:eastAsia="ja-JP"/>
        </w:rPr>
        <w:t xml:space="preserve"> key for each record.</w:t>
      </w:r>
    </w:p>
    <w:tbl>
      <w:tblPr>
        <w:tblStyle w:val="TableGrid"/>
        <w:tblW w:w="0" w:type="auto"/>
        <w:tblLayout w:type="fixed"/>
        <w:tblLook w:val="04A0" w:firstRow="1" w:lastRow="0" w:firstColumn="1" w:lastColumn="0" w:noHBand="0" w:noVBand="1"/>
      </w:tblPr>
      <w:tblGrid>
        <w:gridCol w:w="1975"/>
        <w:gridCol w:w="1260"/>
        <w:gridCol w:w="2643"/>
        <w:gridCol w:w="957"/>
        <w:gridCol w:w="1156"/>
        <w:gridCol w:w="1359"/>
      </w:tblGrid>
      <w:tr w:rsidR="006F7E07" w:rsidRPr="006E5FF6" w:rsidTr="00955C0A">
        <w:tc>
          <w:tcPr>
            <w:tcW w:w="1975" w:type="dxa"/>
          </w:tcPr>
          <w:p w:rsidR="006F7E07" w:rsidRPr="006E5FF6" w:rsidRDefault="006F7E07" w:rsidP="008268A7">
            <w:pPr>
              <w:rPr>
                <w:b/>
              </w:rPr>
            </w:pPr>
            <w:r w:rsidRPr="006E5FF6">
              <w:rPr>
                <w:b/>
              </w:rPr>
              <w:t>Name</w:t>
            </w:r>
          </w:p>
        </w:tc>
        <w:tc>
          <w:tcPr>
            <w:tcW w:w="1260" w:type="dxa"/>
          </w:tcPr>
          <w:p w:rsidR="006F7E07" w:rsidRPr="006E5FF6" w:rsidRDefault="006F7E07" w:rsidP="008268A7">
            <w:pPr>
              <w:rPr>
                <w:b/>
              </w:rPr>
            </w:pPr>
            <w:r w:rsidRPr="006E5FF6">
              <w:rPr>
                <w:b/>
              </w:rPr>
              <w:t>Type</w:t>
            </w:r>
          </w:p>
        </w:tc>
        <w:tc>
          <w:tcPr>
            <w:tcW w:w="2643" w:type="dxa"/>
          </w:tcPr>
          <w:p w:rsidR="006F7E07" w:rsidRPr="006E5FF6" w:rsidRDefault="006F7E07" w:rsidP="008268A7">
            <w:pPr>
              <w:rPr>
                <w:b/>
              </w:rPr>
            </w:pPr>
            <w:r w:rsidRPr="006E5FF6">
              <w:rPr>
                <w:b/>
              </w:rPr>
              <w:t>Description</w:t>
            </w:r>
          </w:p>
        </w:tc>
        <w:tc>
          <w:tcPr>
            <w:tcW w:w="957" w:type="dxa"/>
          </w:tcPr>
          <w:p w:rsidR="006F7E07" w:rsidRPr="006E5FF6" w:rsidRDefault="006F7E07" w:rsidP="008268A7">
            <w:pPr>
              <w:rPr>
                <w:b/>
              </w:rPr>
            </w:pPr>
            <w:r w:rsidRPr="006E5FF6">
              <w:rPr>
                <w:b/>
              </w:rPr>
              <w:t>Units</w:t>
            </w:r>
          </w:p>
        </w:tc>
        <w:tc>
          <w:tcPr>
            <w:tcW w:w="1156" w:type="dxa"/>
          </w:tcPr>
          <w:p w:rsidR="006F7E07" w:rsidRPr="006E5FF6" w:rsidRDefault="006F7E07" w:rsidP="008268A7">
            <w:pPr>
              <w:rPr>
                <w:b/>
              </w:rPr>
            </w:pPr>
            <w:r w:rsidRPr="006E5FF6">
              <w:rPr>
                <w:b/>
              </w:rPr>
              <w:t>Valid Min</w:t>
            </w:r>
          </w:p>
        </w:tc>
        <w:tc>
          <w:tcPr>
            <w:tcW w:w="1359" w:type="dxa"/>
          </w:tcPr>
          <w:p w:rsidR="006F7E07" w:rsidRPr="006E5FF6" w:rsidRDefault="006F7E07" w:rsidP="008268A7">
            <w:pPr>
              <w:rPr>
                <w:b/>
              </w:rPr>
            </w:pPr>
            <w:r w:rsidRPr="006E5FF6">
              <w:rPr>
                <w:b/>
              </w:rPr>
              <w:t>Valid Max</w:t>
            </w:r>
          </w:p>
        </w:tc>
      </w:tr>
      <w:tr w:rsidR="006F7E07" w:rsidRPr="003E745F" w:rsidTr="00955C0A">
        <w:tc>
          <w:tcPr>
            <w:tcW w:w="1975" w:type="dxa"/>
          </w:tcPr>
          <w:p w:rsidR="006F7E07" w:rsidRPr="006F7E07" w:rsidRDefault="006F7E07" w:rsidP="008268A7">
            <w:pPr>
              <w:rPr>
                <w:rFonts w:ascii="Courier New" w:hAnsi="Courier New" w:cs="Courier New"/>
              </w:rPr>
            </w:pPr>
            <w:r w:rsidRPr="006F7E07">
              <w:rPr>
                <w:rFonts w:ascii="Courier New" w:hAnsi="Courier New" w:cs="Courier New"/>
              </w:rPr>
              <w:t>streamId</w:t>
            </w:r>
          </w:p>
        </w:tc>
        <w:tc>
          <w:tcPr>
            <w:tcW w:w="1260" w:type="dxa"/>
          </w:tcPr>
          <w:p w:rsidR="006F7E07" w:rsidRPr="006F7E07" w:rsidRDefault="006F7E07" w:rsidP="008268A7">
            <w:pPr>
              <w:rPr>
                <w:rFonts w:ascii="Courier New" w:hAnsi="Courier New" w:cs="Courier New"/>
              </w:rPr>
            </w:pPr>
            <w:r w:rsidRPr="006F7E07">
              <w:rPr>
                <w:rFonts w:ascii="Courier New" w:hAnsi="Courier New" w:cs="Courier New"/>
              </w:rPr>
              <w:t>String</w:t>
            </w:r>
          </w:p>
        </w:tc>
        <w:tc>
          <w:tcPr>
            <w:tcW w:w="2643" w:type="dxa"/>
          </w:tcPr>
          <w:p w:rsidR="006F7E07" w:rsidRPr="003E745F" w:rsidRDefault="006F7E07" w:rsidP="008268A7">
            <w:r>
              <w:t xml:space="preserve">Universally Unique ID (UUID) of </w:t>
            </w:r>
            <w:r w:rsidRPr="006F7E07">
              <w:t>Stream that process the original log file</w:t>
            </w:r>
          </w:p>
        </w:tc>
        <w:tc>
          <w:tcPr>
            <w:tcW w:w="957" w:type="dxa"/>
          </w:tcPr>
          <w:p w:rsidR="006F7E07" w:rsidRPr="003E745F" w:rsidRDefault="006F7E07" w:rsidP="008268A7">
            <w:r>
              <w:t>N/A</w:t>
            </w:r>
          </w:p>
        </w:tc>
        <w:tc>
          <w:tcPr>
            <w:tcW w:w="1156" w:type="dxa"/>
          </w:tcPr>
          <w:p w:rsidR="006F7E07" w:rsidRPr="003E745F" w:rsidRDefault="006F7E07" w:rsidP="008268A7">
            <w:r>
              <w:t>N/A</w:t>
            </w:r>
          </w:p>
        </w:tc>
        <w:tc>
          <w:tcPr>
            <w:tcW w:w="1359" w:type="dxa"/>
          </w:tcPr>
          <w:p w:rsidR="006F7E07" w:rsidRPr="003E745F" w:rsidRDefault="006F7E07" w:rsidP="008268A7">
            <w:r>
              <w:t>N/A</w:t>
            </w:r>
          </w:p>
        </w:tc>
      </w:tr>
      <w:tr w:rsidR="006F7E07" w:rsidRPr="003E745F" w:rsidTr="00955C0A">
        <w:tc>
          <w:tcPr>
            <w:tcW w:w="1975" w:type="dxa"/>
          </w:tcPr>
          <w:p w:rsidR="006F7E07" w:rsidRDefault="006F7E07" w:rsidP="008268A7">
            <w:pPr>
              <w:rPr>
                <w:rFonts w:ascii="Courier New" w:hAnsi="Courier New" w:cs="Courier New"/>
              </w:rPr>
            </w:pPr>
            <w:r w:rsidRPr="006F7E07">
              <w:rPr>
                <w:rFonts w:ascii="Courier New" w:hAnsi="Courier New" w:cs="Courier New"/>
              </w:rPr>
              <w:t>bundleSize</w:t>
            </w:r>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Size of the bundle within the processed file</w:t>
            </w:r>
          </w:p>
        </w:tc>
        <w:tc>
          <w:tcPr>
            <w:tcW w:w="957" w:type="dxa"/>
          </w:tcPr>
          <w:p w:rsidR="006F7E07" w:rsidRPr="003E745F" w:rsidRDefault="006F7E07" w:rsidP="008268A7">
            <w:r>
              <w:t>N/A</w:t>
            </w:r>
          </w:p>
        </w:tc>
        <w:tc>
          <w:tcPr>
            <w:tcW w:w="1156" w:type="dxa"/>
          </w:tcPr>
          <w:p w:rsidR="006F7E07" w:rsidRPr="003E745F" w:rsidRDefault="006F7E07" w:rsidP="008268A7">
            <w:r>
              <w:t>1</w:t>
            </w:r>
          </w:p>
        </w:tc>
        <w:tc>
          <w:tcPr>
            <w:tcW w:w="1359" w:type="dxa"/>
          </w:tcPr>
          <w:p w:rsidR="006F7E07" w:rsidRPr="003E745F" w:rsidRDefault="006F7E07" w:rsidP="008268A7">
            <w:pPr>
              <w:keepNext/>
            </w:pPr>
            <w:r>
              <w:t>MAX_INT</w:t>
            </w:r>
          </w:p>
        </w:tc>
      </w:tr>
      <w:tr w:rsidR="006F7E07" w:rsidRPr="003E745F" w:rsidTr="00955C0A">
        <w:tc>
          <w:tcPr>
            <w:tcW w:w="1975" w:type="dxa"/>
          </w:tcPr>
          <w:p w:rsidR="006F7E07" w:rsidRPr="006F7E07" w:rsidRDefault="006F7E07" w:rsidP="008268A7">
            <w:pPr>
              <w:rPr>
                <w:rFonts w:ascii="Courier New" w:hAnsi="Courier New" w:cs="Courier New"/>
              </w:rPr>
            </w:pPr>
            <w:r w:rsidRPr="006F7E07">
              <w:rPr>
                <w:rFonts w:ascii="Courier New" w:hAnsi="Courier New" w:cs="Courier New"/>
              </w:rPr>
              <w:t>bundleId</w:t>
            </w:r>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Bundle identifier</w:t>
            </w:r>
            <w:r>
              <w:t xml:space="preserve"> within the stream</w:t>
            </w:r>
          </w:p>
        </w:tc>
        <w:tc>
          <w:tcPr>
            <w:tcW w:w="957" w:type="dxa"/>
          </w:tcPr>
          <w:p w:rsidR="006F7E07" w:rsidRPr="003E745F" w:rsidRDefault="006F7E07" w:rsidP="008268A7">
            <w:r>
              <w:t>N/A</w:t>
            </w:r>
          </w:p>
        </w:tc>
        <w:tc>
          <w:tcPr>
            <w:tcW w:w="1156" w:type="dxa"/>
          </w:tcPr>
          <w:p w:rsidR="006F7E07" w:rsidRPr="003E745F" w:rsidRDefault="006F7E07" w:rsidP="008268A7">
            <w:r>
              <w:t>0</w:t>
            </w:r>
          </w:p>
        </w:tc>
        <w:tc>
          <w:tcPr>
            <w:tcW w:w="1359" w:type="dxa"/>
          </w:tcPr>
          <w:p w:rsidR="006F7E07" w:rsidRPr="003E745F" w:rsidRDefault="006F7E07" w:rsidP="008268A7">
            <w:pPr>
              <w:keepNext/>
            </w:pPr>
            <w:r>
              <w:t>MAX_LONG-1</w:t>
            </w:r>
          </w:p>
        </w:tc>
      </w:tr>
      <w:tr w:rsidR="006F7E07" w:rsidRPr="003E745F" w:rsidTr="00955C0A">
        <w:tc>
          <w:tcPr>
            <w:tcW w:w="1975" w:type="dxa"/>
          </w:tcPr>
          <w:p w:rsidR="006F7E07" w:rsidRPr="006F7E07" w:rsidRDefault="006F7E07" w:rsidP="008268A7">
            <w:pPr>
              <w:rPr>
                <w:rFonts w:ascii="Courier New" w:hAnsi="Courier New" w:cs="Courier New"/>
              </w:rPr>
            </w:pPr>
            <w:r w:rsidRPr="006F7E07">
              <w:rPr>
                <w:rFonts w:ascii="Courier New" w:hAnsi="Courier New" w:cs="Courier New"/>
              </w:rPr>
              <w:t>recordId</w:t>
            </w:r>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Record identi</w:t>
            </w:r>
            <w:r>
              <w:t>fi</w:t>
            </w:r>
            <w:r w:rsidRPr="006F7E07">
              <w:t>er within the bundle</w:t>
            </w:r>
          </w:p>
        </w:tc>
        <w:tc>
          <w:tcPr>
            <w:tcW w:w="957" w:type="dxa"/>
          </w:tcPr>
          <w:p w:rsidR="006F7E07" w:rsidRPr="003E745F" w:rsidRDefault="006F7E07" w:rsidP="008268A7">
            <w:r>
              <w:t>N/A</w:t>
            </w:r>
          </w:p>
        </w:tc>
        <w:tc>
          <w:tcPr>
            <w:tcW w:w="1156" w:type="dxa"/>
          </w:tcPr>
          <w:p w:rsidR="006F7E07" w:rsidRPr="003E745F" w:rsidRDefault="006F7E07" w:rsidP="008268A7">
            <w:r>
              <w:t>0</w:t>
            </w:r>
          </w:p>
        </w:tc>
        <w:tc>
          <w:tcPr>
            <w:tcW w:w="1359" w:type="dxa"/>
          </w:tcPr>
          <w:p w:rsidR="006F7E07" w:rsidRPr="003E745F" w:rsidRDefault="006F7E07" w:rsidP="008268A7">
            <w:pPr>
              <w:keepNext/>
            </w:pPr>
            <w:r>
              <w:t>MAX_INT - 1</w:t>
            </w:r>
          </w:p>
        </w:tc>
      </w:tr>
      <w:tr w:rsidR="006F7E07" w:rsidRPr="003E745F" w:rsidTr="00955C0A">
        <w:tc>
          <w:tcPr>
            <w:tcW w:w="1975" w:type="dxa"/>
          </w:tcPr>
          <w:p w:rsidR="006F7E07" w:rsidRPr="006F7E07" w:rsidRDefault="006F7E07" w:rsidP="008268A7">
            <w:pPr>
              <w:rPr>
                <w:rFonts w:ascii="Courier New" w:hAnsi="Courier New" w:cs="Courier New"/>
              </w:rPr>
            </w:pPr>
            <w:r w:rsidRPr="006F7E07">
              <w:rPr>
                <w:rFonts w:ascii="Courier New" w:hAnsi="Courier New" w:cs="Courier New"/>
              </w:rPr>
              <w:t>serialNumber</w:t>
            </w:r>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 xml:space="preserve">Combined identifier within </w:t>
            </w:r>
            <w:r>
              <w:t>the</w:t>
            </w:r>
            <w:r w:rsidRPr="006F7E07">
              <w:t xml:space="preserve"> stream</w:t>
            </w:r>
            <w:r>
              <w:t xml:space="preserve">, a combination of </w:t>
            </w:r>
            <w:r w:rsidRPr="006F7E07">
              <w:rPr>
                <w:rFonts w:ascii="Courier New" w:hAnsi="Courier New" w:cs="Courier New"/>
              </w:rPr>
              <w:t>bundleSize</w:t>
            </w:r>
            <w:r>
              <w:t xml:space="preserve">, </w:t>
            </w:r>
            <w:r w:rsidRPr="006F7E07">
              <w:rPr>
                <w:rFonts w:ascii="Courier New" w:hAnsi="Courier New" w:cs="Courier New"/>
              </w:rPr>
              <w:t>bundleId</w:t>
            </w:r>
            <w:r>
              <w:t xml:space="preserve">, and </w:t>
            </w:r>
            <w:r w:rsidRPr="006F7E07">
              <w:rPr>
                <w:rFonts w:ascii="Courier New" w:hAnsi="Courier New" w:cs="Courier New"/>
              </w:rPr>
              <w:t>recordId</w:t>
            </w:r>
            <w:r>
              <w:t>.</w:t>
            </w:r>
          </w:p>
        </w:tc>
        <w:tc>
          <w:tcPr>
            <w:tcW w:w="957" w:type="dxa"/>
          </w:tcPr>
          <w:p w:rsidR="006F7E07" w:rsidRPr="003E745F" w:rsidRDefault="006F7E07" w:rsidP="008268A7">
            <w:r>
              <w:t>N/A</w:t>
            </w:r>
          </w:p>
        </w:tc>
        <w:tc>
          <w:tcPr>
            <w:tcW w:w="1156" w:type="dxa"/>
          </w:tcPr>
          <w:p w:rsidR="006F7E07" w:rsidRPr="003E745F" w:rsidRDefault="006F7E07" w:rsidP="008268A7">
            <w:r>
              <w:t>0</w:t>
            </w:r>
          </w:p>
        </w:tc>
        <w:tc>
          <w:tcPr>
            <w:tcW w:w="1359" w:type="dxa"/>
          </w:tcPr>
          <w:p w:rsidR="006F7E07" w:rsidRPr="003E745F" w:rsidRDefault="006F7E07" w:rsidP="008268A7">
            <w:pPr>
              <w:keepNext/>
            </w:pPr>
            <w:r>
              <w:t>MAX_LONG-1</w:t>
            </w:r>
          </w:p>
        </w:tc>
      </w:tr>
    </w:tbl>
    <w:p w:rsidR="006F7E07" w:rsidRPr="006F7E07" w:rsidRDefault="00955C0A" w:rsidP="008268A7">
      <w:pPr>
        <w:pStyle w:val="Caption"/>
      </w:pPr>
      <w:r>
        <w:lastRenderedPageBreak/>
        <w:t xml:space="preserve">Table </w:t>
      </w:r>
      <w:r w:rsidR="00A07801">
        <w:fldChar w:fldCharType="begin"/>
      </w:r>
      <w:r w:rsidR="00A07801">
        <w:instrText xml:space="preserve"> SEQ Table \* ARABIC </w:instrText>
      </w:r>
      <w:r w:rsidR="00A07801">
        <w:fldChar w:fldCharType="separate"/>
      </w:r>
      <w:r w:rsidR="00B9778E">
        <w:rPr>
          <w:noProof/>
        </w:rPr>
        <w:t>4</w:t>
      </w:r>
      <w:r w:rsidR="00A07801">
        <w:rPr>
          <w:noProof/>
        </w:rPr>
        <w:fldChar w:fldCharType="end"/>
      </w:r>
      <w:r>
        <w:t xml:space="preserve"> - SerialId</w:t>
      </w:r>
    </w:p>
    <w:p w:rsidR="006F7E07" w:rsidRDefault="00A50733" w:rsidP="008268A7">
      <w:pPr>
        <w:pStyle w:val="Heading2"/>
        <w:rPr>
          <w:lang w:eastAsia="ja-JP"/>
        </w:rPr>
      </w:pPr>
      <w:bookmarkStart w:id="36" w:name="_Encodings"/>
      <w:bookmarkStart w:id="37" w:name="_ASN.1_Encodings"/>
      <w:bookmarkStart w:id="38" w:name="_Ref511810641"/>
      <w:bookmarkStart w:id="39" w:name="_Toc530144497"/>
      <w:bookmarkEnd w:id="36"/>
      <w:bookmarkEnd w:id="37"/>
      <w:r>
        <w:rPr>
          <w:lang w:eastAsia="ja-JP"/>
        </w:rPr>
        <w:t xml:space="preserve">ASN.1 </w:t>
      </w:r>
      <w:r w:rsidR="00064973">
        <w:rPr>
          <w:lang w:eastAsia="ja-JP"/>
        </w:rPr>
        <w:t>Encodings</w:t>
      </w:r>
      <w:bookmarkEnd w:id="38"/>
      <w:bookmarkEnd w:id="39"/>
    </w:p>
    <w:p w:rsidR="00064973" w:rsidRPr="00064973" w:rsidRDefault="00064973" w:rsidP="008268A7">
      <w:pPr>
        <w:rPr>
          <w:lang w:eastAsia="ja-JP"/>
        </w:rPr>
      </w:pPr>
      <w:r>
        <w:t>A list of ASN.1 encoding instructions</w:t>
      </w:r>
      <w:r w:rsidR="006954E2">
        <w:t xml:space="preserve"> provided to the ASN.1 CODEC module. This entire object is removed from the stream prior to publishing the data.</w:t>
      </w:r>
    </w:p>
    <w:tbl>
      <w:tblPr>
        <w:tblStyle w:val="TableGrid"/>
        <w:tblW w:w="9355" w:type="dxa"/>
        <w:tblLayout w:type="fixed"/>
        <w:tblLook w:val="04A0" w:firstRow="1" w:lastRow="0" w:firstColumn="1" w:lastColumn="0" w:noHBand="0" w:noVBand="1"/>
      </w:tblPr>
      <w:tblGrid>
        <w:gridCol w:w="1801"/>
        <w:gridCol w:w="1801"/>
        <w:gridCol w:w="5753"/>
      </w:tblGrid>
      <w:tr w:rsidR="00064973" w:rsidTr="00064973">
        <w:tc>
          <w:tcPr>
            <w:tcW w:w="1801" w:type="dxa"/>
          </w:tcPr>
          <w:p w:rsidR="00064973" w:rsidRPr="006A024C" w:rsidRDefault="00064973" w:rsidP="008268A7">
            <w:pPr>
              <w:autoSpaceDE w:val="0"/>
              <w:autoSpaceDN w:val="0"/>
              <w:adjustRightInd w:val="0"/>
              <w:rPr>
                <w:rFonts w:ascii="Courier New" w:hAnsi="Courier New" w:cs="Courier New"/>
              </w:rPr>
            </w:pPr>
            <w:r w:rsidRPr="006E5FF6">
              <w:rPr>
                <w:b/>
              </w:rPr>
              <w:t>Name</w:t>
            </w:r>
          </w:p>
        </w:tc>
        <w:tc>
          <w:tcPr>
            <w:tcW w:w="1801" w:type="dxa"/>
          </w:tcPr>
          <w:p w:rsidR="00064973" w:rsidRDefault="00064973" w:rsidP="008268A7">
            <w:pPr>
              <w:autoSpaceDE w:val="0"/>
              <w:autoSpaceDN w:val="0"/>
              <w:adjustRightInd w:val="0"/>
              <w:rPr>
                <w:rFonts w:ascii="Courier New" w:hAnsi="Courier New" w:cs="Courier New"/>
              </w:rPr>
            </w:pPr>
            <w:r w:rsidRPr="006E5FF6">
              <w:rPr>
                <w:b/>
              </w:rPr>
              <w:t>Type</w:t>
            </w:r>
          </w:p>
        </w:tc>
        <w:tc>
          <w:tcPr>
            <w:tcW w:w="5753" w:type="dxa"/>
          </w:tcPr>
          <w:p w:rsidR="00064973" w:rsidRDefault="00064973" w:rsidP="008268A7">
            <w:pPr>
              <w:autoSpaceDE w:val="0"/>
              <w:autoSpaceDN w:val="0"/>
              <w:adjustRightInd w:val="0"/>
              <w:rPr>
                <w:rFonts w:ascii="Courier New" w:hAnsi="Courier New" w:cs="Courier New"/>
              </w:rPr>
            </w:pPr>
            <w:r w:rsidRPr="006E5FF6">
              <w:rPr>
                <w:b/>
              </w:rPr>
              <w:t>Description</w:t>
            </w:r>
          </w:p>
        </w:tc>
      </w:tr>
      <w:tr w:rsidR="00064973" w:rsidTr="00064973">
        <w:tc>
          <w:tcPr>
            <w:tcW w:w="1801" w:type="dxa"/>
          </w:tcPr>
          <w:p w:rsidR="00064973" w:rsidRPr="000901B3" w:rsidRDefault="00064973" w:rsidP="008268A7">
            <w:pPr>
              <w:autoSpaceDE w:val="0"/>
              <w:autoSpaceDN w:val="0"/>
              <w:adjustRightInd w:val="0"/>
              <w:rPr>
                <w:rFonts w:ascii="Courier New" w:hAnsi="Courier New" w:cs="Courier New"/>
              </w:rPr>
            </w:pPr>
            <w:r w:rsidRPr="000901B3">
              <w:rPr>
                <w:rFonts w:ascii="Courier New" w:hAnsi="Courier New" w:cs="Courier New"/>
              </w:rPr>
              <w:t>elementName</w:t>
            </w:r>
          </w:p>
        </w:tc>
        <w:tc>
          <w:tcPr>
            <w:tcW w:w="1801" w:type="dxa"/>
          </w:tcPr>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753" w:type="dxa"/>
          </w:tcPr>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Name of element to be ASN.1 encoded</w:t>
            </w:r>
          </w:p>
        </w:tc>
      </w:tr>
      <w:tr w:rsidR="00064973" w:rsidTr="00064973">
        <w:tc>
          <w:tcPr>
            <w:tcW w:w="1801" w:type="dxa"/>
          </w:tcPr>
          <w:p w:rsidR="00064973" w:rsidRPr="006A024C" w:rsidRDefault="00064973" w:rsidP="008268A7">
            <w:pPr>
              <w:autoSpaceDE w:val="0"/>
              <w:autoSpaceDN w:val="0"/>
              <w:adjustRightInd w:val="0"/>
              <w:rPr>
                <w:rFonts w:ascii="Courier New" w:hAnsi="Courier New" w:cs="Courier New"/>
              </w:rPr>
            </w:pPr>
            <w:r w:rsidRPr="006A024C">
              <w:rPr>
                <w:rFonts w:ascii="Courier New" w:hAnsi="Courier New" w:cs="Courier New"/>
              </w:rPr>
              <w:t>elementType</w:t>
            </w:r>
          </w:p>
        </w:tc>
        <w:tc>
          <w:tcPr>
            <w:tcW w:w="1801"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753"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ASN.1 type/data structure to be encoded</w:t>
            </w:r>
          </w:p>
        </w:tc>
      </w:tr>
      <w:tr w:rsidR="00064973" w:rsidTr="00064973">
        <w:tc>
          <w:tcPr>
            <w:tcW w:w="1801" w:type="dxa"/>
          </w:tcPr>
          <w:p w:rsidR="00064973" w:rsidRPr="006A024C" w:rsidRDefault="00064973" w:rsidP="008268A7">
            <w:pPr>
              <w:autoSpaceDE w:val="0"/>
              <w:autoSpaceDN w:val="0"/>
              <w:adjustRightInd w:val="0"/>
              <w:rPr>
                <w:rFonts w:ascii="Courier New" w:hAnsi="Courier New" w:cs="Courier New"/>
              </w:rPr>
            </w:pPr>
            <w:r w:rsidRPr="006A024C">
              <w:rPr>
                <w:rFonts w:ascii="Courier New" w:hAnsi="Courier New" w:cs="Courier New"/>
              </w:rPr>
              <w:t>encodingRule</w:t>
            </w:r>
          </w:p>
        </w:tc>
        <w:tc>
          <w:tcPr>
            <w:tcW w:w="1801"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753"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One of the following</w:t>
            </w:r>
          </w:p>
          <w:p w:rsidR="00064973" w:rsidRPr="000901B3" w:rsidRDefault="00064973" w:rsidP="008268A7">
            <w:pPr>
              <w:keepNext/>
              <w:autoSpaceDE w:val="0"/>
              <w:autoSpaceDN w:val="0"/>
              <w:adjustRightInd w:val="0"/>
              <w:rPr>
                <w:rFonts w:ascii="Consolas" w:hAnsi="Consolas" w:cs="Consolas"/>
                <w:sz w:val="20"/>
                <w:szCs w:val="20"/>
              </w:rPr>
            </w:pPr>
            <w:r>
              <w:rPr>
                <w:rFonts w:ascii="Consolas" w:hAnsi="Consolas" w:cs="Consolas"/>
                <w:b/>
                <w:bCs/>
                <w:color w:val="7F0055"/>
                <w:sz w:val="20"/>
                <w:szCs w:val="20"/>
              </w:rPr>
              <w:t>enum</w:t>
            </w:r>
            <w:r>
              <w:rPr>
                <w:rFonts w:ascii="Consolas" w:hAnsi="Consolas" w:cs="Consolas"/>
                <w:color w:val="000000"/>
                <w:sz w:val="20"/>
                <w:szCs w:val="20"/>
              </w:rPr>
              <w:t xml:space="preserve"> EncodingRule {</w:t>
            </w:r>
            <w:r>
              <w:rPr>
                <w:rFonts w:ascii="Consolas" w:hAnsi="Consolas" w:cs="Consolas"/>
                <w:b/>
                <w:bCs/>
                <w:i/>
                <w:iCs/>
                <w:color w:val="0000C0"/>
                <w:sz w:val="20"/>
                <w:szCs w:val="20"/>
              </w:rPr>
              <w:t>UPER</w:t>
            </w:r>
            <w:r>
              <w:rPr>
                <w:rFonts w:ascii="Consolas" w:hAnsi="Consolas" w:cs="Consolas"/>
                <w:color w:val="000000"/>
                <w:sz w:val="20"/>
                <w:szCs w:val="20"/>
              </w:rPr>
              <w:t xml:space="preserve">, </w:t>
            </w:r>
            <w:r>
              <w:rPr>
                <w:rFonts w:ascii="Consolas" w:hAnsi="Consolas" w:cs="Consolas"/>
                <w:b/>
                <w:bCs/>
                <w:i/>
                <w:iCs/>
                <w:color w:val="0000C0"/>
                <w:sz w:val="20"/>
                <w:szCs w:val="20"/>
              </w:rPr>
              <w:t>COER</w:t>
            </w:r>
            <w:r>
              <w:rPr>
                <w:rFonts w:ascii="Consolas" w:hAnsi="Consolas" w:cs="Consolas"/>
                <w:color w:val="000000"/>
                <w:sz w:val="20"/>
                <w:szCs w:val="20"/>
              </w:rPr>
              <w:t>}</w:t>
            </w:r>
          </w:p>
        </w:tc>
      </w:tr>
    </w:tbl>
    <w:p w:rsidR="00064973" w:rsidRDefault="00955C0A" w:rsidP="008268A7">
      <w:pPr>
        <w:pStyle w:val="Caption"/>
      </w:pPr>
      <w:r>
        <w:t xml:space="preserve">Table </w:t>
      </w:r>
      <w:r w:rsidR="00A07801">
        <w:fldChar w:fldCharType="begin"/>
      </w:r>
      <w:r w:rsidR="00A07801">
        <w:instrText xml:space="preserve"> SEQ Table \* ARABIC </w:instrText>
      </w:r>
      <w:r w:rsidR="00A07801">
        <w:fldChar w:fldCharType="separate"/>
      </w:r>
      <w:r w:rsidR="00B9778E">
        <w:rPr>
          <w:noProof/>
        </w:rPr>
        <w:t>5</w:t>
      </w:r>
      <w:r w:rsidR="00A07801">
        <w:rPr>
          <w:noProof/>
        </w:rPr>
        <w:fldChar w:fldCharType="end"/>
      </w:r>
      <w:r>
        <w:t xml:space="preserve"> - Encodings</w:t>
      </w:r>
    </w:p>
    <w:p w:rsidR="00064973" w:rsidRDefault="00064973" w:rsidP="008268A7">
      <w:pPr>
        <w:pStyle w:val="Heading2"/>
        <w:rPr>
          <w:lang w:eastAsia="ja-JP"/>
        </w:rPr>
      </w:pPr>
      <w:bookmarkStart w:id="40" w:name="_ReceivedMessageDetails"/>
      <w:bookmarkStart w:id="41" w:name="_Ref511810761"/>
      <w:bookmarkStart w:id="42" w:name="_Toc530144498"/>
      <w:bookmarkEnd w:id="40"/>
      <w:r>
        <w:rPr>
          <w:lang w:eastAsia="ja-JP"/>
        </w:rPr>
        <w:t>ReceivedMessageDetails</w:t>
      </w:r>
      <w:bookmarkEnd w:id="41"/>
      <w:bookmarkEnd w:id="42"/>
    </w:p>
    <w:p w:rsidR="00FA06F2" w:rsidRDefault="00C117BA" w:rsidP="008268A7">
      <w:pPr>
        <w:rPr>
          <w:lang w:eastAsia="ja-JP"/>
        </w:rPr>
      </w:pPr>
      <w:r>
        <w:rPr>
          <w:lang w:eastAsia="ja-JP"/>
        </w:rPr>
        <w:t>This data structure contains the location of the vehicle when this data record was logged and the source of the data.</w:t>
      </w:r>
      <w:r w:rsidR="00103415">
        <w:rPr>
          <w:lang w:eastAsia="ja-JP"/>
        </w:rPr>
        <w:t xml:space="preserve"> This object is present on all record types as of </w:t>
      </w:r>
      <w:r w:rsidR="00103415" w:rsidRPr="00B53D6A">
        <w:rPr>
          <w:rFonts w:ascii="Courier New" w:hAnsi="Courier New" w:cs="Courier New"/>
          <w:lang w:eastAsia="ja-JP"/>
        </w:rPr>
        <w:t>schemaVersion</w:t>
      </w:r>
      <w:r w:rsidR="00103415">
        <w:rPr>
          <w:lang w:eastAsia="ja-JP"/>
        </w:rPr>
        <w:t xml:space="preserve"> 5. </w:t>
      </w:r>
      <w:r w:rsidR="00FA06F2">
        <w:rPr>
          <w:lang w:eastAsia="ja-JP"/>
        </w:rPr>
        <w:t xml:space="preserve">Prior to </w:t>
      </w:r>
      <w:r w:rsidR="00FA06F2" w:rsidRPr="000B1572">
        <w:rPr>
          <w:rFonts w:ascii="Courier New" w:hAnsi="Courier New" w:cs="Courier New"/>
          <w:lang w:eastAsia="ja-JP"/>
        </w:rPr>
        <w:t>schemaVersion</w:t>
      </w:r>
      <w:r w:rsidR="00E221A5">
        <w:rPr>
          <w:lang w:eastAsia="ja-JP"/>
        </w:rPr>
        <w:t xml:space="preserve"> 5, there was no</w:t>
      </w:r>
      <w:r w:rsidR="00FA06F2">
        <w:rPr>
          <w:lang w:eastAsia="ja-JP"/>
        </w:rPr>
        <w:t xml:space="preserve"> </w:t>
      </w:r>
      <w:r w:rsidR="00FA06F2" w:rsidRPr="00B53D6A">
        <w:rPr>
          <w:rFonts w:ascii="Courier New" w:hAnsi="Courier New" w:cs="Courier New"/>
          <w:lang w:eastAsia="ja-JP"/>
        </w:rPr>
        <w:t>receiveMessageDetails</w:t>
      </w:r>
      <w:r w:rsidR="00FA06F2">
        <w:rPr>
          <w:lang w:eastAsia="ja-JP"/>
        </w:rPr>
        <w:t xml:space="preserve"> in BSM records.</w:t>
      </w:r>
    </w:p>
    <w:p w:rsidR="00FA06F2" w:rsidRDefault="00FA06F2" w:rsidP="008268A7">
      <w:pPr>
        <w:rPr>
          <w:lang w:eastAsia="ja-JP"/>
        </w:rPr>
      </w:pPr>
      <w:r>
        <w:rPr>
          <w:lang w:eastAsia="ja-JP"/>
        </w:rPr>
        <w:t xml:space="preserve">For BSM records </w:t>
      </w:r>
      <w:r w:rsidR="00A9504E" w:rsidRPr="00B53D6A">
        <w:rPr>
          <w:lang w:eastAsia="ja-JP"/>
        </w:rPr>
        <w:t>with</w:t>
      </w:r>
      <w:r w:rsidR="00A9504E">
        <w:rPr>
          <w:rFonts w:ascii="Courier New" w:hAnsi="Courier New" w:cs="Courier New"/>
          <w:lang w:eastAsia="ja-JP"/>
        </w:rPr>
        <w:t xml:space="preserve"> bsmSource=RV</w:t>
      </w:r>
      <w:r>
        <w:rPr>
          <w:lang w:eastAsia="ja-JP"/>
        </w:rPr>
        <w:t>,</w:t>
      </w:r>
      <w:r w:rsidR="00103415">
        <w:rPr>
          <w:lang w:eastAsia="ja-JP"/>
        </w:rPr>
        <w:t xml:space="preserve"> </w:t>
      </w:r>
      <w:r w:rsidR="00103415" w:rsidRPr="00B53D6A">
        <w:rPr>
          <w:rFonts w:ascii="Courier New" w:hAnsi="Courier New" w:cs="Courier New"/>
          <w:lang w:eastAsia="ja-JP"/>
        </w:rPr>
        <w:t>locationData</w:t>
      </w:r>
      <w:r w:rsidR="00103415">
        <w:rPr>
          <w:lang w:eastAsia="ja-JP"/>
        </w:rPr>
        <w:t xml:space="preserve"> will represent the location of the E</w:t>
      </w:r>
      <w:r w:rsidR="00F92CCB">
        <w:rPr>
          <w:lang w:eastAsia="ja-JP"/>
        </w:rPr>
        <w:t>go Vehicle (E</w:t>
      </w:r>
      <w:r w:rsidR="00103415">
        <w:rPr>
          <w:lang w:eastAsia="ja-JP"/>
        </w:rPr>
        <w:t>V</w:t>
      </w:r>
      <w:r w:rsidR="00F92CCB">
        <w:rPr>
          <w:lang w:eastAsia="ja-JP"/>
        </w:rPr>
        <w:t>)</w:t>
      </w:r>
      <w:r w:rsidR="00103415">
        <w:rPr>
          <w:lang w:eastAsia="ja-JP"/>
        </w:rPr>
        <w:t xml:space="preserve"> </w:t>
      </w:r>
      <w:r>
        <w:rPr>
          <w:lang w:eastAsia="ja-JP"/>
        </w:rPr>
        <w:t xml:space="preserve">that </w:t>
      </w:r>
      <w:r w:rsidR="00103415">
        <w:rPr>
          <w:lang w:eastAsia="ja-JP"/>
        </w:rPr>
        <w:t>receiv</w:t>
      </w:r>
      <w:r>
        <w:rPr>
          <w:lang w:eastAsia="ja-JP"/>
        </w:rPr>
        <w:t>ed</w:t>
      </w:r>
      <w:r w:rsidR="00F92CCB">
        <w:rPr>
          <w:lang w:eastAsia="ja-JP"/>
        </w:rPr>
        <w:t xml:space="preserve"> the BSM from a R</w:t>
      </w:r>
      <w:r>
        <w:rPr>
          <w:lang w:eastAsia="ja-JP"/>
        </w:rPr>
        <w:t>emot</w:t>
      </w:r>
      <w:r w:rsidR="00F92CCB">
        <w:rPr>
          <w:lang w:eastAsia="ja-JP"/>
        </w:rPr>
        <w:t>e V</w:t>
      </w:r>
      <w:r w:rsidR="00103415">
        <w:rPr>
          <w:lang w:eastAsia="ja-JP"/>
        </w:rPr>
        <w:t>ehicle (RV)</w:t>
      </w:r>
      <w:r>
        <w:rPr>
          <w:lang w:eastAsia="ja-JP"/>
        </w:rPr>
        <w:t xml:space="preserve"> while the location data inside the BSM payload will represe</w:t>
      </w:r>
      <w:r w:rsidR="00F92CCB">
        <w:rPr>
          <w:lang w:eastAsia="ja-JP"/>
        </w:rPr>
        <w:t>nt the location of the RV</w:t>
      </w:r>
      <w:r>
        <w:rPr>
          <w:lang w:eastAsia="ja-JP"/>
        </w:rPr>
        <w:t>.</w:t>
      </w:r>
      <w:r w:rsidR="00103415">
        <w:rPr>
          <w:lang w:eastAsia="ja-JP"/>
        </w:rPr>
        <w:t xml:space="preserve"> </w:t>
      </w:r>
      <w:r w:rsidR="00F92CCB" w:rsidRPr="00F92CCB">
        <w:rPr>
          <w:lang w:eastAsia="ja-JP"/>
        </w:rPr>
        <w:t>For BSMs inside a `</w:t>
      </w:r>
      <w:r w:rsidR="00F92CCB" w:rsidRPr="00F92CCB">
        <w:rPr>
          <w:rFonts w:ascii="Courier New" w:hAnsi="Courier New" w:cs="Courier New"/>
          <w:lang w:eastAsia="ja-JP"/>
        </w:rPr>
        <w:t>rxMsg</w:t>
      </w:r>
      <w:r w:rsidR="00F92CCB" w:rsidRPr="00F92CCB">
        <w:rPr>
          <w:lang w:eastAsia="ja-JP"/>
        </w:rPr>
        <w:t>` log file, `</w:t>
      </w:r>
      <w:r w:rsidR="00F92CCB" w:rsidRPr="00F92CCB">
        <w:rPr>
          <w:rFonts w:ascii="Courier New" w:hAnsi="Courier New" w:cs="Courier New"/>
          <w:lang w:eastAsia="ja-JP"/>
        </w:rPr>
        <w:t>rxSource</w:t>
      </w:r>
      <w:r w:rsidR="00F92CCB" w:rsidRPr="00F92CCB">
        <w:rPr>
          <w:lang w:eastAsia="ja-JP"/>
        </w:rPr>
        <w:t>` will be equal to `</w:t>
      </w:r>
      <w:r w:rsidR="00F92CCB" w:rsidRPr="00F92CCB">
        <w:rPr>
          <w:rFonts w:ascii="Courier New" w:hAnsi="Courier New" w:cs="Courier New"/>
          <w:lang w:eastAsia="ja-JP"/>
        </w:rPr>
        <w:t>RV</w:t>
      </w:r>
      <w:r w:rsidR="00F92CCB" w:rsidRPr="00F92CCB">
        <w:rPr>
          <w:lang w:eastAsia="ja-JP"/>
        </w:rPr>
        <w:t>` as does `</w:t>
      </w:r>
      <w:r w:rsidR="00F92CCB" w:rsidRPr="00F92CCB">
        <w:rPr>
          <w:rFonts w:ascii="Courier New" w:hAnsi="Courier New" w:cs="Courier New"/>
          <w:lang w:eastAsia="ja-JP"/>
        </w:rPr>
        <w:t>bsmSource</w:t>
      </w:r>
      <w:r w:rsidR="00F92CCB" w:rsidRPr="00F92CCB">
        <w:rPr>
          <w:lang w:eastAsia="ja-JP"/>
        </w:rPr>
        <w:t>`. For other log files that may contain BSM data (`</w:t>
      </w:r>
      <w:r w:rsidR="00F92CCB" w:rsidRPr="00F92CCB">
        <w:rPr>
          <w:rFonts w:ascii="Courier New" w:hAnsi="Courier New" w:cs="Courier New"/>
          <w:lang w:eastAsia="ja-JP"/>
        </w:rPr>
        <w:t>bsmTx</w:t>
      </w:r>
      <w:r w:rsidR="00F92CCB" w:rsidRPr="00F92CCB">
        <w:rPr>
          <w:lang w:eastAsia="ja-JP"/>
        </w:rPr>
        <w:t>` and `</w:t>
      </w:r>
      <w:r w:rsidR="00F92CCB" w:rsidRPr="00F92CCB">
        <w:rPr>
          <w:rFonts w:ascii="Courier New" w:hAnsi="Courier New" w:cs="Courier New"/>
          <w:lang w:eastAsia="ja-JP"/>
        </w:rPr>
        <w:t>bsmLogDuringEvent</w:t>
      </w:r>
      <w:r w:rsidR="00F92CCB" w:rsidRPr="00F92CCB">
        <w:rPr>
          <w:lang w:eastAsia="ja-JP"/>
        </w:rPr>
        <w:t>`), there `</w:t>
      </w:r>
      <w:r w:rsidR="00F92CCB" w:rsidRPr="00F92CCB">
        <w:rPr>
          <w:rFonts w:ascii="Courier New" w:hAnsi="Courier New" w:cs="Courier New"/>
          <w:lang w:eastAsia="ja-JP"/>
        </w:rPr>
        <w:t>rxSource</w:t>
      </w:r>
      <w:r w:rsidR="00F92CCB" w:rsidRPr="00F92CCB">
        <w:rPr>
          <w:lang w:eastAsia="ja-JP"/>
        </w:rPr>
        <w:t>` will be `</w:t>
      </w:r>
      <w:r w:rsidR="00F92CCB" w:rsidRPr="00F92CCB">
        <w:rPr>
          <w:rFonts w:ascii="Courier New" w:hAnsi="Courier New" w:cs="Courier New"/>
          <w:lang w:eastAsia="ja-JP"/>
        </w:rPr>
        <w:t>null</w:t>
      </w:r>
      <w:r w:rsidR="00F92CCB" w:rsidRPr="00F92CCB">
        <w:rPr>
          <w:lang w:eastAsia="ja-JP"/>
        </w:rPr>
        <w:t>` or not present in `</w:t>
      </w:r>
      <w:r w:rsidR="00F92CCB" w:rsidRPr="00F92CCB">
        <w:rPr>
          <w:rFonts w:ascii="Courier New" w:hAnsi="Courier New" w:cs="Courier New"/>
          <w:lang w:eastAsia="ja-JP"/>
        </w:rPr>
        <w:t>receivedMessageDetails</w:t>
      </w:r>
      <w:r w:rsidR="00F92CCB" w:rsidRPr="00F92CCB">
        <w:rPr>
          <w:lang w:eastAsia="ja-JP"/>
        </w:rPr>
        <w:t>`.</w:t>
      </w:r>
      <w:r w:rsidR="00103415">
        <w:rPr>
          <w:lang w:eastAsia="ja-JP"/>
        </w:rPr>
        <w:t xml:space="preserve"> </w:t>
      </w:r>
    </w:p>
    <w:p w:rsidR="00F70BA7" w:rsidRDefault="00103415" w:rsidP="008268A7">
      <w:pPr>
        <w:rPr>
          <w:lang w:eastAsia="ja-JP"/>
        </w:rPr>
      </w:pPr>
      <w:r>
        <w:rPr>
          <w:lang w:eastAsia="ja-JP"/>
        </w:rPr>
        <w:t>For</w:t>
      </w:r>
      <w:r w:rsidR="00FA06F2">
        <w:rPr>
          <w:lang w:eastAsia="ja-JP"/>
        </w:rPr>
        <w:t xml:space="preserve"> </w:t>
      </w:r>
      <w:r w:rsidR="00A9504E">
        <w:rPr>
          <w:lang w:eastAsia="ja-JP"/>
        </w:rPr>
        <w:t xml:space="preserve">BSM records </w:t>
      </w:r>
      <w:r w:rsidR="00A9504E" w:rsidRPr="000B1572">
        <w:rPr>
          <w:lang w:eastAsia="ja-JP"/>
        </w:rPr>
        <w:t>with</w:t>
      </w:r>
      <w:r w:rsidR="00A9504E">
        <w:rPr>
          <w:rFonts w:ascii="Courier New" w:hAnsi="Courier New" w:cs="Courier New"/>
          <w:lang w:eastAsia="ja-JP"/>
        </w:rPr>
        <w:t xml:space="preserve"> bsmSource=EV</w:t>
      </w:r>
      <w:r w:rsidR="00FA06F2">
        <w:rPr>
          <w:lang w:eastAsia="ja-JP"/>
        </w:rPr>
        <w:t xml:space="preserve">, the </w:t>
      </w:r>
      <w:r w:rsidR="00FA06F2" w:rsidRPr="00B53D6A">
        <w:rPr>
          <w:rFonts w:ascii="Courier New" w:hAnsi="Courier New" w:cs="Courier New"/>
          <w:lang w:eastAsia="ja-JP"/>
        </w:rPr>
        <w:t>locationData</w:t>
      </w:r>
      <w:r w:rsidR="00FA06F2">
        <w:rPr>
          <w:lang w:eastAsia="ja-JP"/>
        </w:rPr>
        <w:t xml:space="preserve"> should be very close or identical to the location data within the </w:t>
      </w:r>
      <w:r w:rsidR="00A9504E">
        <w:rPr>
          <w:lang w:eastAsia="ja-JP"/>
        </w:rPr>
        <w:t>BSM payload</w:t>
      </w:r>
      <w:r w:rsidR="00FA06F2">
        <w:rPr>
          <w:lang w:eastAsia="ja-JP"/>
        </w:rPr>
        <w:t xml:space="preserve">. </w:t>
      </w:r>
    </w:p>
    <w:p w:rsidR="00A9504E" w:rsidRPr="00C117BA" w:rsidRDefault="00A9504E" w:rsidP="008268A7">
      <w:pPr>
        <w:rPr>
          <w:lang w:eastAsia="ja-JP"/>
        </w:rPr>
      </w:pPr>
    </w:p>
    <w:tbl>
      <w:tblPr>
        <w:tblStyle w:val="TableGrid"/>
        <w:tblW w:w="9355" w:type="dxa"/>
        <w:tblLayout w:type="fixed"/>
        <w:tblLook w:val="04A0" w:firstRow="1" w:lastRow="0" w:firstColumn="1" w:lastColumn="0" w:noHBand="0" w:noVBand="1"/>
      </w:tblPr>
      <w:tblGrid>
        <w:gridCol w:w="1801"/>
        <w:gridCol w:w="1683"/>
        <w:gridCol w:w="5871"/>
      </w:tblGrid>
      <w:tr w:rsidR="00064973" w:rsidTr="00064973">
        <w:tc>
          <w:tcPr>
            <w:tcW w:w="1801" w:type="dxa"/>
          </w:tcPr>
          <w:p w:rsidR="00064973" w:rsidRDefault="00064973" w:rsidP="008268A7">
            <w:pPr>
              <w:autoSpaceDE w:val="0"/>
              <w:autoSpaceDN w:val="0"/>
              <w:adjustRightInd w:val="0"/>
            </w:pPr>
            <w:r w:rsidRPr="006E5FF6">
              <w:rPr>
                <w:b/>
              </w:rPr>
              <w:t>Name</w:t>
            </w:r>
          </w:p>
        </w:tc>
        <w:tc>
          <w:tcPr>
            <w:tcW w:w="1683" w:type="dxa"/>
          </w:tcPr>
          <w:p w:rsidR="00064973" w:rsidRDefault="00064973" w:rsidP="008268A7">
            <w:pPr>
              <w:autoSpaceDE w:val="0"/>
              <w:autoSpaceDN w:val="0"/>
              <w:adjustRightInd w:val="0"/>
            </w:pPr>
            <w:r w:rsidRPr="006E5FF6">
              <w:rPr>
                <w:b/>
              </w:rPr>
              <w:t>Type</w:t>
            </w:r>
          </w:p>
        </w:tc>
        <w:tc>
          <w:tcPr>
            <w:tcW w:w="5871" w:type="dxa"/>
          </w:tcPr>
          <w:p w:rsidR="00064973" w:rsidRDefault="00064973" w:rsidP="008268A7">
            <w:pPr>
              <w:autoSpaceDE w:val="0"/>
              <w:autoSpaceDN w:val="0"/>
              <w:adjustRightInd w:val="0"/>
            </w:pPr>
            <w:r w:rsidRPr="006E5FF6">
              <w:rPr>
                <w:b/>
              </w:rPr>
              <w:t>Description</w:t>
            </w:r>
          </w:p>
        </w:tc>
      </w:tr>
      <w:tr w:rsidR="00064973" w:rsidTr="00064973">
        <w:tc>
          <w:tcPr>
            <w:tcW w:w="1801" w:type="dxa"/>
          </w:tcPr>
          <w:p w:rsidR="00064973" w:rsidRPr="000901B3" w:rsidRDefault="00064973" w:rsidP="008268A7">
            <w:pPr>
              <w:autoSpaceDE w:val="0"/>
              <w:autoSpaceDN w:val="0"/>
              <w:adjustRightInd w:val="0"/>
              <w:rPr>
                <w:rFonts w:ascii="Courier New" w:hAnsi="Courier New" w:cs="Courier New"/>
              </w:rPr>
            </w:pPr>
            <w:r w:rsidRPr="000901B3">
              <w:rPr>
                <w:rFonts w:ascii="Courier New" w:hAnsi="Courier New" w:cs="Courier New"/>
              </w:rPr>
              <w:t>locationData</w:t>
            </w:r>
          </w:p>
        </w:tc>
        <w:tc>
          <w:tcPr>
            <w:tcW w:w="1683" w:type="dxa"/>
          </w:tcPr>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Object</w:t>
            </w:r>
          </w:p>
        </w:tc>
        <w:tc>
          <w:tcPr>
            <w:tcW w:w="5871"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A data structure containing the following:</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latitude</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longitude</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elevation</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speed</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heading</w:t>
            </w:r>
            <w:r>
              <w:rPr>
                <w:rFonts w:ascii="Consolas" w:hAnsi="Consolas" w:cs="Consolas"/>
                <w:color w:val="000000"/>
                <w:sz w:val="20"/>
                <w:szCs w:val="20"/>
              </w:rPr>
              <w:t>;</w:t>
            </w:r>
          </w:p>
          <w:p w:rsidR="00064973" w:rsidRDefault="00064973" w:rsidP="008268A7">
            <w:pPr>
              <w:autoSpaceDE w:val="0"/>
              <w:autoSpaceDN w:val="0"/>
              <w:adjustRightInd w:val="0"/>
              <w:rPr>
                <w:rFonts w:ascii="Courier New" w:hAnsi="Courier New" w:cs="Courier New"/>
              </w:rPr>
            </w:pPr>
          </w:p>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Latitude and longitude will be represented in degrees, elevation in meters, speed in meters per second and heading in degrees.</w:t>
            </w:r>
          </w:p>
        </w:tc>
      </w:tr>
      <w:tr w:rsidR="00064973" w:rsidTr="00064973">
        <w:tc>
          <w:tcPr>
            <w:tcW w:w="1801" w:type="dxa"/>
          </w:tcPr>
          <w:p w:rsidR="00064973" w:rsidRPr="000901B3" w:rsidRDefault="00064973" w:rsidP="008268A7">
            <w:pPr>
              <w:autoSpaceDE w:val="0"/>
              <w:autoSpaceDN w:val="0"/>
              <w:adjustRightInd w:val="0"/>
              <w:rPr>
                <w:rFonts w:ascii="Courier New" w:hAnsi="Courier New" w:cs="Courier New"/>
              </w:rPr>
            </w:pPr>
            <w:r w:rsidRPr="008D2A4B">
              <w:rPr>
                <w:rFonts w:ascii="Courier New" w:hAnsi="Courier New" w:cs="Courier New"/>
              </w:rPr>
              <w:t>rxSource</w:t>
            </w:r>
          </w:p>
        </w:tc>
        <w:tc>
          <w:tcPr>
            <w:tcW w:w="1683" w:type="dxa"/>
          </w:tcPr>
          <w:p w:rsidR="00064973" w:rsidRPr="006A024C"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871" w:type="dxa"/>
          </w:tcPr>
          <w:p w:rsidR="00064973" w:rsidRDefault="00064973" w:rsidP="008268A7">
            <w:pPr>
              <w:keepNext/>
              <w:autoSpaceDE w:val="0"/>
              <w:autoSpaceDN w:val="0"/>
              <w:adjustRightInd w:val="0"/>
              <w:rPr>
                <w:rFonts w:ascii="Courier New" w:hAnsi="Courier New" w:cs="Courier New"/>
              </w:rPr>
            </w:pPr>
            <w:r>
              <w:rPr>
                <w:rFonts w:ascii="Courier New" w:hAnsi="Courier New" w:cs="Courier New"/>
              </w:rPr>
              <w:t xml:space="preserve">One of </w:t>
            </w:r>
            <w:r>
              <w:rPr>
                <w:rFonts w:ascii="Consolas" w:hAnsi="Consolas" w:cs="Consolas"/>
                <w:b/>
                <w:bCs/>
                <w:color w:val="7F0055"/>
                <w:sz w:val="20"/>
                <w:szCs w:val="20"/>
              </w:rPr>
              <w:t>enum</w:t>
            </w:r>
            <w:r>
              <w:rPr>
                <w:rFonts w:ascii="Consolas" w:hAnsi="Consolas" w:cs="Consolas"/>
                <w:color w:val="000000"/>
                <w:sz w:val="20"/>
                <w:szCs w:val="20"/>
              </w:rPr>
              <w:t xml:space="preserve"> RxSource {</w:t>
            </w:r>
            <w:r>
              <w:rPr>
                <w:rFonts w:ascii="Consolas" w:hAnsi="Consolas" w:cs="Consolas"/>
                <w:b/>
                <w:bCs/>
                <w:i/>
                <w:iCs/>
                <w:color w:val="0000C0"/>
                <w:sz w:val="20"/>
                <w:szCs w:val="20"/>
              </w:rPr>
              <w:t>RSU</w:t>
            </w:r>
            <w:r>
              <w:rPr>
                <w:rFonts w:ascii="Consolas" w:hAnsi="Consolas" w:cs="Consolas"/>
                <w:color w:val="000000"/>
                <w:sz w:val="20"/>
                <w:szCs w:val="20"/>
              </w:rPr>
              <w:t xml:space="preserve">, </w:t>
            </w:r>
            <w:r>
              <w:rPr>
                <w:rFonts w:ascii="Consolas" w:hAnsi="Consolas" w:cs="Consolas"/>
                <w:b/>
                <w:bCs/>
                <w:i/>
                <w:iCs/>
                <w:color w:val="0000C0"/>
                <w:sz w:val="20"/>
                <w:szCs w:val="20"/>
              </w:rPr>
              <w:t>SAT</w:t>
            </w:r>
            <w:r>
              <w:rPr>
                <w:rFonts w:ascii="Consolas" w:hAnsi="Consolas" w:cs="Consolas"/>
                <w:color w:val="000000"/>
                <w:sz w:val="20"/>
                <w:szCs w:val="20"/>
              </w:rPr>
              <w:t xml:space="preserve">, </w:t>
            </w:r>
            <w:r>
              <w:rPr>
                <w:rFonts w:ascii="Consolas" w:hAnsi="Consolas" w:cs="Consolas"/>
                <w:b/>
                <w:bCs/>
                <w:i/>
                <w:iCs/>
                <w:color w:val="0000C0"/>
                <w:sz w:val="20"/>
                <w:szCs w:val="20"/>
              </w:rPr>
              <w:t>RV</w:t>
            </w:r>
            <w:r>
              <w:rPr>
                <w:rFonts w:ascii="Consolas" w:hAnsi="Consolas" w:cs="Consolas"/>
                <w:color w:val="000000"/>
                <w:sz w:val="20"/>
                <w:szCs w:val="20"/>
              </w:rPr>
              <w:t xml:space="preserve">, </w:t>
            </w:r>
            <w:r>
              <w:rPr>
                <w:rFonts w:ascii="Consolas" w:hAnsi="Consolas" w:cs="Consolas"/>
                <w:b/>
                <w:bCs/>
                <w:i/>
                <w:iCs/>
                <w:color w:val="0000C0"/>
                <w:sz w:val="20"/>
                <w:szCs w:val="20"/>
              </w:rPr>
              <w:t>SNMP</w:t>
            </w:r>
            <w:r>
              <w:rPr>
                <w:rFonts w:ascii="Consolas" w:hAnsi="Consolas" w:cs="Consolas"/>
                <w:color w:val="000000"/>
                <w:sz w:val="20"/>
                <w:szCs w:val="20"/>
              </w:rPr>
              <w:t xml:space="preserve">, </w:t>
            </w:r>
            <w:r>
              <w:rPr>
                <w:rFonts w:ascii="Consolas" w:hAnsi="Consolas" w:cs="Consolas"/>
                <w:b/>
                <w:bCs/>
                <w:i/>
                <w:iCs/>
                <w:color w:val="0000C0"/>
                <w:sz w:val="20"/>
                <w:szCs w:val="20"/>
              </w:rPr>
              <w:t>NA</w:t>
            </w:r>
            <w:r w:rsidR="00D93DEF">
              <w:rPr>
                <w:rFonts w:ascii="Consolas" w:hAnsi="Consolas" w:cs="Consolas"/>
                <w:b/>
                <w:bCs/>
                <w:i/>
                <w:iCs/>
                <w:color w:val="0000C0"/>
                <w:sz w:val="20"/>
                <w:szCs w:val="20"/>
              </w:rPr>
              <w:t>, unknown</w:t>
            </w:r>
            <w:r>
              <w:rPr>
                <w:rFonts w:ascii="Consolas" w:hAnsi="Consolas" w:cs="Consolas"/>
                <w:color w:val="000000"/>
                <w:sz w:val="20"/>
                <w:szCs w:val="20"/>
              </w:rPr>
              <w:t>} c</w:t>
            </w:r>
            <w:r>
              <w:rPr>
                <w:rFonts w:ascii="Courier New" w:hAnsi="Courier New" w:cs="Courier New"/>
              </w:rPr>
              <w:t>onstants</w:t>
            </w:r>
            <w:r w:rsidR="00F541AD">
              <w:rPr>
                <w:rFonts w:ascii="Courier New" w:hAnsi="Courier New" w:cs="Courier New"/>
              </w:rPr>
              <w:t xml:space="preserve">. </w:t>
            </w:r>
            <w:r w:rsidR="00F541AD" w:rsidRPr="00F541AD">
              <w:rPr>
                <w:rFonts w:cstheme="minorHAnsi"/>
              </w:rPr>
              <w:t>This element exists only in logs received in</w:t>
            </w:r>
            <w:r w:rsidR="00F541AD">
              <w:rPr>
                <w:rFonts w:ascii="Courier New" w:hAnsi="Courier New" w:cs="Courier New"/>
              </w:rPr>
              <w:t xml:space="preserve"> rxMsg </w:t>
            </w:r>
            <w:r w:rsidR="00F541AD" w:rsidRPr="00F541AD">
              <w:rPr>
                <w:rFonts w:cstheme="minorHAnsi"/>
              </w:rPr>
              <w:t>files (i.e.</w:t>
            </w:r>
            <w:r w:rsidR="00F541AD">
              <w:rPr>
                <w:rFonts w:ascii="Courier New" w:hAnsi="Courier New" w:cs="Courier New"/>
              </w:rPr>
              <w:t xml:space="preserve"> rxMsg recordType.</w:t>
            </w:r>
          </w:p>
        </w:tc>
      </w:tr>
    </w:tbl>
    <w:p w:rsidR="00064973" w:rsidRPr="00064973" w:rsidRDefault="00955C0A" w:rsidP="008268A7">
      <w:pPr>
        <w:pStyle w:val="Caption"/>
      </w:pPr>
      <w:r>
        <w:t xml:space="preserve">Table </w:t>
      </w:r>
      <w:r w:rsidR="00A07801">
        <w:fldChar w:fldCharType="begin"/>
      </w:r>
      <w:r w:rsidR="00A07801">
        <w:instrText xml:space="preserve"> SEQ Table \* ARABIC </w:instrText>
      </w:r>
      <w:r w:rsidR="00A07801">
        <w:fldChar w:fldCharType="separate"/>
      </w:r>
      <w:r w:rsidR="00B9778E">
        <w:rPr>
          <w:noProof/>
        </w:rPr>
        <w:t>6</w:t>
      </w:r>
      <w:r w:rsidR="00A07801">
        <w:rPr>
          <w:noProof/>
        </w:rPr>
        <w:fldChar w:fldCharType="end"/>
      </w:r>
      <w:r>
        <w:t xml:space="preserve"> - ReceivedMessageDetails</w:t>
      </w:r>
    </w:p>
    <w:p w:rsidR="00D23963" w:rsidRDefault="00C117BA" w:rsidP="008268A7">
      <w:pPr>
        <w:pStyle w:val="Heading2"/>
      </w:pPr>
      <w:bookmarkStart w:id="43" w:name="_ODE_Payload_Violation"/>
      <w:bookmarkStart w:id="44" w:name="_ODE_Data_Message"/>
      <w:bookmarkStart w:id="45" w:name="_ODE_Data_Message_1"/>
      <w:bookmarkStart w:id="46" w:name="_Toc462052307"/>
      <w:bookmarkStart w:id="47" w:name="_Ref471813434"/>
      <w:bookmarkStart w:id="48" w:name="_Toc483908194"/>
      <w:bookmarkStart w:id="49" w:name="_Toc530144499"/>
      <w:bookmarkStart w:id="50" w:name="_Toc462052316"/>
      <w:bookmarkEnd w:id="43"/>
      <w:bookmarkEnd w:id="44"/>
      <w:bookmarkEnd w:id="45"/>
      <w:r>
        <w:lastRenderedPageBreak/>
        <w:t>Ode</w:t>
      </w:r>
      <w:r w:rsidR="00D23963" w:rsidRPr="00284BEB">
        <w:t>MessagePayload</w:t>
      </w:r>
      <w:bookmarkEnd w:id="46"/>
      <w:bookmarkEnd w:id="47"/>
      <w:bookmarkEnd w:id="48"/>
      <w:bookmarkEnd w:id="49"/>
    </w:p>
    <w:p w:rsidR="002148E5" w:rsidRPr="00914E42" w:rsidRDefault="00D23963" w:rsidP="008268A7">
      <w:r>
        <w:t>OdeMsgPayload is the parent class for all payload data structures, each of which conta</w:t>
      </w:r>
      <w:r w:rsidR="006954E2">
        <w:t>in the following data elements.</w:t>
      </w:r>
    </w:p>
    <w:tbl>
      <w:tblPr>
        <w:tblStyle w:val="TableGrid"/>
        <w:tblW w:w="0" w:type="auto"/>
        <w:tblLook w:val="04A0" w:firstRow="1" w:lastRow="0" w:firstColumn="1" w:lastColumn="0" w:noHBand="0" w:noVBand="1"/>
      </w:tblPr>
      <w:tblGrid>
        <w:gridCol w:w="1776"/>
        <w:gridCol w:w="1833"/>
        <w:gridCol w:w="5741"/>
      </w:tblGrid>
      <w:tr w:rsidR="00955C0A" w:rsidRPr="006E5FF6" w:rsidTr="00955C0A">
        <w:tc>
          <w:tcPr>
            <w:tcW w:w="1776" w:type="dxa"/>
          </w:tcPr>
          <w:p w:rsidR="00955C0A" w:rsidRPr="006E5FF6" w:rsidRDefault="00955C0A" w:rsidP="008268A7">
            <w:pPr>
              <w:rPr>
                <w:b/>
              </w:rPr>
            </w:pPr>
            <w:r w:rsidRPr="006E5FF6">
              <w:rPr>
                <w:b/>
              </w:rPr>
              <w:t>Name</w:t>
            </w:r>
          </w:p>
        </w:tc>
        <w:tc>
          <w:tcPr>
            <w:tcW w:w="1833" w:type="dxa"/>
          </w:tcPr>
          <w:p w:rsidR="00955C0A" w:rsidRPr="006E5FF6" w:rsidRDefault="00955C0A" w:rsidP="008268A7">
            <w:pPr>
              <w:rPr>
                <w:b/>
              </w:rPr>
            </w:pPr>
            <w:r w:rsidRPr="006E5FF6">
              <w:rPr>
                <w:b/>
              </w:rPr>
              <w:t>Type</w:t>
            </w:r>
          </w:p>
        </w:tc>
        <w:tc>
          <w:tcPr>
            <w:tcW w:w="5741" w:type="dxa"/>
          </w:tcPr>
          <w:p w:rsidR="00955C0A" w:rsidRPr="006E5FF6" w:rsidRDefault="00955C0A" w:rsidP="008268A7">
            <w:pPr>
              <w:rPr>
                <w:b/>
              </w:rPr>
            </w:pPr>
            <w:r w:rsidRPr="006E5FF6">
              <w:rPr>
                <w:b/>
              </w:rPr>
              <w:t>Description</w:t>
            </w:r>
          </w:p>
        </w:tc>
      </w:tr>
      <w:tr w:rsidR="00955C0A" w:rsidRPr="003E745F" w:rsidTr="00955C0A">
        <w:tc>
          <w:tcPr>
            <w:tcW w:w="1776" w:type="dxa"/>
          </w:tcPr>
          <w:p w:rsidR="00955C0A" w:rsidRPr="000D041D" w:rsidRDefault="00955C0A" w:rsidP="008268A7">
            <w:pPr>
              <w:rPr>
                <w:rFonts w:ascii="Courier New" w:hAnsi="Courier New" w:cs="Courier New"/>
              </w:rPr>
            </w:pPr>
            <w:r w:rsidRPr="003D1E97">
              <w:rPr>
                <w:rFonts w:ascii="Courier New" w:hAnsi="Courier New" w:cs="Courier New"/>
              </w:rPr>
              <w:t>dataType</w:t>
            </w:r>
          </w:p>
        </w:tc>
        <w:tc>
          <w:tcPr>
            <w:tcW w:w="1833" w:type="dxa"/>
          </w:tcPr>
          <w:p w:rsidR="00955C0A" w:rsidRDefault="00955C0A" w:rsidP="008268A7">
            <w:pPr>
              <w:rPr>
                <w:rFonts w:ascii="Courier New" w:hAnsi="Courier New" w:cs="Courier New"/>
              </w:rPr>
            </w:pPr>
            <w:r>
              <w:rPr>
                <w:rFonts w:ascii="Courier New" w:hAnsi="Courier New" w:cs="Courier New"/>
              </w:rPr>
              <w:t>String</w:t>
            </w:r>
          </w:p>
        </w:tc>
        <w:tc>
          <w:tcPr>
            <w:tcW w:w="5741" w:type="dxa"/>
          </w:tcPr>
          <w:p w:rsidR="00955C0A" w:rsidRPr="003E745F" w:rsidRDefault="00955C0A" w:rsidP="008268A7">
            <w:pPr>
              <w:keepNext/>
            </w:pPr>
            <w:r>
              <w:t>The type of data contained in the data element.</w:t>
            </w:r>
          </w:p>
        </w:tc>
      </w:tr>
      <w:tr w:rsidR="00955C0A" w:rsidRPr="003E745F" w:rsidTr="00955C0A">
        <w:tc>
          <w:tcPr>
            <w:tcW w:w="1776" w:type="dxa"/>
          </w:tcPr>
          <w:p w:rsidR="00955C0A" w:rsidRPr="003D1E97" w:rsidRDefault="00955C0A" w:rsidP="008268A7">
            <w:pPr>
              <w:rPr>
                <w:rFonts w:ascii="Courier New" w:hAnsi="Courier New" w:cs="Courier New"/>
              </w:rPr>
            </w:pPr>
            <w:r>
              <w:rPr>
                <w:rFonts w:ascii="Courier New" w:hAnsi="Courier New" w:cs="Courier New"/>
              </w:rPr>
              <w:t>D</w:t>
            </w:r>
            <w:r w:rsidRPr="003D1E97">
              <w:rPr>
                <w:rFonts w:ascii="Courier New" w:hAnsi="Courier New" w:cs="Courier New"/>
              </w:rPr>
              <w:t>ata</w:t>
            </w:r>
          </w:p>
        </w:tc>
        <w:tc>
          <w:tcPr>
            <w:tcW w:w="1833" w:type="dxa"/>
          </w:tcPr>
          <w:p w:rsidR="00955C0A" w:rsidDel="003D1E97" w:rsidRDefault="00955C0A" w:rsidP="008268A7">
            <w:pPr>
              <w:rPr>
                <w:rFonts w:ascii="Courier New" w:hAnsi="Courier New" w:cs="Courier New"/>
              </w:rPr>
            </w:pPr>
            <w:r>
              <w:rPr>
                <w:rFonts w:ascii="Courier New" w:hAnsi="Courier New" w:cs="Courier New"/>
              </w:rPr>
              <w:t>OdeObject</w:t>
            </w:r>
          </w:p>
        </w:tc>
        <w:tc>
          <w:tcPr>
            <w:tcW w:w="5741" w:type="dxa"/>
          </w:tcPr>
          <w:p w:rsidR="00955C0A" w:rsidDel="003D1E97" w:rsidRDefault="00955C0A" w:rsidP="008268A7">
            <w:pPr>
              <w:keepNext/>
            </w:pPr>
            <w:r>
              <w:t>The data within this payload</w:t>
            </w:r>
          </w:p>
        </w:tc>
      </w:tr>
    </w:tbl>
    <w:p w:rsidR="00955C0A" w:rsidRDefault="00955C0A" w:rsidP="008268A7">
      <w:pPr>
        <w:pStyle w:val="Caption"/>
      </w:pPr>
      <w:r>
        <w:t xml:space="preserve">Table </w:t>
      </w:r>
      <w:r w:rsidR="00A07801">
        <w:fldChar w:fldCharType="begin"/>
      </w:r>
      <w:r w:rsidR="00A07801">
        <w:instrText xml:space="preserve"> SEQ Table \* ARABIC </w:instrText>
      </w:r>
      <w:r w:rsidR="00A07801">
        <w:fldChar w:fldCharType="separate"/>
      </w:r>
      <w:r w:rsidR="00B9778E">
        <w:rPr>
          <w:noProof/>
        </w:rPr>
        <w:t>7</w:t>
      </w:r>
      <w:r w:rsidR="00A07801">
        <w:rPr>
          <w:noProof/>
        </w:rPr>
        <w:fldChar w:fldCharType="end"/>
      </w:r>
      <w:r>
        <w:t xml:space="preserve"> - OdeMsgPayload</w:t>
      </w:r>
    </w:p>
    <w:p w:rsidR="00D23963" w:rsidRDefault="00D23963" w:rsidP="008268A7">
      <w:r>
        <w:t>The following subsection</w:t>
      </w:r>
      <w:r w:rsidR="008C5899">
        <w:t>s</w:t>
      </w:r>
      <w:r>
        <w:t xml:space="preserve"> describe the child schemas of </w:t>
      </w:r>
      <w:hyperlink w:anchor="_ODE_Data_Message_1" w:history="1">
        <w:r w:rsidRPr="000A3293">
          <w:rPr>
            <w:rStyle w:val="Hyperlink"/>
          </w:rPr>
          <w:t>OdeMsgPayload</w:t>
        </w:r>
      </w:hyperlink>
      <w:r>
        <w:t>.</w:t>
      </w:r>
      <w:bookmarkEnd w:id="50"/>
      <w:r w:rsidR="00C83C92">
        <w:t xml:space="preserve"> The following OdeMsgPayload types are currently supported:</w:t>
      </w:r>
    </w:p>
    <w:p w:rsidR="007367E1" w:rsidRDefault="00C83C92" w:rsidP="00AF2AED">
      <w:pPr>
        <w:pStyle w:val="ListParagraph"/>
        <w:numPr>
          <w:ilvl w:val="0"/>
          <w:numId w:val="28"/>
        </w:numPr>
      </w:pPr>
      <w:r>
        <w:t xml:space="preserve">OdeTimPayload – </w:t>
      </w:r>
      <w:r w:rsidR="00B77060">
        <w:t xml:space="preserve">This payload may contain </w:t>
      </w:r>
      <w:r w:rsidR="007367E1">
        <w:t>one of the following data objects:</w:t>
      </w:r>
      <w:r>
        <w:t xml:space="preserve"> </w:t>
      </w:r>
    </w:p>
    <w:p w:rsidR="00C83C92" w:rsidRDefault="00C83C92" w:rsidP="00B9778E">
      <w:pPr>
        <w:pStyle w:val="ListParagraph"/>
        <w:numPr>
          <w:ilvl w:val="1"/>
          <w:numId w:val="28"/>
        </w:numPr>
      </w:pPr>
      <w:r w:rsidRPr="00C83C92">
        <w:t>J2735TravelerInformationMessage</w:t>
      </w:r>
    </w:p>
    <w:p w:rsidR="007367E1" w:rsidRDefault="007367E1" w:rsidP="00B9778E">
      <w:pPr>
        <w:pStyle w:val="ListParagraph"/>
        <w:numPr>
          <w:ilvl w:val="1"/>
          <w:numId w:val="28"/>
        </w:numPr>
      </w:pPr>
      <w:r>
        <w:t>OdeTravelerInformationMessage</w:t>
      </w:r>
    </w:p>
    <w:p w:rsidR="00C83C92" w:rsidRDefault="00C83C92" w:rsidP="00AF2AED">
      <w:pPr>
        <w:pStyle w:val="ListParagraph"/>
        <w:numPr>
          <w:ilvl w:val="0"/>
          <w:numId w:val="28"/>
        </w:numPr>
      </w:pPr>
      <w:r>
        <w:t xml:space="preserve">OdeDriverAlertPayload – containing an </w:t>
      </w:r>
      <w:r w:rsidRPr="00C83C92">
        <w:rPr>
          <w:i/>
        </w:rPr>
        <w:t>alert</w:t>
      </w:r>
      <w:r>
        <w:t xml:space="preserve"> text </w:t>
      </w:r>
      <w:r w:rsidRPr="00C83C92">
        <w:t>message</w:t>
      </w:r>
    </w:p>
    <w:p w:rsidR="00ED77CC" w:rsidRDefault="00ED77CC" w:rsidP="00AF2AED">
      <w:pPr>
        <w:pStyle w:val="ListParagraph"/>
        <w:numPr>
          <w:ilvl w:val="0"/>
          <w:numId w:val="28"/>
        </w:numPr>
      </w:pPr>
      <w:r>
        <w:t>OdeBsmPayload – containing a J2735Bsm</w:t>
      </w:r>
    </w:p>
    <w:p w:rsidR="00C83C92" w:rsidRDefault="00C83C92" w:rsidP="008268A7">
      <w:r>
        <w:t>The following subsections describe the structure, element types, and valid range of values for each of the above payload types.</w:t>
      </w:r>
    </w:p>
    <w:p w:rsidR="00A50733" w:rsidRDefault="00A50733" w:rsidP="00A50733">
      <w:pPr>
        <w:pStyle w:val="Heading2"/>
      </w:pPr>
      <w:bookmarkStart w:id="51" w:name="_Service_Request"/>
      <w:bookmarkStart w:id="52" w:name="_Toc530144500"/>
      <w:bookmarkEnd w:id="51"/>
      <w:r>
        <w:t>Service Request</w:t>
      </w:r>
      <w:r w:rsidR="000C5D5E">
        <w:rPr>
          <w:rStyle w:val="FootnoteReference"/>
        </w:rPr>
        <w:footnoteReference w:id="10"/>
      </w:r>
      <w:bookmarkEnd w:id="52"/>
    </w:p>
    <w:p w:rsidR="00A50733" w:rsidRDefault="00A50733" w:rsidP="00A50733">
      <w:r>
        <w:t>Service request structure is contained within a RESTful API web service request and will contain the following data elements to describe the instructions for the ODE regarding the execution of the request.</w:t>
      </w:r>
    </w:p>
    <w:tbl>
      <w:tblPr>
        <w:tblStyle w:val="TableGrid"/>
        <w:tblW w:w="0" w:type="auto"/>
        <w:tblLook w:val="04A0" w:firstRow="1" w:lastRow="0" w:firstColumn="1" w:lastColumn="0" w:noHBand="0" w:noVBand="1"/>
      </w:tblPr>
      <w:tblGrid>
        <w:gridCol w:w="1415"/>
        <w:gridCol w:w="3649"/>
        <w:gridCol w:w="4286"/>
      </w:tblGrid>
      <w:tr w:rsidR="00332E8E" w:rsidRPr="006E5FF6" w:rsidTr="00CD6460">
        <w:tc>
          <w:tcPr>
            <w:tcW w:w="1415" w:type="dxa"/>
          </w:tcPr>
          <w:p w:rsidR="00A50733" w:rsidRPr="006E5FF6" w:rsidRDefault="00A50733" w:rsidP="00284194">
            <w:pPr>
              <w:rPr>
                <w:b/>
              </w:rPr>
            </w:pPr>
            <w:r w:rsidRPr="006E5FF6">
              <w:rPr>
                <w:b/>
              </w:rPr>
              <w:t>Name</w:t>
            </w:r>
          </w:p>
        </w:tc>
        <w:tc>
          <w:tcPr>
            <w:tcW w:w="3649" w:type="dxa"/>
          </w:tcPr>
          <w:p w:rsidR="00A50733" w:rsidRPr="006E5FF6" w:rsidRDefault="00A50733" w:rsidP="00284194">
            <w:pPr>
              <w:rPr>
                <w:b/>
              </w:rPr>
            </w:pPr>
            <w:r w:rsidRPr="006E5FF6">
              <w:rPr>
                <w:b/>
              </w:rPr>
              <w:t>Type</w:t>
            </w:r>
          </w:p>
        </w:tc>
        <w:tc>
          <w:tcPr>
            <w:tcW w:w="4286" w:type="dxa"/>
          </w:tcPr>
          <w:p w:rsidR="00A50733" w:rsidRPr="006E5FF6" w:rsidRDefault="00A50733" w:rsidP="00284194">
            <w:pPr>
              <w:rPr>
                <w:b/>
              </w:rPr>
            </w:pPr>
            <w:r w:rsidRPr="006E5FF6">
              <w:rPr>
                <w:b/>
              </w:rPr>
              <w:t>Description</w:t>
            </w:r>
          </w:p>
        </w:tc>
      </w:tr>
      <w:tr w:rsidR="00332E8E" w:rsidRPr="003E745F" w:rsidTr="00CD6460">
        <w:tc>
          <w:tcPr>
            <w:tcW w:w="1415" w:type="dxa"/>
          </w:tcPr>
          <w:p w:rsidR="00A50733" w:rsidRPr="000D041D" w:rsidRDefault="00A50733" w:rsidP="00284194">
            <w:pPr>
              <w:rPr>
                <w:rFonts w:ascii="Courier New" w:hAnsi="Courier New" w:cs="Courier New"/>
              </w:rPr>
            </w:pPr>
            <w:r w:rsidRPr="00A50733">
              <w:rPr>
                <w:rFonts w:ascii="Courier New" w:hAnsi="Courier New" w:cs="Courier New"/>
              </w:rPr>
              <w:t>ode</w:t>
            </w:r>
          </w:p>
        </w:tc>
        <w:tc>
          <w:tcPr>
            <w:tcW w:w="3649" w:type="dxa"/>
          </w:tcPr>
          <w:p w:rsidR="00A50733" w:rsidRDefault="00A07801" w:rsidP="00284194">
            <w:pPr>
              <w:rPr>
                <w:rFonts w:ascii="Courier New" w:hAnsi="Courier New" w:cs="Courier New"/>
              </w:rPr>
            </w:pPr>
            <w:hyperlink w:anchor="_ServiceRequest.OdeInternal" w:history="1">
              <w:r w:rsidR="00042910" w:rsidRPr="00042910">
                <w:rPr>
                  <w:rStyle w:val="Hyperlink"/>
                  <w:rFonts w:ascii="Courier New" w:hAnsi="Courier New" w:cs="Courier New"/>
                </w:rPr>
                <w:t>ServiceRequest.</w:t>
              </w:r>
              <w:r w:rsidR="00332E8E" w:rsidRPr="00042910">
                <w:rPr>
                  <w:rStyle w:val="Hyperlink"/>
                  <w:rFonts w:ascii="Courier New" w:hAnsi="Courier New" w:cs="Courier New"/>
                </w:rPr>
                <w:t>OdeInternal</w:t>
              </w:r>
            </w:hyperlink>
          </w:p>
        </w:tc>
        <w:tc>
          <w:tcPr>
            <w:tcW w:w="4286" w:type="dxa"/>
          </w:tcPr>
          <w:p w:rsidR="00A50733" w:rsidRPr="003E745F" w:rsidRDefault="00A50733" w:rsidP="00284194">
            <w:pPr>
              <w:keepNext/>
            </w:pPr>
            <w:r>
              <w:t xml:space="preserve">This element data structure </w:t>
            </w:r>
            <w:r w:rsidR="005269C9">
              <w:t>specifies</w:t>
            </w:r>
            <w:r w:rsidR="00332E8E">
              <w:t xml:space="preserve"> parameters used internally </w:t>
            </w:r>
            <w:r w:rsidR="005269C9">
              <w:t>by the ODE</w:t>
            </w:r>
            <w:r w:rsidR="00332E8E">
              <w:t xml:space="preserve"> for troubleshooting purposes.</w:t>
            </w:r>
          </w:p>
        </w:tc>
      </w:tr>
      <w:tr w:rsidR="00877C1A" w:rsidRPr="003E745F" w:rsidTr="00284194">
        <w:tc>
          <w:tcPr>
            <w:tcW w:w="1415" w:type="dxa"/>
          </w:tcPr>
          <w:p w:rsidR="00877C1A" w:rsidRDefault="00877C1A" w:rsidP="00284194">
            <w:pPr>
              <w:rPr>
                <w:rFonts w:ascii="Courier New" w:hAnsi="Courier New" w:cs="Courier New"/>
              </w:rPr>
            </w:pPr>
            <w:r w:rsidRPr="00CD6460">
              <w:rPr>
                <w:rFonts w:ascii="Courier New" w:hAnsi="Courier New" w:cs="Courier New"/>
              </w:rPr>
              <w:t>rsus</w:t>
            </w:r>
          </w:p>
        </w:tc>
        <w:tc>
          <w:tcPr>
            <w:tcW w:w="3649" w:type="dxa"/>
          </w:tcPr>
          <w:p w:rsidR="00877C1A" w:rsidRDefault="002C2694" w:rsidP="00284194">
            <w:pPr>
              <w:rPr>
                <w:rFonts w:ascii="Courier New" w:hAnsi="Courier New" w:cs="Courier New"/>
              </w:rPr>
            </w:pPr>
            <w:ins w:id="53" w:author="Musavi, Hamid [USA]" w:date="2018-11-16T13:22:00Z">
              <w:r>
                <w:t xml:space="preserve">Array of </w:t>
              </w:r>
            </w:ins>
            <w:hyperlink w:anchor="_RoadSideUnit.RSU" w:history="1">
              <w:r w:rsidR="00877C1A" w:rsidRPr="00042910">
                <w:rPr>
                  <w:rStyle w:val="Hyperlink"/>
                  <w:rFonts w:ascii="Courier New" w:hAnsi="Courier New" w:cs="Courier New"/>
                </w:rPr>
                <w:t>RoadSideUnit.RSU</w:t>
              </w:r>
            </w:hyperlink>
          </w:p>
        </w:tc>
        <w:tc>
          <w:tcPr>
            <w:tcW w:w="4286" w:type="dxa"/>
          </w:tcPr>
          <w:p w:rsidR="00877C1A" w:rsidRDefault="00877C1A" w:rsidP="00284194">
            <w:pPr>
              <w:keepNext/>
            </w:pPr>
            <w:r>
              <w:t>The data structure contains parameters provided by the requester and used by the ODE to send messages the Roadside Units.</w:t>
            </w:r>
          </w:p>
        </w:tc>
      </w:tr>
      <w:tr w:rsidR="00332E8E" w:rsidRPr="003E745F" w:rsidTr="00CD6460">
        <w:tc>
          <w:tcPr>
            <w:tcW w:w="1415" w:type="dxa"/>
          </w:tcPr>
          <w:p w:rsidR="00A50733" w:rsidRPr="003D1E97" w:rsidRDefault="00CD6460" w:rsidP="00284194">
            <w:pPr>
              <w:rPr>
                <w:rFonts w:ascii="Courier New" w:hAnsi="Courier New" w:cs="Courier New"/>
              </w:rPr>
            </w:pPr>
            <w:r w:rsidRPr="00CD6460">
              <w:rPr>
                <w:rFonts w:ascii="Courier New" w:hAnsi="Courier New" w:cs="Courier New"/>
              </w:rPr>
              <w:t>sdw</w:t>
            </w:r>
          </w:p>
        </w:tc>
        <w:tc>
          <w:tcPr>
            <w:tcW w:w="3649" w:type="dxa"/>
          </w:tcPr>
          <w:p w:rsidR="00A50733" w:rsidDel="003D1E97" w:rsidRDefault="00A07801" w:rsidP="00284194">
            <w:pPr>
              <w:rPr>
                <w:rFonts w:ascii="Courier New" w:hAnsi="Courier New" w:cs="Courier New"/>
              </w:rPr>
            </w:pPr>
            <w:hyperlink w:anchor="_SituationDataWarehouse.SDW" w:history="1">
              <w:r w:rsidR="00CD6460" w:rsidRPr="00042910">
                <w:rPr>
                  <w:rStyle w:val="Hyperlink"/>
                  <w:rFonts w:ascii="Courier New" w:hAnsi="Courier New" w:cs="Courier New"/>
                </w:rPr>
                <w:t>SituationDataWarehouse.SDW</w:t>
              </w:r>
            </w:hyperlink>
          </w:p>
        </w:tc>
        <w:tc>
          <w:tcPr>
            <w:tcW w:w="4286" w:type="dxa"/>
          </w:tcPr>
          <w:p w:rsidR="00A50733" w:rsidDel="003D1E97" w:rsidRDefault="00CD6460" w:rsidP="00284194">
            <w:pPr>
              <w:keepNext/>
            </w:pPr>
            <w:r>
              <w:t>The data structure contains parameters provided by the requester and used by the ODE to deposit messages to U.S. DOT Situation Data Warehouse</w:t>
            </w:r>
          </w:p>
        </w:tc>
      </w:tr>
      <w:tr w:rsidR="00EE01CD" w:rsidRPr="003E745F" w:rsidTr="00CD6460">
        <w:tc>
          <w:tcPr>
            <w:tcW w:w="1415" w:type="dxa"/>
          </w:tcPr>
          <w:p w:rsidR="00EE01CD" w:rsidRPr="00CD6460" w:rsidRDefault="00EE01CD" w:rsidP="00EE01CD">
            <w:pPr>
              <w:rPr>
                <w:rFonts w:ascii="Courier New" w:hAnsi="Courier New" w:cs="Courier New"/>
              </w:rPr>
            </w:pPr>
            <w:r>
              <w:rPr>
                <w:rFonts w:ascii="Courier New" w:hAnsi="Courier New" w:cs="Courier New"/>
              </w:rPr>
              <w:t>snmp</w:t>
            </w:r>
          </w:p>
        </w:tc>
        <w:tc>
          <w:tcPr>
            <w:tcW w:w="3649" w:type="dxa"/>
          </w:tcPr>
          <w:p w:rsidR="00EE01CD" w:rsidRPr="00CD6460" w:rsidRDefault="00A07801" w:rsidP="00EE01CD">
            <w:pPr>
              <w:rPr>
                <w:rFonts w:ascii="Courier New" w:hAnsi="Courier New" w:cs="Courier New"/>
              </w:rPr>
            </w:pPr>
            <w:hyperlink w:anchor="_SNMP" w:history="1">
              <w:r w:rsidR="00EE01CD" w:rsidRPr="00042910">
                <w:rPr>
                  <w:rStyle w:val="Hyperlink"/>
                  <w:rFonts w:ascii="Courier New" w:hAnsi="Courier New" w:cs="Courier New"/>
                </w:rPr>
                <w:t>SNMP</w:t>
              </w:r>
            </w:hyperlink>
          </w:p>
        </w:tc>
        <w:tc>
          <w:tcPr>
            <w:tcW w:w="4286" w:type="dxa"/>
          </w:tcPr>
          <w:p w:rsidR="00EE01CD" w:rsidRDefault="00EE01CD" w:rsidP="00EE01CD">
            <w:pPr>
              <w:keepNext/>
            </w:pPr>
            <w:r>
              <w:t>The data structure contains parameters provided by the requester and used by the ODE to access the RSUs vial the SNMP interface.</w:t>
            </w:r>
          </w:p>
        </w:tc>
      </w:tr>
    </w:tbl>
    <w:p w:rsidR="00A50733" w:rsidRDefault="00A50733" w:rsidP="00A50733"/>
    <w:p w:rsidR="00332E8E" w:rsidRDefault="00332E8E" w:rsidP="00332E8E">
      <w:pPr>
        <w:pStyle w:val="Heading3"/>
      </w:pPr>
      <w:bookmarkStart w:id="54" w:name="_ServiceRequest.OdeInternal"/>
      <w:bookmarkStart w:id="55" w:name="_Toc530144501"/>
      <w:bookmarkEnd w:id="54"/>
      <w:r w:rsidRPr="00332E8E">
        <w:t>ServiceRequest</w:t>
      </w:r>
      <w:r w:rsidR="00CD6460">
        <w:t>.</w:t>
      </w:r>
      <w:r w:rsidRPr="00332E8E">
        <w:t>OdeInternal</w:t>
      </w:r>
      <w:bookmarkEnd w:id="55"/>
    </w:p>
    <w:p w:rsidR="00332E8E" w:rsidRDefault="00EE01CD" w:rsidP="00332E8E">
      <w:r w:rsidRPr="00EE01CD">
        <w:t>This element data structure specifies parameters</w:t>
      </w:r>
      <w:r w:rsidR="007777D4">
        <w:t xml:space="preserve"> and instructions to the ODE or from </w:t>
      </w:r>
      <w:r w:rsidRPr="00EE01CD">
        <w:t>the ODE.</w:t>
      </w:r>
    </w:p>
    <w:tbl>
      <w:tblPr>
        <w:tblStyle w:val="TableGrid"/>
        <w:tblW w:w="0" w:type="auto"/>
        <w:tblLook w:val="04A0" w:firstRow="1" w:lastRow="0" w:firstColumn="1" w:lastColumn="0" w:noHBand="0" w:noVBand="1"/>
      </w:tblPr>
      <w:tblGrid>
        <w:gridCol w:w="1415"/>
        <w:gridCol w:w="3649"/>
        <w:gridCol w:w="4286"/>
      </w:tblGrid>
      <w:tr w:rsidR="00EE01CD" w:rsidRPr="006E5FF6" w:rsidTr="00284194">
        <w:tc>
          <w:tcPr>
            <w:tcW w:w="1415" w:type="dxa"/>
          </w:tcPr>
          <w:p w:rsidR="00EE01CD" w:rsidRPr="006E5FF6" w:rsidRDefault="00EE01CD" w:rsidP="00284194">
            <w:pPr>
              <w:rPr>
                <w:b/>
              </w:rPr>
            </w:pPr>
            <w:r w:rsidRPr="006E5FF6">
              <w:rPr>
                <w:b/>
              </w:rPr>
              <w:t>Name</w:t>
            </w:r>
          </w:p>
        </w:tc>
        <w:tc>
          <w:tcPr>
            <w:tcW w:w="3649" w:type="dxa"/>
          </w:tcPr>
          <w:p w:rsidR="00EE01CD" w:rsidRPr="006E5FF6" w:rsidRDefault="00EE01CD" w:rsidP="00284194">
            <w:pPr>
              <w:rPr>
                <w:b/>
              </w:rPr>
            </w:pPr>
            <w:r w:rsidRPr="006E5FF6">
              <w:rPr>
                <w:b/>
              </w:rPr>
              <w:t>Type</w:t>
            </w:r>
          </w:p>
        </w:tc>
        <w:tc>
          <w:tcPr>
            <w:tcW w:w="4286" w:type="dxa"/>
          </w:tcPr>
          <w:p w:rsidR="00EE01CD" w:rsidRPr="006E5FF6" w:rsidRDefault="00EE01CD" w:rsidP="00284194">
            <w:pPr>
              <w:rPr>
                <w:b/>
              </w:rPr>
            </w:pPr>
            <w:r w:rsidRPr="006E5FF6">
              <w:rPr>
                <w:b/>
              </w:rPr>
              <w:t>Description</w:t>
            </w:r>
          </w:p>
        </w:tc>
      </w:tr>
      <w:tr w:rsidR="00EE01CD" w:rsidRPr="003E745F" w:rsidDel="0056253B" w:rsidTr="00284194">
        <w:trPr>
          <w:del w:id="56" w:author="Musavi, Hamid [USA]" w:date="2018-11-16T09:51:00Z"/>
        </w:trPr>
        <w:tc>
          <w:tcPr>
            <w:tcW w:w="1415" w:type="dxa"/>
          </w:tcPr>
          <w:p w:rsidR="00EE01CD" w:rsidRPr="003D1E97" w:rsidDel="0056253B" w:rsidRDefault="00F83CFF" w:rsidP="00284194">
            <w:pPr>
              <w:rPr>
                <w:del w:id="57" w:author="Musavi, Hamid [USA]" w:date="2018-11-16T09:51:00Z"/>
                <w:rFonts w:ascii="Courier New" w:hAnsi="Courier New" w:cs="Courier New"/>
              </w:rPr>
            </w:pPr>
            <w:bookmarkStart w:id="58" w:name="_Hlk528575691"/>
            <w:del w:id="59" w:author="Musavi, Hamid [USA]" w:date="2018-11-16T09:51:00Z">
              <w:r w:rsidDel="0056253B">
                <w:rPr>
                  <w:rFonts w:ascii="Courier New" w:hAnsi="Courier New" w:cs="Courier New"/>
                </w:rPr>
                <w:lastRenderedPageBreak/>
                <w:delText>rsuI</w:delText>
              </w:r>
              <w:r w:rsidR="005D6053" w:rsidRPr="005D6053" w:rsidDel="0056253B">
                <w:rPr>
                  <w:rFonts w:ascii="Courier New" w:hAnsi="Courier New" w:cs="Courier New"/>
                </w:rPr>
                <w:delText>ndex</w:delText>
              </w:r>
            </w:del>
          </w:p>
        </w:tc>
        <w:tc>
          <w:tcPr>
            <w:tcW w:w="3649" w:type="dxa"/>
          </w:tcPr>
          <w:p w:rsidR="00EE01CD" w:rsidDel="0056253B" w:rsidRDefault="005D6053" w:rsidP="00284194">
            <w:pPr>
              <w:rPr>
                <w:del w:id="60" w:author="Musavi, Hamid [USA]" w:date="2018-11-16T09:51:00Z"/>
                <w:rFonts w:ascii="Courier New" w:hAnsi="Courier New" w:cs="Courier New"/>
              </w:rPr>
            </w:pPr>
            <w:del w:id="61" w:author="Musavi, Hamid [USA]" w:date="2018-11-16T09:51:00Z">
              <w:r w:rsidDel="0056253B">
                <w:rPr>
                  <w:rFonts w:ascii="Courier New" w:hAnsi="Courier New" w:cs="Courier New"/>
                </w:rPr>
                <w:delText>Integer</w:delText>
              </w:r>
            </w:del>
          </w:p>
        </w:tc>
        <w:tc>
          <w:tcPr>
            <w:tcW w:w="4286" w:type="dxa"/>
          </w:tcPr>
          <w:p w:rsidR="00EE01CD" w:rsidDel="0056253B" w:rsidRDefault="00B328EB" w:rsidP="00284194">
            <w:pPr>
              <w:keepNext/>
              <w:rPr>
                <w:del w:id="62" w:author="Musavi, Hamid [USA]" w:date="2018-11-16T09:51:00Z"/>
              </w:rPr>
            </w:pPr>
            <w:del w:id="63" w:author="Musavi, Hamid [USA]" w:date="2018-11-16T09:51:00Z">
              <w:r w:rsidDel="0056253B">
                <w:delText>Index of message storage on RSU</w:delText>
              </w:r>
            </w:del>
          </w:p>
        </w:tc>
      </w:tr>
      <w:bookmarkEnd w:id="58"/>
      <w:tr w:rsidR="00EE01CD" w:rsidRPr="003E745F" w:rsidTr="00284194">
        <w:tc>
          <w:tcPr>
            <w:tcW w:w="1415" w:type="dxa"/>
          </w:tcPr>
          <w:p w:rsidR="00EE01CD" w:rsidRDefault="00962B27" w:rsidP="00284194">
            <w:pPr>
              <w:rPr>
                <w:rFonts w:ascii="Courier New" w:hAnsi="Courier New" w:cs="Courier New"/>
              </w:rPr>
            </w:pPr>
            <w:r>
              <w:rPr>
                <w:rFonts w:ascii="Courier New" w:hAnsi="Courier New" w:cs="Courier New"/>
              </w:rPr>
              <w:t>verb</w:t>
            </w:r>
          </w:p>
        </w:tc>
        <w:tc>
          <w:tcPr>
            <w:tcW w:w="3649" w:type="dxa"/>
          </w:tcPr>
          <w:p w:rsidR="00EE01CD" w:rsidRDefault="00B15935" w:rsidP="00284194">
            <w:pPr>
              <w:rPr>
                <w:rFonts w:ascii="Courier New" w:hAnsi="Courier New" w:cs="Courier New"/>
              </w:rPr>
            </w:pPr>
            <w:r>
              <w:rPr>
                <w:rFonts w:ascii="Courier New" w:hAnsi="Courier New" w:cs="Courier New"/>
              </w:rPr>
              <w:t>String</w:t>
            </w:r>
          </w:p>
        </w:tc>
        <w:tc>
          <w:tcPr>
            <w:tcW w:w="4286" w:type="dxa"/>
          </w:tcPr>
          <w:p w:rsidR="00EE01CD" w:rsidRDefault="007312D5" w:rsidP="00284194">
            <w:pPr>
              <w:keepNext/>
            </w:pPr>
            <w:r>
              <w:t>The request verb: one of {POST, PUT, DELETE, GET}</w:t>
            </w:r>
          </w:p>
        </w:tc>
      </w:tr>
      <w:tr w:rsidR="00877C1A" w:rsidRPr="003E745F" w:rsidTr="00877C1A">
        <w:tc>
          <w:tcPr>
            <w:tcW w:w="1415" w:type="dxa"/>
          </w:tcPr>
          <w:p w:rsidR="00877C1A" w:rsidRPr="000D041D" w:rsidRDefault="00877C1A" w:rsidP="00284194">
            <w:pPr>
              <w:rPr>
                <w:rFonts w:ascii="Courier New" w:hAnsi="Courier New" w:cs="Courier New"/>
              </w:rPr>
            </w:pPr>
            <w:r w:rsidRPr="005D6053">
              <w:rPr>
                <w:rFonts w:ascii="Courier New" w:hAnsi="Courier New" w:cs="Courier New"/>
              </w:rPr>
              <w:t>version</w:t>
            </w:r>
          </w:p>
        </w:tc>
        <w:tc>
          <w:tcPr>
            <w:tcW w:w="3649" w:type="dxa"/>
          </w:tcPr>
          <w:p w:rsidR="00877C1A" w:rsidRDefault="00877C1A" w:rsidP="00284194">
            <w:pPr>
              <w:rPr>
                <w:rFonts w:ascii="Courier New" w:hAnsi="Courier New" w:cs="Courier New"/>
              </w:rPr>
            </w:pPr>
            <w:r>
              <w:rPr>
                <w:rFonts w:ascii="Courier New" w:hAnsi="Courier New" w:cs="Courier New"/>
              </w:rPr>
              <w:t>Integer</w:t>
            </w:r>
          </w:p>
        </w:tc>
        <w:tc>
          <w:tcPr>
            <w:tcW w:w="4286" w:type="dxa"/>
          </w:tcPr>
          <w:p w:rsidR="00877C1A" w:rsidRPr="003E745F" w:rsidRDefault="00877C1A" w:rsidP="00284194">
            <w:pPr>
              <w:keepNext/>
            </w:pPr>
            <w:r>
              <w:t xml:space="preserve">Current </w:t>
            </w:r>
            <w:del w:id="64" w:author="Musavi, Hamid [USA]" w:date="2018-11-16T10:31:00Z">
              <w:r w:rsidDel="009E0F49">
                <w:delText xml:space="preserve">major release </w:delText>
              </w:r>
            </w:del>
            <w:r>
              <w:t xml:space="preserve">version of </w:t>
            </w:r>
            <w:del w:id="65" w:author="Musavi, Hamid [USA]" w:date="2018-11-16T10:33:00Z">
              <w:r w:rsidDel="009F2C06">
                <w:delText>ODE</w:delText>
              </w:r>
            </w:del>
            <w:ins w:id="66" w:author="Musavi, Hamid [USA]" w:date="2018-11-16T10:33:00Z">
              <w:r w:rsidR="009F2C06" w:rsidRPr="009F2C06">
                <w:t>ServiceRequest.OdeInternal</w:t>
              </w:r>
              <w:r w:rsidR="009F2C06">
                <w:t xml:space="preserve"> schema</w:t>
              </w:r>
            </w:ins>
            <w:ins w:id="67" w:author="Musavi, Hamid [USA]" w:date="2018-11-16T10:34:00Z">
              <w:r w:rsidR="009F2C06">
                <w:t>, 3 as of this writing</w:t>
              </w:r>
            </w:ins>
            <w:r>
              <w:t xml:space="preserve">. </w:t>
            </w:r>
          </w:p>
        </w:tc>
      </w:tr>
    </w:tbl>
    <w:p w:rsidR="00EE01CD" w:rsidRDefault="00EE01CD" w:rsidP="00332E8E"/>
    <w:p w:rsidR="00332E8E" w:rsidRDefault="00CD6460" w:rsidP="00CD6460">
      <w:pPr>
        <w:pStyle w:val="Heading3"/>
      </w:pPr>
      <w:bookmarkStart w:id="68" w:name="_SituationDataWarehouse.SDW"/>
      <w:bookmarkStart w:id="69" w:name="_Toc530144502"/>
      <w:bookmarkEnd w:id="68"/>
      <w:r w:rsidRPr="00CD6460">
        <w:t>SituationDataWarehouse.SDW</w:t>
      </w:r>
      <w:bookmarkEnd w:id="69"/>
    </w:p>
    <w:p w:rsidR="00332E8E" w:rsidRDefault="00EE01CD" w:rsidP="00332E8E">
      <w:r w:rsidRPr="00EE01CD">
        <w:t>The data structure contains parameters provided by the requester and used by the ODE to deposit messages to U.S. DOT Situation Data Warehouse</w:t>
      </w:r>
    </w:p>
    <w:tbl>
      <w:tblPr>
        <w:tblStyle w:val="TableGrid"/>
        <w:tblW w:w="0" w:type="auto"/>
        <w:tblLook w:val="04A0" w:firstRow="1" w:lastRow="0" w:firstColumn="1" w:lastColumn="0" w:noHBand="0" w:noVBand="1"/>
      </w:tblPr>
      <w:tblGrid>
        <w:gridCol w:w="1933"/>
        <w:gridCol w:w="3391"/>
        <w:gridCol w:w="4026"/>
      </w:tblGrid>
      <w:tr w:rsidR="00EE01CD" w:rsidRPr="006E5FF6" w:rsidTr="00041843">
        <w:tc>
          <w:tcPr>
            <w:tcW w:w="1933" w:type="dxa"/>
          </w:tcPr>
          <w:p w:rsidR="00EE01CD" w:rsidRPr="006E5FF6" w:rsidRDefault="00EE01CD" w:rsidP="00284194">
            <w:pPr>
              <w:rPr>
                <w:b/>
              </w:rPr>
            </w:pPr>
            <w:r w:rsidRPr="006E5FF6">
              <w:rPr>
                <w:b/>
              </w:rPr>
              <w:t>Name</w:t>
            </w:r>
          </w:p>
        </w:tc>
        <w:tc>
          <w:tcPr>
            <w:tcW w:w="3391" w:type="dxa"/>
          </w:tcPr>
          <w:p w:rsidR="00EE01CD" w:rsidRPr="006E5FF6" w:rsidRDefault="00EE01CD" w:rsidP="00284194">
            <w:pPr>
              <w:rPr>
                <w:b/>
              </w:rPr>
            </w:pPr>
            <w:r w:rsidRPr="006E5FF6">
              <w:rPr>
                <w:b/>
              </w:rPr>
              <w:t>Type</w:t>
            </w:r>
          </w:p>
        </w:tc>
        <w:tc>
          <w:tcPr>
            <w:tcW w:w="4026" w:type="dxa"/>
          </w:tcPr>
          <w:p w:rsidR="00EE01CD" w:rsidRPr="006E5FF6" w:rsidRDefault="00EE01CD" w:rsidP="00284194">
            <w:pPr>
              <w:rPr>
                <w:b/>
              </w:rPr>
            </w:pPr>
            <w:r w:rsidRPr="006E5FF6">
              <w:rPr>
                <w:b/>
              </w:rPr>
              <w:t>Description</w:t>
            </w:r>
          </w:p>
        </w:tc>
      </w:tr>
      <w:tr w:rsidR="00EE01CD" w:rsidRPr="003E745F" w:rsidTr="00041843">
        <w:tc>
          <w:tcPr>
            <w:tcW w:w="1933" w:type="dxa"/>
          </w:tcPr>
          <w:p w:rsidR="00EE01CD" w:rsidRPr="000D041D" w:rsidRDefault="00877C1A" w:rsidP="00284194">
            <w:pPr>
              <w:rPr>
                <w:rFonts w:ascii="Courier New" w:hAnsi="Courier New" w:cs="Courier New"/>
              </w:rPr>
            </w:pPr>
            <w:r w:rsidRPr="00877C1A">
              <w:rPr>
                <w:rFonts w:ascii="Courier New" w:hAnsi="Courier New" w:cs="Courier New"/>
              </w:rPr>
              <w:t>deliverystart</w:t>
            </w:r>
          </w:p>
        </w:tc>
        <w:tc>
          <w:tcPr>
            <w:tcW w:w="3391" w:type="dxa"/>
          </w:tcPr>
          <w:p w:rsidR="00EE01CD" w:rsidRDefault="00877C1A" w:rsidP="00284194">
            <w:pPr>
              <w:rPr>
                <w:rFonts w:ascii="Courier New" w:hAnsi="Courier New" w:cs="Courier New"/>
              </w:rPr>
            </w:pPr>
            <w:r>
              <w:rPr>
                <w:rFonts w:ascii="Courier New" w:hAnsi="Courier New" w:cs="Courier New"/>
              </w:rPr>
              <w:t>String</w:t>
            </w:r>
          </w:p>
        </w:tc>
        <w:tc>
          <w:tcPr>
            <w:tcW w:w="4026" w:type="dxa"/>
          </w:tcPr>
          <w:p w:rsidR="00EE01CD" w:rsidRPr="003E745F" w:rsidRDefault="00877C1A" w:rsidP="00877C1A">
            <w:pPr>
              <w:keepNext/>
            </w:pPr>
            <w:r>
              <w:t>Optional field, ISO string for message delivery start time. Identical to "deliverystart" field in SNMP for when RSU deposit not desired.</w:t>
            </w:r>
          </w:p>
        </w:tc>
      </w:tr>
      <w:tr w:rsidR="00EE01CD" w:rsidRPr="003E745F" w:rsidTr="00041843">
        <w:tc>
          <w:tcPr>
            <w:tcW w:w="1933" w:type="dxa"/>
          </w:tcPr>
          <w:p w:rsidR="00EE01CD" w:rsidRPr="003D1E97" w:rsidRDefault="00877C1A" w:rsidP="00284194">
            <w:pPr>
              <w:rPr>
                <w:rFonts w:ascii="Courier New" w:hAnsi="Courier New" w:cs="Courier New"/>
              </w:rPr>
            </w:pPr>
            <w:r w:rsidRPr="00877C1A">
              <w:rPr>
                <w:rFonts w:ascii="Courier New" w:hAnsi="Courier New" w:cs="Courier New"/>
              </w:rPr>
              <w:t>deliverystop</w:t>
            </w:r>
          </w:p>
        </w:tc>
        <w:tc>
          <w:tcPr>
            <w:tcW w:w="3391" w:type="dxa"/>
          </w:tcPr>
          <w:p w:rsidR="00EE01CD" w:rsidDel="003D1E97" w:rsidRDefault="00877C1A" w:rsidP="00284194">
            <w:pPr>
              <w:rPr>
                <w:rFonts w:ascii="Courier New" w:hAnsi="Courier New" w:cs="Courier New"/>
              </w:rPr>
            </w:pPr>
            <w:r>
              <w:rPr>
                <w:rFonts w:ascii="Courier New" w:hAnsi="Courier New" w:cs="Courier New"/>
              </w:rPr>
              <w:t>String</w:t>
            </w:r>
          </w:p>
        </w:tc>
        <w:tc>
          <w:tcPr>
            <w:tcW w:w="4026" w:type="dxa"/>
          </w:tcPr>
          <w:p w:rsidR="00EE01CD" w:rsidDel="003D1E97" w:rsidRDefault="00877C1A" w:rsidP="00877C1A">
            <w:pPr>
              <w:keepNext/>
            </w:pPr>
            <w:r>
              <w:t>Optional field, ISO string for message delivery stop time. Identical to "deliverystop" field in SNMP for when RSU deposit not desired.</w:t>
            </w:r>
          </w:p>
        </w:tc>
      </w:tr>
      <w:tr w:rsidR="00EE01CD" w:rsidRPr="003E745F" w:rsidTr="00041843">
        <w:tc>
          <w:tcPr>
            <w:tcW w:w="1933" w:type="dxa"/>
          </w:tcPr>
          <w:p w:rsidR="00EE01CD" w:rsidRDefault="00877C1A" w:rsidP="00284194">
            <w:pPr>
              <w:rPr>
                <w:rFonts w:ascii="Courier New" w:hAnsi="Courier New" w:cs="Courier New"/>
              </w:rPr>
            </w:pPr>
            <w:r w:rsidRPr="00877C1A">
              <w:rPr>
                <w:rFonts w:ascii="Courier New" w:hAnsi="Courier New" w:cs="Courier New"/>
              </w:rPr>
              <w:t>groupID</w:t>
            </w:r>
          </w:p>
        </w:tc>
        <w:tc>
          <w:tcPr>
            <w:tcW w:w="3391" w:type="dxa"/>
          </w:tcPr>
          <w:p w:rsidR="00EE01CD" w:rsidRDefault="00877C1A" w:rsidP="00284194">
            <w:pPr>
              <w:rPr>
                <w:rFonts w:ascii="Courier New" w:hAnsi="Courier New" w:cs="Courier New"/>
              </w:rPr>
            </w:pPr>
            <w:r>
              <w:rPr>
                <w:rFonts w:ascii="Courier New" w:hAnsi="Courier New" w:cs="Courier New"/>
              </w:rPr>
              <w:t>String</w:t>
            </w:r>
          </w:p>
        </w:tc>
        <w:tc>
          <w:tcPr>
            <w:tcW w:w="4026" w:type="dxa"/>
          </w:tcPr>
          <w:p w:rsidR="00EE01CD" w:rsidRDefault="00877C1A" w:rsidP="00877C1A">
            <w:pPr>
              <w:keepNext/>
            </w:pPr>
            <w:r>
              <w:t>Eight-digit hex code of the groupID to use, for example "A123B456". GroupID is a DSRC.TemporaryID used for message identification.</w:t>
            </w:r>
          </w:p>
        </w:tc>
      </w:tr>
      <w:tr w:rsidR="00EE01CD" w:rsidRPr="003E745F" w:rsidTr="00041843">
        <w:tc>
          <w:tcPr>
            <w:tcW w:w="1933" w:type="dxa"/>
          </w:tcPr>
          <w:p w:rsidR="00EE01CD" w:rsidRPr="00CD6460" w:rsidRDefault="00877C1A" w:rsidP="00284194">
            <w:pPr>
              <w:rPr>
                <w:rFonts w:ascii="Courier New" w:hAnsi="Courier New" w:cs="Courier New"/>
              </w:rPr>
            </w:pPr>
            <w:r w:rsidRPr="00877C1A">
              <w:rPr>
                <w:rFonts w:ascii="Courier New" w:hAnsi="Courier New" w:cs="Courier New"/>
              </w:rPr>
              <w:t>recordID</w:t>
            </w:r>
          </w:p>
        </w:tc>
        <w:tc>
          <w:tcPr>
            <w:tcW w:w="3391" w:type="dxa"/>
          </w:tcPr>
          <w:p w:rsidR="00EE01CD" w:rsidRPr="00CD6460" w:rsidRDefault="00877C1A" w:rsidP="00284194">
            <w:pPr>
              <w:rPr>
                <w:rFonts w:ascii="Courier New" w:hAnsi="Courier New" w:cs="Courier New"/>
              </w:rPr>
            </w:pPr>
            <w:r>
              <w:rPr>
                <w:rFonts w:ascii="Courier New" w:hAnsi="Courier New" w:cs="Courier New"/>
              </w:rPr>
              <w:t>String</w:t>
            </w:r>
          </w:p>
        </w:tc>
        <w:tc>
          <w:tcPr>
            <w:tcW w:w="4026" w:type="dxa"/>
          </w:tcPr>
          <w:p w:rsidR="00EE01CD" w:rsidRDefault="00877C1A" w:rsidP="00877C1A">
            <w:pPr>
              <w:keepNext/>
            </w:pPr>
            <w:r>
              <w:t>Eight-digit hex code of the recordID to use, for example "A123B456". RecordID is a DSRC.TemporaryID used for message identification.</w:t>
            </w:r>
          </w:p>
        </w:tc>
      </w:tr>
      <w:tr w:rsidR="00877C1A" w:rsidRPr="003E745F" w:rsidTr="00877C1A">
        <w:tc>
          <w:tcPr>
            <w:tcW w:w="1933" w:type="dxa"/>
          </w:tcPr>
          <w:p w:rsidR="00877C1A" w:rsidRPr="00877C1A" w:rsidRDefault="00877C1A" w:rsidP="00284194">
            <w:pPr>
              <w:rPr>
                <w:rFonts w:ascii="Courier New" w:hAnsi="Courier New" w:cs="Courier New"/>
              </w:rPr>
            </w:pPr>
            <w:r w:rsidRPr="00877C1A">
              <w:rPr>
                <w:rFonts w:ascii="Courier New" w:hAnsi="Courier New" w:cs="Courier New"/>
              </w:rPr>
              <w:t>serviceRegion</w:t>
            </w:r>
          </w:p>
        </w:tc>
        <w:tc>
          <w:tcPr>
            <w:tcW w:w="3391" w:type="dxa"/>
          </w:tcPr>
          <w:p w:rsidR="00877C1A" w:rsidRPr="00CD6460" w:rsidRDefault="00A07801" w:rsidP="00284194">
            <w:pPr>
              <w:rPr>
                <w:rFonts w:ascii="Courier New" w:hAnsi="Courier New" w:cs="Courier New"/>
              </w:rPr>
            </w:pPr>
            <w:hyperlink w:anchor="_ServiceRegion" w:history="1">
              <w:r w:rsidR="00041843" w:rsidRPr="00041843">
                <w:rPr>
                  <w:rStyle w:val="Hyperlink"/>
                  <w:rFonts w:ascii="Courier New" w:hAnsi="Courier New" w:cs="Courier New"/>
                </w:rPr>
                <w:t>ServiceRegion</w:t>
              </w:r>
            </w:hyperlink>
          </w:p>
        </w:tc>
        <w:tc>
          <w:tcPr>
            <w:tcW w:w="4026" w:type="dxa"/>
          </w:tcPr>
          <w:p w:rsidR="00877C1A" w:rsidRDefault="00877C1A" w:rsidP="00284194">
            <w:pPr>
              <w:keepNext/>
            </w:pPr>
            <w:r>
              <w:t>Region to which this message is broadcast.</w:t>
            </w:r>
          </w:p>
        </w:tc>
      </w:tr>
      <w:tr w:rsidR="00877C1A" w:rsidRPr="003E745F" w:rsidTr="00041843">
        <w:tc>
          <w:tcPr>
            <w:tcW w:w="1933" w:type="dxa"/>
          </w:tcPr>
          <w:p w:rsidR="00877C1A" w:rsidRPr="00877C1A" w:rsidRDefault="00877C1A" w:rsidP="00284194">
            <w:pPr>
              <w:rPr>
                <w:rFonts w:ascii="Courier New" w:hAnsi="Courier New" w:cs="Courier New"/>
              </w:rPr>
            </w:pPr>
            <w:r w:rsidRPr="00877C1A">
              <w:rPr>
                <w:rFonts w:ascii="Courier New" w:hAnsi="Courier New" w:cs="Courier New"/>
              </w:rPr>
              <w:t>ttl</w:t>
            </w:r>
          </w:p>
        </w:tc>
        <w:tc>
          <w:tcPr>
            <w:tcW w:w="3391" w:type="dxa"/>
          </w:tcPr>
          <w:p w:rsidR="00877C1A" w:rsidRPr="00CD6460" w:rsidRDefault="00041843" w:rsidP="00284194">
            <w:pPr>
              <w:rPr>
                <w:rFonts w:ascii="Courier New" w:hAnsi="Courier New" w:cs="Courier New"/>
              </w:rPr>
            </w:pPr>
            <w:r>
              <w:rPr>
                <w:rFonts w:ascii="Courier New" w:hAnsi="Courier New" w:cs="Courier New"/>
              </w:rPr>
              <w:t>enumString</w:t>
            </w:r>
          </w:p>
        </w:tc>
        <w:tc>
          <w:tcPr>
            <w:tcW w:w="4026" w:type="dxa"/>
          </w:tcPr>
          <w:p w:rsidR="00041843" w:rsidRDefault="00877C1A" w:rsidP="00041843">
            <w:pPr>
              <w:keepNext/>
            </w:pPr>
            <w:r w:rsidRPr="00877C1A">
              <w:t>Message time to live.</w:t>
            </w:r>
            <w:r w:rsidR="00041843">
              <w:t xml:space="preserve"> One of {</w:t>
            </w:r>
          </w:p>
          <w:p w:rsidR="00041843" w:rsidRDefault="00041843" w:rsidP="00041843">
            <w:pPr>
              <w:keepNext/>
            </w:pPr>
            <w:r>
              <w:t xml:space="preserve">         oneminute, </w:t>
            </w:r>
          </w:p>
          <w:p w:rsidR="00041843" w:rsidRDefault="00041843" w:rsidP="00041843">
            <w:pPr>
              <w:keepNext/>
            </w:pPr>
            <w:r>
              <w:t xml:space="preserve">         thirtyminutes, </w:t>
            </w:r>
          </w:p>
          <w:p w:rsidR="00041843" w:rsidRDefault="00041843" w:rsidP="00041843">
            <w:pPr>
              <w:keepNext/>
            </w:pPr>
            <w:r>
              <w:t xml:space="preserve">         oneday, </w:t>
            </w:r>
          </w:p>
          <w:p w:rsidR="00041843" w:rsidRDefault="00041843" w:rsidP="00041843">
            <w:pPr>
              <w:keepNext/>
            </w:pPr>
            <w:r>
              <w:t xml:space="preserve">         oneweek, </w:t>
            </w:r>
          </w:p>
          <w:p w:rsidR="00041843" w:rsidRDefault="00041843" w:rsidP="00041843">
            <w:pPr>
              <w:keepNext/>
            </w:pPr>
            <w:r>
              <w:t xml:space="preserve">         onemonth, </w:t>
            </w:r>
          </w:p>
          <w:p w:rsidR="00041843" w:rsidRDefault="00041843" w:rsidP="00041843">
            <w:pPr>
              <w:keepNext/>
            </w:pPr>
            <w:r>
              <w:t xml:space="preserve">         oneyear</w:t>
            </w:r>
          </w:p>
          <w:p w:rsidR="00877C1A" w:rsidRDefault="00041843" w:rsidP="00041843">
            <w:pPr>
              <w:keepNext/>
            </w:pPr>
            <w:r>
              <w:t xml:space="preserve">      }</w:t>
            </w:r>
          </w:p>
        </w:tc>
      </w:tr>
    </w:tbl>
    <w:p w:rsidR="00EE01CD" w:rsidRDefault="00EE01CD" w:rsidP="00332E8E"/>
    <w:p w:rsidR="00332E8E" w:rsidRPr="00CD6460" w:rsidRDefault="00CD6460" w:rsidP="00332E8E">
      <w:pPr>
        <w:pStyle w:val="Heading3"/>
      </w:pPr>
      <w:bookmarkStart w:id="70" w:name="_RoadSideUnit.RSU"/>
      <w:bookmarkStart w:id="71" w:name="_Toc530144503"/>
      <w:bookmarkEnd w:id="70"/>
      <w:r w:rsidRPr="00CD6460">
        <w:t>RoadSideUnit.RSU</w:t>
      </w:r>
      <w:bookmarkEnd w:id="71"/>
    </w:p>
    <w:p w:rsidR="00CD6460" w:rsidRDefault="00EE01CD" w:rsidP="00CD6460">
      <w:r w:rsidRPr="00EE01CD">
        <w:t>The data structure contains parameters provided by the requester and used by the ODE to send messages the Roadside Units.</w:t>
      </w:r>
    </w:p>
    <w:tbl>
      <w:tblPr>
        <w:tblStyle w:val="TableGrid"/>
        <w:tblW w:w="0" w:type="auto"/>
        <w:tblLook w:val="04A0" w:firstRow="1" w:lastRow="0" w:firstColumn="1" w:lastColumn="0" w:noHBand="0" w:noVBand="1"/>
      </w:tblPr>
      <w:tblGrid>
        <w:gridCol w:w="1669"/>
        <w:gridCol w:w="3531"/>
        <w:gridCol w:w="4150"/>
      </w:tblGrid>
      <w:tr w:rsidR="00EE01CD" w:rsidRPr="006E5FF6" w:rsidTr="00D51A7C">
        <w:tc>
          <w:tcPr>
            <w:tcW w:w="1669" w:type="dxa"/>
          </w:tcPr>
          <w:p w:rsidR="00EE01CD" w:rsidRPr="006E5FF6" w:rsidRDefault="00EE01CD" w:rsidP="00284194">
            <w:pPr>
              <w:rPr>
                <w:b/>
              </w:rPr>
            </w:pPr>
            <w:r w:rsidRPr="006E5FF6">
              <w:rPr>
                <w:b/>
              </w:rPr>
              <w:t>Name</w:t>
            </w:r>
          </w:p>
        </w:tc>
        <w:tc>
          <w:tcPr>
            <w:tcW w:w="3531" w:type="dxa"/>
          </w:tcPr>
          <w:p w:rsidR="00EE01CD" w:rsidRPr="006E5FF6" w:rsidRDefault="00EE01CD" w:rsidP="00284194">
            <w:pPr>
              <w:rPr>
                <w:b/>
              </w:rPr>
            </w:pPr>
            <w:r w:rsidRPr="006E5FF6">
              <w:rPr>
                <w:b/>
              </w:rPr>
              <w:t>Type</w:t>
            </w:r>
          </w:p>
        </w:tc>
        <w:tc>
          <w:tcPr>
            <w:tcW w:w="4150" w:type="dxa"/>
          </w:tcPr>
          <w:p w:rsidR="00EE01CD" w:rsidRPr="006E5FF6" w:rsidRDefault="00EE01CD" w:rsidP="00284194">
            <w:pPr>
              <w:rPr>
                <w:b/>
              </w:rPr>
            </w:pPr>
            <w:r w:rsidRPr="006E5FF6">
              <w:rPr>
                <w:b/>
              </w:rPr>
              <w:t>Description</w:t>
            </w:r>
          </w:p>
        </w:tc>
      </w:tr>
      <w:tr w:rsidR="0056253B" w:rsidRPr="009E0F49" w:rsidTr="00D51A7C">
        <w:trPr>
          <w:ins w:id="72" w:author="Musavi, Hamid [USA]" w:date="2018-11-16T09:52:00Z"/>
        </w:trPr>
        <w:tc>
          <w:tcPr>
            <w:tcW w:w="1669" w:type="dxa"/>
          </w:tcPr>
          <w:p w:rsidR="0056253B" w:rsidRPr="0056253B" w:rsidRDefault="0056253B" w:rsidP="00284194">
            <w:pPr>
              <w:rPr>
                <w:ins w:id="73" w:author="Musavi, Hamid [USA]" w:date="2018-11-16T09:52:00Z"/>
              </w:rPr>
            </w:pPr>
            <w:ins w:id="74" w:author="Musavi, Hamid [USA]" w:date="2018-11-16T09:52:00Z">
              <w:r>
                <w:t>rsuIndex</w:t>
              </w:r>
            </w:ins>
          </w:p>
        </w:tc>
        <w:tc>
          <w:tcPr>
            <w:tcW w:w="3531" w:type="dxa"/>
          </w:tcPr>
          <w:p w:rsidR="0056253B" w:rsidRPr="0056253B" w:rsidRDefault="0056253B" w:rsidP="00284194">
            <w:pPr>
              <w:rPr>
                <w:ins w:id="75" w:author="Musavi, Hamid [USA]" w:date="2018-11-16T09:52:00Z"/>
              </w:rPr>
            </w:pPr>
            <w:ins w:id="76" w:author="Musavi, Hamid [USA]" w:date="2018-11-16T09:52:00Z">
              <w:r>
                <w:t>Integer</w:t>
              </w:r>
            </w:ins>
          </w:p>
        </w:tc>
        <w:tc>
          <w:tcPr>
            <w:tcW w:w="4150" w:type="dxa"/>
          </w:tcPr>
          <w:p w:rsidR="0056253B" w:rsidRPr="0056253B" w:rsidRDefault="0056253B" w:rsidP="00284194">
            <w:pPr>
              <w:rPr>
                <w:ins w:id="77" w:author="Musavi, Hamid [USA]" w:date="2018-11-16T09:52:00Z"/>
              </w:rPr>
            </w:pPr>
            <w:ins w:id="78" w:author="Musavi, Hamid [USA]" w:date="2018-11-16T09:53:00Z">
              <w:r>
                <w:t>Index of message storage on this RSU</w:t>
              </w:r>
            </w:ins>
          </w:p>
        </w:tc>
      </w:tr>
      <w:tr w:rsidR="00D51A7C" w:rsidRPr="003E745F" w:rsidTr="00D51A7C">
        <w:tc>
          <w:tcPr>
            <w:tcW w:w="1669" w:type="dxa"/>
          </w:tcPr>
          <w:p w:rsidR="00D51A7C" w:rsidRDefault="00D51A7C" w:rsidP="00D51A7C">
            <w:pPr>
              <w:rPr>
                <w:rFonts w:ascii="Courier New" w:hAnsi="Courier New" w:cs="Courier New"/>
              </w:rPr>
            </w:pPr>
            <w:r w:rsidRPr="00D51A7C">
              <w:rPr>
                <w:rFonts w:ascii="Courier New" w:hAnsi="Courier New" w:cs="Courier New"/>
              </w:rPr>
              <w:t>rsuPassword</w:t>
            </w:r>
          </w:p>
        </w:tc>
        <w:tc>
          <w:tcPr>
            <w:tcW w:w="3531" w:type="dxa"/>
          </w:tcPr>
          <w:p w:rsidR="00D51A7C" w:rsidRDefault="00D51A7C" w:rsidP="00D51A7C">
            <w:pPr>
              <w:rPr>
                <w:rFonts w:ascii="Courier New" w:hAnsi="Courier New" w:cs="Courier New"/>
              </w:rPr>
            </w:pPr>
            <w:r w:rsidRPr="00D51A7C">
              <w:rPr>
                <w:rFonts w:ascii="Courier New" w:hAnsi="Courier New" w:cs="Courier New"/>
              </w:rPr>
              <w:t>String</w:t>
            </w:r>
          </w:p>
        </w:tc>
        <w:tc>
          <w:tcPr>
            <w:tcW w:w="4150" w:type="dxa"/>
          </w:tcPr>
          <w:p w:rsidR="00D51A7C" w:rsidRDefault="00D51A7C" w:rsidP="00D51A7C">
            <w:pPr>
              <w:keepNext/>
            </w:pPr>
            <w:del w:id="79" w:author="Musavi, Hamid [USA]" w:date="2018-11-16T11:59:00Z">
              <w:r w:rsidRPr="00D51A7C" w:rsidDel="007300F8">
                <w:delText xml:space="preserve">SNMP </w:delText>
              </w:r>
            </w:del>
            <w:ins w:id="80" w:author="Musavi, Hamid [USA]" w:date="2018-11-16T11:59:00Z">
              <w:r w:rsidR="007300F8">
                <w:t>RSU</w:t>
              </w:r>
              <w:r w:rsidR="007300F8" w:rsidRPr="00D51A7C">
                <w:t xml:space="preserve"> </w:t>
              </w:r>
            </w:ins>
            <w:r w:rsidRPr="00D51A7C">
              <w:t>password</w:t>
            </w:r>
          </w:p>
        </w:tc>
      </w:tr>
      <w:tr w:rsidR="00D51A7C" w:rsidRPr="003E745F" w:rsidTr="00D51A7C">
        <w:tc>
          <w:tcPr>
            <w:tcW w:w="1669" w:type="dxa"/>
          </w:tcPr>
          <w:p w:rsidR="00D51A7C" w:rsidRPr="00CD6460" w:rsidRDefault="00D51A7C" w:rsidP="00D51A7C">
            <w:pPr>
              <w:rPr>
                <w:rFonts w:ascii="Courier New" w:hAnsi="Courier New" w:cs="Courier New"/>
              </w:rPr>
            </w:pPr>
            <w:r w:rsidRPr="00D51A7C">
              <w:rPr>
                <w:rFonts w:ascii="Courier New" w:hAnsi="Courier New" w:cs="Courier New"/>
              </w:rPr>
              <w:lastRenderedPageBreak/>
              <w:t>rsuRetries</w:t>
            </w:r>
          </w:p>
        </w:tc>
        <w:tc>
          <w:tcPr>
            <w:tcW w:w="3531" w:type="dxa"/>
          </w:tcPr>
          <w:p w:rsidR="00D51A7C" w:rsidRPr="00CD6460" w:rsidRDefault="00D51A7C" w:rsidP="00D51A7C">
            <w:pPr>
              <w:rPr>
                <w:rFonts w:ascii="Courier New" w:hAnsi="Courier New" w:cs="Courier New"/>
              </w:rPr>
            </w:pPr>
            <w:r>
              <w:rPr>
                <w:rFonts w:ascii="Courier New" w:hAnsi="Courier New" w:cs="Courier New"/>
              </w:rPr>
              <w:t>Integer</w:t>
            </w:r>
          </w:p>
        </w:tc>
        <w:tc>
          <w:tcPr>
            <w:tcW w:w="4150" w:type="dxa"/>
          </w:tcPr>
          <w:p w:rsidR="00D51A7C" w:rsidRDefault="00D51A7C" w:rsidP="00D51A7C">
            <w:pPr>
              <w:keepNext/>
            </w:pPr>
            <w:r w:rsidRPr="00D51A7C">
              <w:t>Number of retries upon message send failure</w:t>
            </w:r>
          </w:p>
        </w:tc>
      </w:tr>
      <w:tr w:rsidR="00D51A7C" w:rsidRPr="003E745F" w:rsidTr="00284194">
        <w:tc>
          <w:tcPr>
            <w:tcW w:w="1669" w:type="dxa"/>
          </w:tcPr>
          <w:p w:rsidR="00D51A7C" w:rsidRPr="000D041D" w:rsidRDefault="00D51A7C" w:rsidP="00284194">
            <w:pPr>
              <w:rPr>
                <w:rFonts w:ascii="Courier New" w:hAnsi="Courier New" w:cs="Courier New"/>
              </w:rPr>
            </w:pPr>
            <w:r w:rsidRPr="00D51A7C">
              <w:rPr>
                <w:rFonts w:ascii="Courier New" w:hAnsi="Courier New" w:cs="Courier New"/>
              </w:rPr>
              <w:t>rsuTarget</w:t>
            </w:r>
          </w:p>
        </w:tc>
        <w:tc>
          <w:tcPr>
            <w:tcW w:w="3531" w:type="dxa"/>
          </w:tcPr>
          <w:p w:rsidR="00D51A7C" w:rsidRDefault="00D51A7C" w:rsidP="00284194">
            <w:pPr>
              <w:rPr>
                <w:rFonts w:ascii="Courier New" w:hAnsi="Courier New" w:cs="Courier New"/>
              </w:rPr>
            </w:pPr>
            <w:r w:rsidRPr="00D51A7C">
              <w:rPr>
                <w:rFonts w:ascii="Courier New" w:hAnsi="Courier New" w:cs="Courier New"/>
              </w:rPr>
              <w:t>String</w:t>
            </w:r>
          </w:p>
        </w:tc>
        <w:tc>
          <w:tcPr>
            <w:tcW w:w="4150" w:type="dxa"/>
          </w:tcPr>
          <w:p w:rsidR="00D51A7C" w:rsidRPr="003E745F" w:rsidRDefault="00D51A7C" w:rsidP="00284194">
            <w:pPr>
              <w:keepNext/>
            </w:pPr>
            <w:r w:rsidRPr="00D51A7C">
              <w:t>IPv4 address of RSU</w:t>
            </w:r>
          </w:p>
        </w:tc>
      </w:tr>
      <w:tr w:rsidR="00D51A7C" w:rsidRPr="003E745F" w:rsidTr="00D51A7C">
        <w:tc>
          <w:tcPr>
            <w:tcW w:w="1669" w:type="dxa"/>
          </w:tcPr>
          <w:p w:rsidR="00D51A7C" w:rsidRPr="00D51A7C" w:rsidRDefault="00D51A7C" w:rsidP="00284194">
            <w:pPr>
              <w:rPr>
                <w:rFonts w:ascii="Courier New" w:hAnsi="Courier New" w:cs="Courier New"/>
              </w:rPr>
            </w:pPr>
            <w:r w:rsidRPr="00D51A7C">
              <w:rPr>
                <w:rFonts w:ascii="Courier New" w:hAnsi="Courier New" w:cs="Courier New"/>
              </w:rPr>
              <w:t>rsuTimeout</w:t>
            </w:r>
          </w:p>
        </w:tc>
        <w:tc>
          <w:tcPr>
            <w:tcW w:w="3531" w:type="dxa"/>
          </w:tcPr>
          <w:p w:rsidR="00D51A7C" w:rsidRPr="00CD6460" w:rsidRDefault="00D51A7C" w:rsidP="00284194">
            <w:pPr>
              <w:rPr>
                <w:rFonts w:ascii="Courier New" w:hAnsi="Courier New" w:cs="Courier New"/>
              </w:rPr>
            </w:pPr>
            <w:r>
              <w:rPr>
                <w:rFonts w:ascii="Courier New" w:hAnsi="Courier New" w:cs="Courier New"/>
              </w:rPr>
              <w:t>Integer</w:t>
            </w:r>
          </w:p>
        </w:tc>
        <w:tc>
          <w:tcPr>
            <w:tcW w:w="4150" w:type="dxa"/>
          </w:tcPr>
          <w:p w:rsidR="00D51A7C" w:rsidRDefault="00D51A7C" w:rsidP="00284194">
            <w:pPr>
              <w:keepNext/>
            </w:pPr>
            <w:r w:rsidRPr="00D51A7C">
              <w:t>Timeout measured in milliseconds</w:t>
            </w:r>
          </w:p>
        </w:tc>
      </w:tr>
      <w:tr w:rsidR="00D51A7C" w:rsidRPr="003E745F" w:rsidTr="00284194">
        <w:tc>
          <w:tcPr>
            <w:tcW w:w="1669" w:type="dxa"/>
          </w:tcPr>
          <w:p w:rsidR="00D51A7C" w:rsidRPr="003D1E97" w:rsidRDefault="00D51A7C" w:rsidP="00284194">
            <w:pPr>
              <w:rPr>
                <w:rFonts w:ascii="Courier New" w:hAnsi="Courier New" w:cs="Courier New"/>
              </w:rPr>
            </w:pPr>
            <w:r w:rsidRPr="00D51A7C">
              <w:rPr>
                <w:rFonts w:ascii="Courier New" w:hAnsi="Courier New" w:cs="Courier New"/>
              </w:rPr>
              <w:t>rsuUsername</w:t>
            </w:r>
          </w:p>
        </w:tc>
        <w:tc>
          <w:tcPr>
            <w:tcW w:w="3531" w:type="dxa"/>
          </w:tcPr>
          <w:p w:rsidR="00D51A7C" w:rsidDel="003D1E97" w:rsidRDefault="00D51A7C" w:rsidP="00284194">
            <w:pPr>
              <w:rPr>
                <w:rFonts w:ascii="Courier New" w:hAnsi="Courier New" w:cs="Courier New"/>
              </w:rPr>
            </w:pPr>
            <w:r w:rsidRPr="00D51A7C">
              <w:rPr>
                <w:rFonts w:ascii="Courier New" w:hAnsi="Courier New" w:cs="Courier New"/>
              </w:rPr>
              <w:t>String</w:t>
            </w:r>
          </w:p>
        </w:tc>
        <w:tc>
          <w:tcPr>
            <w:tcW w:w="4150" w:type="dxa"/>
          </w:tcPr>
          <w:p w:rsidR="00D51A7C" w:rsidDel="003D1E97" w:rsidRDefault="00D51A7C" w:rsidP="00284194">
            <w:pPr>
              <w:keepNext/>
            </w:pPr>
            <w:r w:rsidRPr="00D51A7C">
              <w:t>SNMP username</w:t>
            </w:r>
          </w:p>
        </w:tc>
      </w:tr>
    </w:tbl>
    <w:p w:rsidR="00EE01CD" w:rsidRDefault="00EE01CD" w:rsidP="00CD6460"/>
    <w:p w:rsidR="00EE01CD" w:rsidRDefault="00EE01CD" w:rsidP="00EE01CD">
      <w:pPr>
        <w:pStyle w:val="Heading3"/>
      </w:pPr>
      <w:bookmarkStart w:id="81" w:name="_SNMP"/>
      <w:bookmarkStart w:id="82" w:name="_Toc530144504"/>
      <w:bookmarkEnd w:id="81"/>
      <w:r>
        <w:t>SNMP</w:t>
      </w:r>
      <w:bookmarkEnd w:id="82"/>
    </w:p>
    <w:p w:rsidR="00EE01CD" w:rsidRPr="00EE01CD" w:rsidRDefault="00EE01CD" w:rsidP="00EE01CD">
      <w:r w:rsidRPr="00EE01CD">
        <w:t>The data structure contains parameters provided by the requester and used by the ODE to access the RSUs vial the SNMP interface.</w:t>
      </w:r>
    </w:p>
    <w:tbl>
      <w:tblPr>
        <w:tblStyle w:val="TableGrid"/>
        <w:tblW w:w="0" w:type="auto"/>
        <w:tblLook w:val="04A0" w:firstRow="1" w:lastRow="0" w:firstColumn="1" w:lastColumn="0" w:noHBand="0" w:noVBand="1"/>
      </w:tblPr>
      <w:tblGrid>
        <w:gridCol w:w="1933"/>
        <w:gridCol w:w="3396"/>
        <w:gridCol w:w="4021"/>
      </w:tblGrid>
      <w:tr w:rsidR="00EE01CD" w:rsidRPr="006E5FF6" w:rsidTr="002C21FC">
        <w:tc>
          <w:tcPr>
            <w:tcW w:w="1933" w:type="dxa"/>
          </w:tcPr>
          <w:p w:rsidR="00EE01CD" w:rsidRPr="006E5FF6" w:rsidRDefault="00EE01CD" w:rsidP="00284194">
            <w:pPr>
              <w:rPr>
                <w:b/>
              </w:rPr>
            </w:pPr>
            <w:r w:rsidRPr="006E5FF6">
              <w:rPr>
                <w:b/>
              </w:rPr>
              <w:t>Name</w:t>
            </w:r>
          </w:p>
        </w:tc>
        <w:tc>
          <w:tcPr>
            <w:tcW w:w="3396" w:type="dxa"/>
          </w:tcPr>
          <w:p w:rsidR="00EE01CD" w:rsidRPr="006E5FF6" w:rsidRDefault="00EE01CD" w:rsidP="00284194">
            <w:pPr>
              <w:rPr>
                <w:b/>
              </w:rPr>
            </w:pPr>
            <w:r w:rsidRPr="006E5FF6">
              <w:rPr>
                <w:b/>
              </w:rPr>
              <w:t>Type</w:t>
            </w:r>
          </w:p>
        </w:tc>
        <w:tc>
          <w:tcPr>
            <w:tcW w:w="4021" w:type="dxa"/>
          </w:tcPr>
          <w:p w:rsidR="00EE01CD" w:rsidRPr="006E5FF6" w:rsidRDefault="00EE01CD" w:rsidP="00284194">
            <w:pPr>
              <w:rPr>
                <w:b/>
              </w:rPr>
            </w:pPr>
            <w:r w:rsidRPr="006E5FF6">
              <w:rPr>
                <w:b/>
              </w:rPr>
              <w:t>Description</w:t>
            </w:r>
          </w:p>
        </w:tc>
      </w:tr>
      <w:tr w:rsidR="00EE01CD" w:rsidRPr="003E745F" w:rsidTr="002C21FC">
        <w:tc>
          <w:tcPr>
            <w:tcW w:w="1933" w:type="dxa"/>
          </w:tcPr>
          <w:p w:rsidR="00EE01CD" w:rsidRPr="000D041D" w:rsidRDefault="00D51A7C" w:rsidP="00284194">
            <w:pPr>
              <w:rPr>
                <w:rFonts w:ascii="Courier New" w:hAnsi="Courier New" w:cs="Courier New"/>
              </w:rPr>
            </w:pPr>
            <w:r w:rsidRPr="00D51A7C">
              <w:rPr>
                <w:rFonts w:ascii="Courier New" w:hAnsi="Courier New" w:cs="Courier New"/>
              </w:rPr>
              <w:t>rsuid</w:t>
            </w:r>
          </w:p>
        </w:tc>
        <w:tc>
          <w:tcPr>
            <w:tcW w:w="3396" w:type="dxa"/>
          </w:tcPr>
          <w:p w:rsidR="00EE01CD" w:rsidRDefault="002C21FC" w:rsidP="00284194">
            <w:pPr>
              <w:rPr>
                <w:rFonts w:ascii="Courier New" w:hAnsi="Courier New" w:cs="Courier New"/>
              </w:rPr>
            </w:pPr>
            <w:r>
              <w:rPr>
                <w:rFonts w:ascii="Courier New" w:hAnsi="Courier New" w:cs="Courier New"/>
              </w:rPr>
              <w:t>String</w:t>
            </w:r>
          </w:p>
        </w:tc>
        <w:tc>
          <w:tcPr>
            <w:tcW w:w="4021" w:type="dxa"/>
          </w:tcPr>
          <w:p w:rsidR="00EE01CD" w:rsidRPr="003E745F" w:rsidRDefault="00953DED" w:rsidP="00284194">
            <w:pPr>
              <w:keepNext/>
            </w:pPr>
            <w:r>
              <w:t>OID of the RSU</w:t>
            </w:r>
          </w:p>
        </w:tc>
      </w:tr>
      <w:tr w:rsidR="002C21FC" w:rsidRPr="003E745F" w:rsidTr="002C21FC">
        <w:tc>
          <w:tcPr>
            <w:tcW w:w="1933" w:type="dxa"/>
          </w:tcPr>
          <w:p w:rsidR="002C21FC" w:rsidRPr="003D1E97" w:rsidRDefault="002C21FC" w:rsidP="002C21FC">
            <w:pPr>
              <w:rPr>
                <w:rFonts w:ascii="Courier New" w:hAnsi="Courier New" w:cs="Courier New"/>
              </w:rPr>
            </w:pPr>
            <w:r w:rsidRPr="002C21FC">
              <w:rPr>
                <w:rFonts w:ascii="Courier New" w:hAnsi="Courier New" w:cs="Courier New"/>
              </w:rPr>
              <w:t>msgid</w:t>
            </w:r>
          </w:p>
        </w:tc>
        <w:tc>
          <w:tcPr>
            <w:tcW w:w="3396" w:type="dxa"/>
          </w:tcPr>
          <w:p w:rsidR="002C21FC" w:rsidDel="003D1E97" w:rsidRDefault="002C21FC" w:rsidP="002C21FC">
            <w:pPr>
              <w:rPr>
                <w:rFonts w:ascii="Courier New" w:hAnsi="Courier New" w:cs="Courier New"/>
              </w:rPr>
            </w:pPr>
            <w:r>
              <w:rPr>
                <w:rFonts w:ascii="Courier New" w:hAnsi="Courier New" w:cs="Courier New"/>
              </w:rPr>
              <w:t>String</w:t>
            </w:r>
          </w:p>
        </w:tc>
        <w:tc>
          <w:tcPr>
            <w:tcW w:w="4021" w:type="dxa"/>
          </w:tcPr>
          <w:p w:rsidR="002C21FC" w:rsidDel="003D1E97" w:rsidRDefault="00240328" w:rsidP="002C21FC">
            <w:pPr>
              <w:keepNext/>
            </w:pPr>
            <w:r>
              <w:t>Message ID</w:t>
            </w:r>
          </w:p>
        </w:tc>
      </w:tr>
      <w:tr w:rsidR="002C21FC" w:rsidRPr="003E745F" w:rsidTr="002C21FC">
        <w:tc>
          <w:tcPr>
            <w:tcW w:w="1933" w:type="dxa"/>
          </w:tcPr>
          <w:p w:rsidR="002C21FC" w:rsidRDefault="002C21FC" w:rsidP="002C21FC">
            <w:pPr>
              <w:rPr>
                <w:rFonts w:ascii="Courier New" w:hAnsi="Courier New" w:cs="Courier New"/>
              </w:rPr>
            </w:pPr>
            <w:r w:rsidRPr="002C21FC">
              <w:rPr>
                <w:rFonts w:ascii="Courier New" w:hAnsi="Courier New" w:cs="Courier New"/>
              </w:rPr>
              <w:t>mode</w:t>
            </w:r>
          </w:p>
        </w:tc>
        <w:tc>
          <w:tcPr>
            <w:tcW w:w="3396" w:type="dxa"/>
          </w:tcPr>
          <w:p w:rsidR="002C21FC" w:rsidRDefault="002C21FC" w:rsidP="002C21FC">
            <w:pPr>
              <w:rPr>
                <w:rFonts w:ascii="Courier New" w:hAnsi="Courier New" w:cs="Courier New"/>
              </w:rPr>
            </w:pPr>
            <w:r>
              <w:rPr>
                <w:rFonts w:ascii="Courier New" w:hAnsi="Courier New" w:cs="Courier New"/>
              </w:rPr>
              <w:t>String</w:t>
            </w:r>
          </w:p>
        </w:tc>
        <w:tc>
          <w:tcPr>
            <w:tcW w:w="4021" w:type="dxa"/>
          </w:tcPr>
          <w:p w:rsidR="002C21FC" w:rsidRDefault="00240328" w:rsidP="002C21FC">
            <w:pPr>
              <w:keepNext/>
            </w:pPr>
            <w:r>
              <w:t>Mode</w:t>
            </w:r>
          </w:p>
        </w:tc>
      </w:tr>
      <w:tr w:rsidR="002C21FC" w:rsidRPr="003E745F" w:rsidTr="002C21FC">
        <w:tc>
          <w:tcPr>
            <w:tcW w:w="1933" w:type="dxa"/>
          </w:tcPr>
          <w:p w:rsidR="002C21FC" w:rsidRPr="00CD6460" w:rsidRDefault="002C21FC" w:rsidP="002C21FC">
            <w:pPr>
              <w:rPr>
                <w:rFonts w:ascii="Courier New" w:hAnsi="Courier New" w:cs="Courier New"/>
              </w:rPr>
            </w:pPr>
            <w:r w:rsidRPr="002C21FC">
              <w:rPr>
                <w:rFonts w:ascii="Courier New" w:hAnsi="Courier New" w:cs="Courier New"/>
              </w:rPr>
              <w:t>channel</w:t>
            </w:r>
          </w:p>
        </w:tc>
        <w:tc>
          <w:tcPr>
            <w:tcW w:w="3396" w:type="dxa"/>
          </w:tcPr>
          <w:p w:rsidR="002C21FC" w:rsidRPr="00CD6460" w:rsidRDefault="002C21FC" w:rsidP="002C21FC">
            <w:pPr>
              <w:rPr>
                <w:rFonts w:ascii="Courier New" w:hAnsi="Courier New" w:cs="Courier New"/>
              </w:rPr>
            </w:pPr>
            <w:r>
              <w:rPr>
                <w:rFonts w:ascii="Courier New" w:hAnsi="Courier New" w:cs="Courier New"/>
              </w:rPr>
              <w:t>String</w:t>
            </w:r>
          </w:p>
        </w:tc>
        <w:tc>
          <w:tcPr>
            <w:tcW w:w="4021" w:type="dxa"/>
          </w:tcPr>
          <w:p w:rsidR="002C21FC" w:rsidRDefault="00240328" w:rsidP="002C21FC">
            <w:pPr>
              <w:keepNext/>
            </w:pPr>
            <w:r>
              <w:t>Channel</w:t>
            </w:r>
          </w:p>
        </w:tc>
      </w:tr>
      <w:tr w:rsidR="002C21FC" w:rsidRPr="003E745F" w:rsidTr="002C21FC">
        <w:tc>
          <w:tcPr>
            <w:tcW w:w="1933" w:type="dxa"/>
          </w:tcPr>
          <w:p w:rsidR="002C21FC" w:rsidRPr="002C21FC" w:rsidRDefault="002C21FC" w:rsidP="002C21FC">
            <w:pPr>
              <w:rPr>
                <w:rFonts w:ascii="Courier New" w:hAnsi="Courier New" w:cs="Courier New"/>
              </w:rPr>
            </w:pPr>
            <w:r w:rsidRPr="002C21FC">
              <w:rPr>
                <w:rFonts w:ascii="Courier New" w:hAnsi="Courier New" w:cs="Courier New"/>
              </w:rPr>
              <w:t>interval</w:t>
            </w:r>
          </w:p>
        </w:tc>
        <w:tc>
          <w:tcPr>
            <w:tcW w:w="3396" w:type="dxa"/>
          </w:tcPr>
          <w:p w:rsidR="002C21FC" w:rsidRPr="00CD6460" w:rsidRDefault="002C21FC" w:rsidP="002C21FC">
            <w:pPr>
              <w:rPr>
                <w:rFonts w:ascii="Courier New" w:hAnsi="Courier New" w:cs="Courier New"/>
              </w:rPr>
            </w:pPr>
            <w:r>
              <w:rPr>
                <w:rFonts w:ascii="Courier New" w:hAnsi="Courier New" w:cs="Courier New"/>
              </w:rPr>
              <w:t>String</w:t>
            </w:r>
          </w:p>
        </w:tc>
        <w:tc>
          <w:tcPr>
            <w:tcW w:w="4021" w:type="dxa"/>
          </w:tcPr>
          <w:p w:rsidR="002C21FC" w:rsidRDefault="00240328" w:rsidP="002C21FC">
            <w:pPr>
              <w:keepNext/>
            </w:pPr>
            <w:r>
              <w:t>Interval</w:t>
            </w:r>
          </w:p>
        </w:tc>
      </w:tr>
      <w:tr w:rsidR="002C21FC" w:rsidRPr="003E745F" w:rsidTr="002C21FC">
        <w:tc>
          <w:tcPr>
            <w:tcW w:w="1933" w:type="dxa"/>
          </w:tcPr>
          <w:p w:rsidR="002C21FC" w:rsidRPr="002C21FC" w:rsidRDefault="002C21FC" w:rsidP="002C21FC">
            <w:pPr>
              <w:rPr>
                <w:rFonts w:ascii="Courier New" w:hAnsi="Courier New" w:cs="Courier New"/>
              </w:rPr>
            </w:pPr>
            <w:r w:rsidRPr="002C21FC">
              <w:rPr>
                <w:rFonts w:ascii="Courier New" w:hAnsi="Courier New" w:cs="Courier New"/>
              </w:rPr>
              <w:t>deliverystart</w:t>
            </w:r>
          </w:p>
        </w:tc>
        <w:tc>
          <w:tcPr>
            <w:tcW w:w="3396" w:type="dxa"/>
          </w:tcPr>
          <w:p w:rsidR="002C21FC" w:rsidRPr="00CD6460" w:rsidRDefault="002C21FC" w:rsidP="002C21FC">
            <w:pPr>
              <w:rPr>
                <w:rFonts w:ascii="Courier New" w:hAnsi="Courier New" w:cs="Courier New"/>
              </w:rPr>
            </w:pPr>
            <w:r>
              <w:rPr>
                <w:rFonts w:ascii="Courier New" w:hAnsi="Courier New" w:cs="Courier New"/>
              </w:rPr>
              <w:t>String</w:t>
            </w:r>
          </w:p>
        </w:tc>
        <w:tc>
          <w:tcPr>
            <w:tcW w:w="4021" w:type="dxa"/>
          </w:tcPr>
          <w:p w:rsidR="002C21FC" w:rsidRDefault="002C21FC" w:rsidP="002C21FC">
            <w:pPr>
              <w:keepNext/>
            </w:pPr>
            <w:r>
              <w:t>ISO string for message delivery start time. Takes priority over "deliverystart" field in SDW.</w:t>
            </w:r>
          </w:p>
        </w:tc>
      </w:tr>
      <w:tr w:rsidR="002C21FC" w:rsidRPr="003E745F" w:rsidTr="002C21FC">
        <w:tc>
          <w:tcPr>
            <w:tcW w:w="1933" w:type="dxa"/>
          </w:tcPr>
          <w:p w:rsidR="002C21FC" w:rsidRPr="002C21FC" w:rsidRDefault="002C21FC" w:rsidP="002C21FC">
            <w:pPr>
              <w:rPr>
                <w:rFonts w:ascii="Courier New" w:hAnsi="Courier New" w:cs="Courier New"/>
              </w:rPr>
            </w:pPr>
            <w:r w:rsidRPr="002C21FC">
              <w:rPr>
                <w:rFonts w:ascii="Courier New" w:hAnsi="Courier New" w:cs="Courier New"/>
              </w:rPr>
              <w:t>deliverystop</w:t>
            </w:r>
          </w:p>
        </w:tc>
        <w:tc>
          <w:tcPr>
            <w:tcW w:w="3396" w:type="dxa"/>
          </w:tcPr>
          <w:p w:rsidR="002C21FC" w:rsidRPr="00CD6460" w:rsidRDefault="002C21FC" w:rsidP="002C21FC">
            <w:pPr>
              <w:rPr>
                <w:rFonts w:ascii="Courier New" w:hAnsi="Courier New" w:cs="Courier New"/>
              </w:rPr>
            </w:pPr>
            <w:r>
              <w:rPr>
                <w:rFonts w:ascii="Courier New" w:hAnsi="Courier New" w:cs="Courier New"/>
              </w:rPr>
              <w:t>String</w:t>
            </w:r>
          </w:p>
        </w:tc>
        <w:tc>
          <w:tcPr>
            <w:tcW w:w="4021" w:type="dxa"/>
          </w:tcPr>
          <w:p w:rsidR="002C21FC" w:rsidRDefault="002C21FC" w:rsidP="002C21FC">
            <w:pPr>
              <w:keepNext/>
            </w:pPr>
            <w:r>
              <w:t>ISO string for message delivery stop time. Takes priority over "deliverystop" field in SDW.</w:t>
            </w:r>
          </w:p>
        </w:tc>
      </w:tr>
      <w:tr w:rsidR="002C21FC" w:rsidRPr="003E745F" w:rsidTr="002C21FC">
        <w:tc>
          <w:tcPr>
            <w:tcW w:w="1933" w:type="dxa"/>
          </w:tcPr>
          <w:p w:rsidR="002C21FC" w:rsidRPr="002C21FC" w:rsidRDefault="002C21FC" w:rsidP="002C21FC">
            <w:pPr>
              <w:rPr>
                <w:rFonts w:ascii="Courier New" w:hAnsi="Courier New" w:cs="Courier New"/>
              </w:rPr>
            </w:pPr>
            <w:r w:rsidRPr="002C21FC">
              <w:rPr>
                <w:rFonts w:ascii="Courier New" w:hAnsi="Courier New" w:cs="Courier New"/>
              </w:rPr>
              <w:t>enable</w:t>
            </w:r>
          </w:p>
        </w:tc>
        <w:tc>
          <w:tcPr>
            <w:tcW w:w="3396" w:type="dxa"/>
          </w:tcPr>
          <w:p w:rsidR="002C21FC" w:rsidRPr="00CD6460" w:rsidRDefault="002C21FC" w:rsidP="002C21FC">
            <w:pPr>
              <w:rPr>
                <w:rFonts w:ascii="Courier New" w:hAnsi="Courier New" w:cs="Courier New"/>
              </w:rPr>
            </w:pPr>
            <w:r>
              <w:rPr>
                <w:rFonts w:ascii="Courier New" w:hAnsi="Courier New" w:cs="Courier New"/>
              </w:rPr>
              <w:t>String</w:t>
            </w:r>
          </w:p>
        </w:tc>
        <w:tc>
          <w:tcPr>
            <w:tcW w:w="4021" w:type="dxa"/>
          </w:tcPr>
          <w:p w:rsidR="002C21FC" w:rsidRDefault="00240328" w:rsidP="002C21FC">
            <w:pPr>
              <w:keepNext/>
            </w:pPr>
            <w:r>
              <w:t>Enable RSU: 1 = true, 0 = false</w:t>
            </w:r>
          </w:p>
        </w:tc>
      </w:tr>
      <w:tr w:rsidR="002C21FC" w:rsidRPr="003E745F" w:rsidTr="002C21FC">
        <w:tc>
          <w:tcPr>
            <w:tcW w:w="1933" w:type="dxa"/>
          </w:tcPr>
          <w:p w:rsidR="002C21FC" w:rsidRPr="002C21FC" w:rsidRDefault="002C21FC" w:rsidP="002C21FC">
            <w:pPr>
              <w:rPr>
                <w:rFonts w:ascii="Courier New" w:hAnsi="Courier New" w:cs="Courier New"/>
              </w:rPr>
            </w:pPr>
            <w:r w:rsidRPr="002C21FC">
              <w:rPr>
                <w:rFonts w:ascii="Courier New" w:hAnsi="Courier New" w:cs="Courier New"/>
              </w:rPr>
              <w:t>status</w:t>
            </w:r>
          </w:p>
        </w:tc>
        <w:tc>
          <w:tcPr>
            <w:tcW w:w="3396" w:type="dxa"/>
          </w:tcPr>
          <w:p w:rsidR="002C21FC" w:rsidRPr="00CD6460" w:rsidRDefault="002C21FC" w:rsidP="002C21FC">
            <w:pPr>
              <w:rPr>
                <w:rFonts w:ascii="Courier New" w:hAnsi="Courier New" w:cs="Courier New"/>
              </w:rPr>
            </w:pPr>
            <w:r>
              <w:rPr>
                <w:rFonts w:ascii="Courier New" w:hAnsi="Courier New" w:cs="Courier New"/>
              </w:rPr>
              <w:t>String</w:t>
            </w:r>
          </w:p>
        </w:tc>
        <w:tc>
          <w:tcPr>
            <w:tcW w:w="4021" w:type="dxa"/>
          </w:tcPr>
          <w:p w:rsidR="002C21FC" w:rsidRDefault="00240328" w:rsidP="002C21FC">
            <w:pPr>
              <w:keepNext/>
            </w:pPr>
            <w:r>
              <w:t>RSU Status</w:t>
            </w:r>
          </w:p>
        </w:tc>
      </w:tr>
    </w:tbl>
    <w:p w:rsidR="00EE01CD" w:rsidRDefault="00EE01CD" w:rsidP="00CD6460"/>
    <w:p w:rsidR="00CD6460" w:rsidRDefault="00041843" w:rsidP="00041843">
      <w:pPr>
        <w:pStyle w:val="Heading3"/>
      </w:pPr>
      <w:bookmarkStart w:id="83" w:name="_ServiceRegion"/>
      <w:bookmarkStart w:id="84" w:name="_Toc530144505"/>
      <w:bookmarkEnd w:id="83"/>
      <w:r>
        <w:t>ServiceRegion</w:t>
      </w:r>
      <w:bookmarkEnd w:id="84"/>
    </w:p>
    <w:p w:rsidR="00041843" w:rsidRDefault="00041843" w:rsidP="00041843"/>
    <w:tbl>
      <w:tblPr>
        <w:tblStyle w:val="TableGrid"/>
        <w:tblW w:w="0" w:type="auto"/>
        <w:tblLook w:val="04A0" w:firstRow="1" w:lastRow="0" w:firstColumn="1" w:lastColumn="0" w:noHBand="0" w:noVBand="1"/>
      </w:tblPr>
      <w:tblGrid>
        <w:gridCol w:w="1415"/>
        <w:gridCol w:w="3649"/>
        <w:gridCol w:w="4286"/>
      </w:tblGrid>
      <w:tr w:rsidR="00041843" w:rsidRPr="006E5FF6" w:rsidTr="00284194">
        <w:tc>
          <w:tcPr>
            <w:tcW w:w="1415" w:type="dxa"/>
          </w:tcPr>
          <w:p w:rsidR="00041843" w:rsidRPr="006E5FF6" w:rsidRDefault="00041843" w:rsidP="00284194">
            <w:pPr>
              <w:rPr>
                <w:b/>
              </w:rPr>
            </w:pPr>
            <w:r w:rsidRPr="006E5FF6">
              <w:rPr>
                <w:b/>
              </w:rPr>
              <w:t>Name</w:t>
            </w:r>
          </w:p>
        </w:tc>
        <w:tc>
          <w:tcPr>
            <w:tcW w:w="3649" w:type="dxa"/>
          </w:tcPr>
          <w:p w:rsidR="00041843" w:rsidRPr="006E5FF6" w:rsidRDefault="00041843" w:rsidP="00284194">
            <w:pPr>
              <w:rPr>
                <w:b/>
              </w:rPr>
            </w:pPr>
            <w:r w:rsidRPr="006E5FF6">
              <w:rPr>
                <w:b/>
              </w:rPr>
              <w:t>Type</w:t>
            </w:r>
          </w:p>
        </w:tc>
        <w:tc>
          <w:tcPr>
            <w:tcW w:w="4286" w:type="dxa"/>
          </w:tcPr>
          <w:p w:rsidR="00041843" w:rsidRPr="006E5FF6" w:rsidRDefault="00041843" w:rsidP="00284194">
            <w:pPr>
              <w:rPr>
                <w:b/>
              </w:rPr>
            </w:pPr>
            <w:r w:rsidRPr="006E5FF6">
              <w:rPr>
                <w:b/>
              </w:rPr>
              <w:t>Description</w:t>
            </w:r>
          </w:p>
        </w:tc>
      </w:tr>
      <w:tr w:rsidR="00041843" w:rsidRPr="003E745F" w:rsidTr="00284194">
        <w:tc>
          <w:tcPr>
            <w:tcW w:w="1415" w:type="dxa"/>
          </w:tcPr>
          <w:p w:rsidR="00041843" w:rsidRPr="000D041D" w:rsidRDefault="00240328" w:rsidP="00284194">
            <w:pPr>
              <w:rPr>
                <w:rFonts w:ascii="Courier New" w:hAnsi="Courier New" w:cs="Courier New"/>
              </w:rPr>
            </w:pPr>
            <w:r w:rsidRPr="00240328">
              <w:rPr>
                <w:rFonts w:ascii="Courier New" w:hAnsi="Courier New" w:cs="Courier New"/>
              </w:rPr>
              <w:t>nwCorner</w:t>
            </w:r>
          </w:p>
        </w:tc>
        <w:tc>
          <w:tcPr>
            <w:tcW w:w="3649" w:type="dxa"/>
          </w:tcPr>
          <w:p w:rsidR="00041843" w:rsidRDefault="00240328" w:rsidP="00284194">
            <w:pPr>
              <w:rPr>
                <w:rFonts w:ascii="Courier New" w:hAnsi="Courier New" w:cs="Courier New"/>
              </w:rPr>
            </w:pPr>
            <w:r>
              <w:rPr>
                <w:rFonts w:ascii="Courier New" w:hAnsi="Courier New" w:cs="Courier New"/>
              </w:rPr>
              <w:t>Position2D</w:t>
            </w:r>
          </w:p>
        </w:tc>
        <w:tc>
          <w:tcPr>
            <w:tcW w:w="4286" w:type="dxa"/>
          </w:tcPr>
          <w:p w:rsidR="00041843" w:rsidRPr="003E745F" w:rsidRDefault="00240328" w:rsidP="00284194">
            <w:pPr>
              <w:keepNext/>
            </w:pPr>
            <w:r>
              <w:t xml:space="preserve">Northwest corner of the service region. </w:t>
            </w:r>
          </w:p>
        </w:tc>
      </w:tr>
      <w:tr w:rsidR="00240328" w:rsidRPr="003E745F" w:rsidTr="00284194">
        <w:tc>
          <w:tcPr>
            <w:tcW w:w="1415" w:type="dxa"/>
          </w:tcPr>
          <w:p w:rsidR="00240328" w:rsidRPr="003D1E97" w:rsidRDefault="00240328" w:rsidP="00240328">
            <w:pPr>
              <w:rPr>
                <w:rFonts w:ascii="Courier New" w:hAnsi="Courier New" w:cs="Courier New"/>
              </w:rPr>
            </w:pPr>
            <w:r w:rsidRPr="00240328">
              <w:rPr>
                <w:rFonts w:ascii="Courier New" w:hAnsi="Courier New" w:cs="Courier New"/>
              </w:rPr>
              <w:t>seCorner</w:t>
            </w:r>
          </w:p>
        </w:tc>
        <w:tc>
          <w:tcPr>
            <w:tcW w:w="3649" w:type="dxa"/>
          </w:tcPr>
          <w:p w:rsidR="00240328" w:rsidDel="003D1E97" w:rsidRDefault="00240328" w:rsidP="00240328">
            <w:pPr>
              <w:rPr>
                <w:rFonts w:ascii="Courier New" w:hAnsi="Courier New" w:cs="Courier New"/>
              </w:rPr>
            </w:pPr>
            <w:r>
              <w:rPr>
                <w:rFonts w:ascii="Courier New" w:hAnsi="Courier New" w:cs="Courier New"/>
              </w:rPr>
              <w:t>Position2D</w:t>
            </w:r>
          </w:p>
        </w:tc>
        <w:tc>
          <w:tcPr>
            <w:tcW w:w="4286" w:type="dxa"/>
          </w:tcPr>
          <w:p w:rsidR="00240328" w:rsidDel="003D1E97" w:rsidRDefault="00240328" w:rsidP="00240328">
            <w:pPr>
              <w:keepNext/>
            </w:pPr>
            <w:r>
              <w:t>Southeast corner of the service region</w:t>
            </w:r>
          </w:p>
        </w:tc>
      </w:tr>
    </w:tbl>
    <w:p w:rsidR="00041843" w:rsidRDefault="00041843" w:rsidP="00041843"/>
    <w:p w:rsidR="00240328" w:rsidRDefault="00240328" w:rsidP="00240328">
      <w:pPr>
        <w:pStyle w:val="Heading3"/>
      </w:pPr>
      <w:bookmarkStart w:id="85" w:name="_Toc530144506"/>
      <w:r>
        <w:t>Position2D</w:t>
      </w:r>
      <w:bookmarkEnd w:id="85"/>
    </w:p>
    <w:p w:rsidR="00240328" w:rsidRDefault="00240328" w:rsidP="00240328">
      <w:r>
        <w:t>Two dimensional geographic position.</w:t>
      </w:r>
    </w:p>
    <w:tbl>
      <w:tblPr>
        <w:tblStyle w:val="TableGrid"/>
        <w:tblW w:w="0" w:type="auto"/>
        <w:tblLook w:val="04A0" w:firstRow="1" w:lastRow="0" w:firstColumn="1" w:lastColumn="0" w:noHBand="0" w:noVBand="1"/>
      </w:tblPr>
      <w:tblGrid>
        <w:gridCol w:w="1735"/>
        <w:gridCol w:w="1466"/>
        <w:gridCol w:w="1549"/>
        <w:gridCol w:w="1334"/>
        <w:gridCol w:w="1633"/>
        <w:gridCol w:w="1633"/>
      </w:tblGrid>
      <w:tr w:rsidR="00240328" w:rsidRPr="006E5FF6" w:rsidTr="00240328">
        <w:tc>
          <w:tcPr>
            <w:tcW w:w="1735" w:type="dxa"/>
          </w:tcPr>
          <w:p w:rsidR="00240328" w:rsidRPr="006E5FF6" w:rsidRDefault="00240328" w:rsidP="00284194">
            <w:pPr>
              <w:rPr>
                <w:b/>
              </w:rPr>
            </w:pPr>
            <w:r w:rsidRPr="006E5FF6">
              <w:rPr>
                <w:b/>
              </w:rPr>
              <w:t>Name</w:t>
            </w:r>
          </w:p>
        </w:tc>
        <w:tc>
          <w:tcPr>
            <w:tcW w:w="1466" w:type="dxa"/>
          </w:tcPr>
          <w:p w:rsidR="00240328" w:rsidRPr="006E5FF6" w:rsidRDefault="00240328" w:rsidP="00284194">
            <w:pPr>
              <w:rPr>
                <w:b/>
              </w:rPr>
            </w:pPr>
            <w:r w:rsidRPr="006E5FF6">
              <w:rPr>
                <w:b/>
              </w:rPr>
              <w:t>Type</w:t>
            </w:r>
          </w:p>
        </w:tc>
        <w:tc>
          <w:tcPr>
            <w:tcW w:w="1549" w:type="dxa"/>
          </w:tcPr>
          <w:p w:rsidR="00240328" w:rsidRPr="006E5FF6" w:rsidRDefault="00240328" w:rsidP="00284194">
            <w:pPr>
              <w:rPr>
                <w:b/>
              </w:rPr>
            </w:pPr>
            <w:r w:rsidRPr="006E5FF6">
              <w:rPr>
                <w:b/>
              </w:rPr>
              <w:t>Description</w:t>
            </w:r>
          </w:p>
        </w:tc>
        <w:tc>
          <w:tcPr>
            <w:tcW w:w="1334" w:type="dxa"/>
          </w:tcPr>
          <w:p w:rsidR="00240328" w:rsidRPr="006E5FF6" w:rsidRDefault="00240328" w:rsidP="00284194">
            <w:pPr>
              <w:rPr>
                <w:b/>
              </w:rPr>
            </w:pPr>
            <w:r w:rsidRPr="006E5FF6">
              <w:rPr>
                <w:b/>
              </w:rPr>
              <w:t>Units</w:t>
            </w:r>
          </w:p>
        </w:tc>
        <w:tc>
          <w:tcPr>
            <w:tcW w:w="1633" w:type="dxa"/>
          </w:tcPr>
          <w:p w:rsidR="00240328" w:rsidRPr="006E5FF6" w:rsidRDefault="00240328" w:rsidP="00284194">
            <w:pPr>
              <w:rPr>
                <w:b/>
              </w:rPr>
            </w:pPr>
            <w:r w:rsidRPr="006E5FF6">
              <w:rPr>
                <w:b/>
              </w:rPr>
              <w:t>Valid Min</w:t>
            </w:r>
          </w:p>
        </w:tc>
        <w:tc>
          <w:tcPr>
            <w:tcW w:w="1633" w:type="dxa"/>
          </w:tcPr>
          <w:p w:rsidR="00240328" w:rsidRPr="006E5FF6" w:rsidRDefault="00240328" w:rsidP="00284194">
            <w:pPr>
              <w:rPr>
                <w:b/>
              </w:rPr>
            </w:pPr>
            <w:r w:rsidRPr="006E5FF6">
              <w:rPr>
                <w:b/>
              </w:rPr>
              <w:t>Valid Max</w:t>
            </w:r>
          </w:p>
        </w:tc>
      </w:tr>
      <w:tr w:rsidR="00240328" w:rsidRPr="003E745F" w:rsidTr="00240328">
        <w:tc>
          <w:tcPr>
            <w:tcW w:w="1735" w:type="dxa"/>
          </w:tcPr>
          <w:p w:rsidR="00240328" w:rsidRPr="000D041D" w:rsidRDefault="00240328" w:rsidP="00284194">
            <w:pPr>
              <w:rPr>
                <w:rFonts w:ascii="Courier New" w:hAnsi="Courier New" w:cs="Courier New"/>
              </w:rPr>
            </w:pPr>
            <w:r w:rsidRPr="000D041D">
              <w:rPr>
                <w:rFonts w:ascii="Courier New" w:hAnsi="Courier New" w:cs="Courier New"/>
              </w:rPr>
              <w:t>latitude</w:t>
            </w:r>
            <w:r>
              <w:rPr>
                <w:rFonts w:ascii="Courier New" w:hAnsi="Courier New" w:cs="Courier New"/>
              </w:rPr>
              <w:fldChar w:fldCharType="begin"/>
            </w:r>
            <w:r>
              <w:rPr>
                <w:rFonts w:ascii="Courier New" w:hAnsi="Courier New" w:cs="Courier New"/>
              </w:rPr>
              <w:instrText xml:space="preserve"> NOTEREF _Ref511750746 \h </w:instrText>
            </w:r>
            <w:r>
              <w:rPr>
                <w:rFonts w:ascii="Courier New" w:hAnsi="Courier New" w:cs="Courier New"/>
              </w:rPr>
            </w:r>
            <w:r>
              <w:rPr>
                <w:rFonts w:ascii="Courier New" w:hAnsi="Courier New" w:cs="Courier New"/>
              </w:rPr>
              <w:fldChar w:fldCharType="separate"/>
            </w:r>
            <w:r>
              <w:rPr>
                <w:rFonts w:ascii="Courier New" w:hAnsi="Courier New" w:cs="Courier New"/>
              </w:rPr>
              <w:t>†</w:t>
            </w:r>
            <w:r>
              <w:rPr>
                <w:rFonts w:ascii="Courier New" w:hAnsi="Courier New" w:cs="Courier New"/>
              </w:rPr>
              <w:fldChar w:fldCharType="end"/>
            </w:r>
          </w:p>
        </w:tc>
        <w:tc>
          <w:tcPr>
            <w:tcW w:w="1466" w:type="dxa"/>
          </w:tcPr>
          <w:p w:rsidR="00240328" w:rsidRDefault="00240328" w:rsidP="00284194">
            <w:pPr>
              <w:rPr>
                <w:rFonts w:ascii="Courier New" w:hAnsi="Courier New" w:cs="Courier New"/>
              </w:rPr>
            </w:pPr>
            <w:r>
              <w:rPr>
                <w:rFonts w:ascii="Courier New" w:hAnsi="Courier New" w:cs="Courier New"/>
              </w:rPr>
              <w:t>decimal</w:t>
            </w:r>
          </w:p>
        </w:tc>
        <w:tc>
          <w:tcPr>
            <w:tcW w:w="1549" w:type="dxa"/>
          </w:tcPr>
          <w:p w:rsidR="00240328" w:rsidRPr="003E745F" w:rsidRDefault="00240328" w:rsidP="00284194">
            <w:r>
              <w:t>The geographic latitude of an object</w:t>
            </w:r>
          </w:p>
        </w:tc>
        <w:tc>
          <w:tcPr>
            <w:tcW w:w="1334" w:type="dxa"/>
          </w:tcPr>
          <w:p w:rsidR="00240328" w:rsidRPr="003E745F" w:rsidRDefault="00240328" w:rsidP="00284194">
            <w:r>
              <w:t>Degrees</w:t>
            </w:r>
          </w:p>
        </w:tc>
        <w:tc>
          <w:tcPr>
            <w:tcW w:w="1633" w:type="dxa"/>
          </w:tcPr>
          <w:p w:rsidR="00240328" w:rsidRPr="003E745F" w:rsidRDefault="00240328" w:rsidP="00284194">
            <w:r>
              <w:t>-90.0000000</w:t>
            </w:r>
          </w:p>
        </w:tc>
        <w:tc>
          <w:tcPr>
            <w:tcW w:w="1633" w:type="dxa"/>
          </w:tcPr>
          <w:p w:rsidR="00240328" w:rsidRPr="003E745F" w:rsidRDefault="00240328" w:rsidP="00284194">
            <w:r>
              <w:t>+90.0000001</w:t>
            </w:r>
          </w:p>
        </w:tc>
      </w:tr>
      <w:tr w:rsidR="00240328" w:rsidRPr="003E745F" w:rsidTr="00240328">
        <w:tc>
          <w:tcPr>
            <w:tcW w:w="1735" w:type="dxa"/>
          </w:tcPr>
          <w:p w:rsidR="00240328" w:rsidRPr="000D041D" w:rsidRDefault="00240328" w:rsidP="00284194">
            <w:pPr>
              <w:rPr>
                <w:rFonts w:ascii="Courier New" w:hAnsi="Courier New" w:cs="Courier New"/>
              </w:rPr>
            </w:pPr>
            <w:r w:rsidRPr="000D041D">
              <w:rPr>
                <w:rFonts w:ascii="Courier New" w:hAnsi="Courier New" w:cs="Courier New"/>
              </w:rPr>
              <w:t>longitude</w:t>
            </w:r>
            <w:r>
              <w:rPr>
                <w:rFonts w:ascii="Courier New" w:hAnsi="Courier New" w:cs="Courier New"/>
              </w:rPr>
              <w:fldChar w:fldCharType="begin"/>
            </w:r>
            <w:r>
              <w:rPr>
                <w:rFonts w:ascii="Courier New" w:hAnsi="Courier New" w:cs="Courier New"/>
              </w:rPr>
              <w:instrText xml:space="preserve"> NOTEREF _Ref511750746 \h </w:instrText>
            </w:r>
            <w:r>
              <w:rPr>
                <w:rFonts w:ascii="Courier New" w:hAnsi="Courier New" w:cs="Courier New"/>
              </w:rPr>
            </w:r>
            <w:r>
              <w:rPr>
                <w:rFonts w:ascii="Courier New" w:hAnsi="Courier New" w:cs="Courier New"/>
              </w:rPr>
              <w:fldChar w:fldCharType="separate"/>
            </w:r>
            <w:r>
              <w:rPr>
                <w:rFonts w:ascii="Courier New" w:hAnsi="Courier New" w:cs="Courier New"/>
              </w:rPr>
              <w:t>†</w:t>
            </w:r>
            <w:r>
              <w:rPr>
                <w:rFonts w:ascii="Courier New" w:hAnsi="Courier New" w:cs="Courier New"/>
              </w:rPr>
              <w:fldChar w:fldCharType="end"/>
            </w:r>
          </w:p>
        </w:tc>
        <w:tc>
          <w:tcPr>
            <w:tcW w:w="1466" w:type="dxa"/>
          </w:tcPr>
          <w:p w:rsidR="00240328" w:rsidRDefault="00240328" w:rsidP="00284194">
            <w:pPr>
              <w:rPr>
                <w:rFonts w:ascii="Courier New" w:hAnsi="Courier New" w:cs="Courier New"/>
              </w:rPr>
            </w:pPr>
            <w:r>
              <w:rPr>
                <w:rFonts w:ascii="Courier New" w:hAnsi="Courier New" w:cs="Courier New"/>
              </w:rPr>
              <w:t>decimal</w:t>
            </w:r>
          </w:p>
        </w:tc>
        <w:tc>
          <w:tcPr>
            <w:tcW w:w="1549" w:type="dxa"/>
          </w:tcPr>
          <w:p w:rsidR="00240328" w:rsidRPr="003E745F" w:rsidRDefault="00240328" w:rsidP="00284194">
            <w:r w:rsidRPr="006A1740">
              <w:t>The geographic longitude of an object</w:t>
            </w:r>
          </w:p>
        </w:tc>
        <w:tc>
          <w:tcPr>
            <w:tcW w:w="1334" w:type="dxa"/>
          </w:tcPr>
          <w:p w:rsidR="00240328" w:rsidRPr="003E745F" w:rsidRDefault="00240328" w:rsidP="00284194">
            <w:r>
              <w:t>Degrees</w:t>
            </w:r>
          </w:p>
        </w:tc>
        <w:tc>
          <w:tcPr>
            <w:tcW w:w="1633" w:type="dxa"/>
          </w:tcPr>
          <w:p w:rsidR="00240328" w:rsidRPr="003E745F" w:rsidRDefault="00240328" w:rsidP="00284194">
            <w:r>
              <w:t xml:space="preserve">- </w:t>
            </w:r>
            <w:r w:rsidRPr="00B408A7">
              <w:t>179</w:t>
            </w:r>
            <w:r>
              <w:t>.</w:t>
            </w:r>
            <w:r w:rsidRPr="00B408A7">
              <w:t>9999999</w:t>
            </w:r>
          </w:p>
        </w:tc>
        <w:tc>
          <w:tcPr>
            <w:tcW w:w="1633" w:type="dxa"/>
          </w:tcPr>
          <w:p w:rsidR="00240328" w:rsidRPr="003E745F" w:rsidRDefault="00240328" w:rsidP="00284194">
            <w:pPr>
              <w:keepNext/>
            </w:pPr>
            <w:r>
              <w:t xml:space="preserve">+ </w:t>
            </w:r>
            <w:r w:rsidRPr="00B408A7">
              <w:t>180</w:t>
            </w:r>
            <w:r>
              <w:t>.</w:t>
            </w:r>
            <w:r w:rsidRPr="00B408A7">
              <w:t>0000001</w:t>
            </w:r>
          </w:p>
        </w:tc>
      </w:tr>
    </w:tbl>
    <w:p w:rsidR="00240328" w:rsidRPr="00240328" w:rsidRDefault="00240328" w:rsidP="00240328"/>
    <w:p w:rsidR="00ED77CC" w:rsidRDefault="00ED77CC" w:rsidP="008268A7">
      <w:pPr>
        <w:pStyle w:val="Heading1"/>
      </w:pPr>
      <w:bookmarkStart w:id="86" w:name="_Toc530144507"/>
      <w:r>
        <w:lastRenderedPageBreak/>
        <w:t>OdeTimPayload</w:t>
      </w:r>
      <w:bookmarkEnd w:id="86"/>
    </w:p>
    <w:p w:rsidR="007367E1" w:rsidRDefault="007367E1" w:rsidP="007367E1">
      <w:r>
        <w:t>Traveler Information Messages (TIM) published by the ODE are of two categories: Broadcast TIM and Received TIM.</w:t>
      </w:r>
    </w:p>
    <w:p w:rsidR="007367E1" w:rsidRDefault="006F7F91" w:rsidP="00B9778E">
      <w:pPr>
        <w:pStyle w:val="ListParagraph"/>
        <w:numPr>
          <w:ilvl w:val="0"/>
          <w:numId w:val="41"/>
        </w:numPr>
      </w:pPr>
      <w:r>
        <w:t xml:space="preserve">ODE </w:t>
      </w:r>
      <w:r w:rsidR="007367E1">
        <w:t>Broadcast TIM</w:t>
      </w:r>
      <w:r w:rsidR="005F000A">
        <w:t>s</w:t>
      </w:r>
      <w:r w:rsidR="007367E1">
        <w:t xml:space="preserve"> are those messages received from the TMC and broadcast to the RSUs and/or SDW (C2I). The payload of broadcast TIM</w:t>
      </w:r>
      <w:r w:rsidR="005F000A">
        <w:t>s</w:t>
      </w:r>
      <w:r w:rsidR="007367E1">
        <w:t xml:space="preserve"> are of the </w:t>
      </w:r>
      <w:r w:rsidR="007367E1" w:rsidRPr="00B9778E">
        <w:rPr>
          <w:i/>
        </w:rPr>
        <w:t>OdeTravelerInformationMessage</w:t>
      </w:r>
      <w:r w:rsidR="007367E1">
        <w:t xml:space="preserve"> type.</w:t>
      </w:r>
    </w:p>
    <w:p w:rsidR="006F7F91" w:rsidRDefault="006F7F91" w:rsidP="00B9778E">
      <w:pPr>
        <w:pStyle w:val="ListParagraph"/>
        <w:numPr>
          <w:ilvl w:val="0"/>
          <w:numId w:val="41"/>
        </w:numPr>
      </w:pPr>
      <w:r>
        <w:t>J2735 Broadcast TIMs</w:t>
      </w:r>
      <w:r w:rsidRPr="006F7F91">
        <w:t xml:space="preserve"> </w:t>
      </w:r>
      <w:r>
        <w:t xml:space="preserve">are ODE Broadcast TIMs received from the TMC, converted to a valid J2735 TravelerInformation format and broadcast to the RSUs and/or SDW (C2I). The payload of broadcast TIMs are of the </w:t>
      </w:r>
      <w:r w:rsidRPr="00B9778E">
        <w:rPr>
          <w:i/>
        </w:rPr>
        <w:t>TravelerInformation</w:t>
      </w:r>
      <w:r>
        <w:t xml:space="preserve"> ASN.1 object.</w:t>
      </w:r>
    </w:p>
    <w:p w:rsidR="007367E1" w:rsidRDefault="007367E1" w:rsidP="00B9778E">
      <w:pPr>
        <w:pStyle w:val="ListParagraph"/>
        <w:numPr>
          <w:ilvl w:val="0"/>
          <w:numId w:val="41"/>
        </w:numPr>
      </w:pPr>
      <w:r>
        <w:t>Received TIM</w:t>
      </w:r>
      <w:r w:rsidR="005F000A">
        <w:t>s</w:t>
      </w:r>
      <w:r>
        <w:t xml:space="preserve"> are those messages received from the OBUs (V2I). The payload of </w:t>
      </w:r>
      <w:r w:rsidR="00D406AB">
        <w:t>received</w:t>
      </w:r>
      <w:r>
        <w:t xml:space="preserve"> TIM</w:t>
      </w:r>
      <w:r w:rsidR="005F000A">
        <w:t>s</w:t>
      </w:r>
      <w:r>
        <w:t xml:space="preserve"> </w:t>
      </w:r>
      <w:r w:rsidR="000E45F7">
        <w:t>contains</w:t>
      </w:r>
      <w:r w:rsidR="005F000A">
        <w:t xml:space="preserve"> the raw format specified in </w:t>
      </w:r>
      <w:r>
        <w:t xml:space="preserve">J2735 </w:t>
      </w:r>
      <w:r w:rsidRPr="00B9778E">
        <w:rPr>
          <w:i/>
        </w:rPr>
        <w:t>TravelerInformation</w:t>
      </w:r>
      <w:r>
        <w:t xml:space="preserve"> </w:t>
      </w:r>
      <w:r w:rsidR="005F000A">
        <w:t>ASN.1 object</w:t>
      </w:r>
      <w:r>
        <w:t>.</w:t>
      </w:r>
    </w:p>
    <w:p w:rsidR="007367E1" w:rsidRDefault="005F000A" w:rsidP="00B9778E">
      <w:pPr>
        <w:pStyle w:val="Heading2"/>
      </w:pPr>
      <w:bookmarkStart w:id="87" w:name="_Toc530144508"/>
      <w:r w:rsidRPr="007367E1">
        <w:t>OdeTravelerInformationMessage</w:t>
      </w:r>
      <w:bookmarkEnd w:id="87"/>
    </w:p>
    <w:p w:rsidR="005F000A" w:rsidRDefault="005F000A">
      <w:r>
        <w:t xml:space="preserve">The </w:t>
      </w:r>
      <w:r w:rsidRPr="007367E1">
        <w:t>OdeTravelerInformationMessage</w:t>
      </w:r>
      <w:r>
        <w:t xml:space="preserve"> is fully described in the </w:t>
      </w:r>
      <w:hyperlink r:id="rId9" w:history="1">
        <w:r w:rsidRPr="005F000A">
          <w:rPr>
            <w:rStyle w:val="Hyperlink"/>
          </w:rPr>
          <w:t>ODE REST API</w:t>
        </w:r>
      </w:hyperlink>
      <w:r>
        <w:t xml:space="preserve"> documentation: </w:t>
      </w:r>
      <w:hyperlink r:id="rId10" w:history="1">
        <w:r w:rsidRPr="009A2FAD">
          <w:rPr>
            <w:rStyle w:val="Hyperlink"/>
          </w:rPr>
          <w:t>https://usdot-jpo-ode.github.io/</w:t>
        </w:r>
      </w:hyperlink>
      <w:r>
        <w:t xml:space="preserve"> </w:t>
      </w:r>
    </w:p>
    <w:p w:rsidR="005F000A" w:rsidRPr="00B9778E" w:rsidRDefault="005F000A" w:rsidP="00B9778E">
      <w:pPr>
        <w:pStyle w:val="Heading2"/>
      </w:pPr>
      <w:bookmarkStart w:id="88" w:name="_Toc530144509"/>
      <w:r>
        <w:t xml:space="preserve">J2735 </w:t>
      </w:r>
      <w:r w:rsidRPr="007367E1">
        <w:t>TravelerInformation</w:t>
      </w:r>
      <w:bookmarkEnd w:id="88"/>
    </w:p>
    <w:p w:rsidR="00ED77CC" w:rsidRDefault="00ED77CC" w:rsidP="008268A7">
      <w:r>
        <w:t xml:space="preserve">J2735 TravelerInformation messages are decoded from ASN.1 binary format to XER format and then directly </w:t>
      </w:r>
      <w:r w:rsidR="00427236">
        <w:t>translated into JSON format. No</w:t>
      </w:r>
      <w:r>
        <w:t xml:space="preserve"> transformation of data is performed on the JSON format that is published to Kafka topics. </w:t>
      </w:r>
      <w:r w:rsidR="00427236">
        <w:t xml:space="preserve">For full details of the fields within TravelerInformation message please refer to </w:t>
      </w:r>
      <w:r w:rsidR="00427236" w:rsidRPr="00427236">
        <w:t>J2735 Standard</w:t>
      </w:r>
      <w:r w:rsidR="00427236">
        <w:t xml:space="preserve"> Specification </w:t>
      </w:r>
      <w:r w:rsidR="00427236" w:rsidRPr="00427236">
        <w:t>(</w:t>
      </w:r>
      <w:hyperlink r:id="rId11" w:history="1">
        <w:r w:rsidR="00427236" w:rsidRPr="00C72494">
          <w:rPr>
            <w:rStyle w:val="Hyperlink"/>
          </w:rPr>
          <w:t>http://standards.sae.org/j2735_201603/</w:t>
        </w:r>
      </w:hyperlink>
      <w:r w:rsidR="00427236">
        <w:t xml:space="preserve"> </w:t>
      </w:r>
      <w:r w:rsidR="00427236" w:rsidRPr="00427236">
        <w:t>)</w:t>
      </w:r>
      <w:r w:rsidR="00427236">
        <w:t>.</w:t>
      </w:r>
    </w:p>
    <w:p w:rsidR="00ED77CC" w:rsidRDefault="00ED77CC" w:rsidP="008268A7">
      <w:pPr>
        <w:pStyle w:val="Heading1"/>
      </w:pPr>
      <w:bookmarkStart w:id="89" w:name="_Toc530144510"/>
      <w:r>
        <w:t>OdeDriverAlertPayload</w:t>
      </w:r>
      <w:bookmarkEnd w:id="89"/>
    </w:p>
    <w:tbl>
      <w:tblPr>
        <w:tblStyle w:val="TableGrid"/>
        <w:tblW w:w="9355" w:type="dxa"/>
        <w:tblLook w:val="04A0" w:firstRow="1" w:lastRow="0" w:firstColumn="1" w:lastColumn="0" w:noHBand="0" w:noVBand="1"/>
      </w:tblPr>
      <w:tblGrid>
        <w:gridCol w:w="1501"/>
        <w:gridCol w:w="3131"/>
        <w:gridCol w:w="4723"/>
      </w:tblGrid>
      <w:tr w:rsidR="00ED77CC" w:rsidRPr="006E5FF6" w:rsidTr="004A585F">
        <w:tc>
          <w:tcPr>
            <w:tcW w:w="1501" w:type="dxa"/>
          </w:tcPr>
          <w:p w:rsidR="00ED77CC" w:rsidRPr="006E5FF6" w:rsidRDefault="00ED77CC" w:rsidP="008268A7">
            <w:pPr>
              <w:rPr>
                <w:b/>
              </w:rPr>
            </w:pPr>
            <w:r w:rsidRPr="006E5FF6">
              <w:rPr>
                <w:b/>
              </w:rPr>
              <w:t>Name</w:t>
            </w:r>
          </w:p>
        </w:tc>
        <w:tc>
          <w:tcPr>
            <w:tcW w:w="3131" w:type="dxa"/>
          </w:tcPr>
          <w:p w:rsidR="00ED77CC" w:rsidRPr="006E5FF6" w:rsidRDefault="00ED77CC" w:rsidP="008268A7">
            <w:pPr>
              <w:rPr>
                <w:b/>
              </w:rPr>
            </w:pPr>
            <w:r w:rsidRPr="006E5FF6">
              <w:rPr>
                <w:b/>
              </w:rPr>
              <w:t>Type</w:t>
            </w:r>
          </w:p>
        </w:tc>
        <w:tc>
          <w:tcPr>
            <w:tcW w:w="4723" w:type="dxa"/>
          </w:tcPr>
          <w:p w:rsidR="00ED77CC" w:rsidRPr="006E5FF6" w:rsidRDefault="00ED77CC" w:rsidP="008268A7">
            <w:pPr>
              <w:rPr>
                <w:b/>
              </w:rPr>
            </w:pPr>
            <w:r w:rsidRPr="006E5FF6">
              <w:rPr>
                <w:b/>
              </w:rPr>
              <w:t>Description</w:t>
            </w:r>
          </w:p>
        </w:tc>
      </w:tr>
      <w:tr w:rsidR="00ED77CC" w:rsidRPr="003E745F" w:rsidTr="004A585F">
        <w:tc>
          <w:tcPr>
            <w:tcW w:w="1501" w:type="dxa"/>
          </w:tcPr>
          <w:p w:rsidR="00ED77CC" w:rsidRPr="000D041D" w:rsidRDefault="00ED77CC" w:rsidP="008268A7">
            <w:pPr>
              <w:rPr>
                <w:rFonts w:ascii="Courier New" w:hAnsi="Courier New" w:cs="Courier New"/>
              </w:rPr>
            </w:pPr>
            <w:r>
              <w:rPr>
                <w:rFonts w:ascii="Courier New" w:hAnsi="Courier New" w:cs="Courier New"/>
              </w:rPr>
              <w:t>Alert</w:t>
            </w:r>
          </w:p>
        </w:tc>
        <w:tc>
          <w:tcPr>
            <w:tcW w:w="3131" w:type="dxa"/>
          </w:tcPr>
          <w:p w:rsidR="00ED77CC" w:rsidRPr="000D041D" w:rsidRDefault="00ED77CC" w:rsidP="008268A7">
            <w:pPr>
              <w:rPr>
                <w:rFonts w:ascii="Courier New" w:hAnsi="Courier New" w:cs="Courier New"/>
              </w:rPr>
            </w:pPr>
            <w:r>
              <w:rPr>
                <w:rFonts w:ascii="Courier New" w:hAnsi="Courier New" w:cs="Courier New"/>
              </w:rPr>
              <w:t>Alert</w:t>
            </w:r>
          </w:p>
        </w:tc>
        <w:tc>
          <w:tcPr>
            <w:tcW w:w="4723" w:type="dxa"/>
          </w:tcPr>
          <w:p w:rsidR="00ED77CC" w:rsidRPr="003E745F" w:rsidRDefault="00ED77CC" w:rsidP="008268A7">
            <w:r>
              <w:t>Driver alert message</w:t>
            </w:r>
            <w:r w:rsidR="000E73C3">
              <w:t xml:space="preserve"> in plain text.</w:t>
            </w:r>
          </w:p>
        </w:tc>
      </w:tr>
    </w:tbl>
    <w:p w:rsidR="00ED77CC" w:rsidRDefault="00ED77CC" w:rsidP="008268A7"/>
    <w:p w:rsidR="002148E5" w:rsidRDefault="002148E5" w:rsidP="008268A7">
      <w:pPr>
        <w:pStyle w:val="Heading1"/>
      </w:pPr>
      <w:bookmarkStart w:id="90" w:name="_Toc530144511"/>
      <w:r>
        <w:t>OdeBsmPayload</w:t>
      </w:r>
      <w:bookmarkEnd w:id="90"/>
    </w:p>
    <w:p w:rsidR="002148E5" w:rsidRPr="002148E5" w:rsidRDefault="0082174B" w:rsidP="008268A7">
      <w:r w:rsidRPr="0082174B">
        <w:t>The basic safety message (BSM) is used in a variety of applications to exchange safety data rega</w:t>
      </w:r>
      <w:r w:rsidR="00C117BA">
        <w:t>rding vehicle state.</w:t>
      </w:r>
    </w:p>
    <w:tbl>
      <w:tblPr>
        <w:tblStyle w:val="TableGrid"/>
        <w:tblW w:w="9355" w:type="dxa"/>
        <w:tblLook w:val="04A0" w:firstRow="1" w:lastRow="0" w:firstColumn="1" w:lastColumn="0" w:noHBand="0" w:noVBand="1"/>
      </w:tblPr>
      <w:tblGrid>
        <w:gridCol w:w="1501"/>
        <w:gridCol w:w="3131"/>
        <w:gridCol w:w="4723"/>
      </w:tblGrid>
      <w:tr w:rsidR="002F2B93" w:rsidRPr="006E5FF6" w:rsidTr="00955C0A">
        <w:tc>
          <w:tcPr>
            <w:tcW w:w="1501" w:type="dxa"/>
          </w:tcPr>
          <w:p w:rsidR="002F2B93" w:rsidRPr="006E5FF6" w:rsidRDefault="002F2B93" w:rsidP="008268A7">
            <w:pPr>
              <w:rPr>
                <w:b/>
              </w:rPr>
            </w:pPr>
            <w:r w:rsidRPr="006E5FF6">
              <w:rPr>
                <w:b/>
              </w:rPr>
              <w:t>Name</w:t>
            </w:r>
          </w:p>
        </w:tc>
        <w:tc>
          <w:tcPr>
            <w:tcW w:w="3131" w:type="dxa"/>
          </w:tcPr>
          <w:p w:rsidR="002F2B93" w:rsidRPr="006E5FF6" w:rsidRDefault="002F2B93" w:rsidP="008268A7">
            <w:pPr>
              <w:rPr>
                <w:b/>
              </w:rPr>
            </w:pPr>
            <w:r w:rsidRPr="006E5FF6">
              <w:rPr>
                <w:b/>
              </w:rPr>
              <w:t>Type</w:t>
            </w:r>
          </w:p>
        </w:tc>
        <w:tc>
          <w:tcPr>
            <w:tcW w:w="4723" w:type="dxa"/>
          </w:tcPr>
          <w:p w:rsidR="002F2B93" w:rsidRPr="006E5FF6" w:rsidRDefault="002F2B93" w:rsidP="008268A7">
            <w:pPr>
              <w:rPr>
                <w:b/>
              </w:rPr>
            </w:pPr>
            <w:r w:rsidRPr="006E5FF6">
              <w:rPr>
                <w:b/>
              </w:rPr>
              <w:t>Description</w:t>
            </w:r>
          </w:p>
        </w:tc>
      </w:tr>
      <w:tr w:rsidR="002F2B93" w:rsidRPr="003E745F" w:rsidTr="00955C0A">
        <w:tc>
          <w:tcPr>
            <w:tcW w:w="1501" w:type="dxa"/>
          </w:tcPr>
          <w:p w:rsidR="002F2B93" w:rsidRPr="000D041D" w:rsidRDefault="002F2B93" w:rsidP="008268A7">
            <w:pPr>
              <w:rPr>
                <w:rFonts w:ascii="Courier New" w:hAnsi="Courier New" w:cs="Courier New"/>
              </w:rPr>
            </w:pPr>
            <w:r w:rsidRPr="006D1B36">
              <w:rPr>
                <w:rFonts w:ascii="Courier New" w:hAnsi="Courier New" w:cs="Courier New"/>
              </w:rPr>
              <w:t>coreData</w:t>
            </w:r>
          </w:p>
        </w:tc>
        <w:tc>
          <w:tcPr>
            <w:tcW w:w="3131" w:type="dxa"/>
          </w:tcPr>
          <w:p w:rsidR="002F2B93" w:rsidRPr="000D041D" w:rsidRDefault="00A07801" w:rsidP="008268A7">
            <w:pPr>
              <w:rPr>
                <w:rFonts w:ascii="Courier New" w:hAnsi="Courier New" w:cs="Courier New"/>
              </w:rPr>
            </w:pPr>
            <w:hyperlink w:anchor="_J2735BsmCoreData" w:history="1">
              <w:r w:rsidR="002F2B93" w:rsidRPr="000A3293">
                <w:rPr>
                  <w:rStyle w:val="Hyperlink"/>
                  <w:rFonts w:ascii="Courier New" w:hAnsi="Courier New" w:cs="Courier New"/>
                </w:rPr>
                <w:t>J2735BsmCoreData</w:t>
              </w:r>
            </w:hyperlink>
          </w:p>
        </w:tc>
        <w:tc>
          <w:tcPr>
            <w:tcW w:w="4723" w:type="dxa"/>
          </w:tcPr>
          <w:p w:rsidR="002F2B93" w:rsidRPr="003E745F" w:rsidRDefault="00584B08" w:rsidP="008268A7">
            <w:r w:rsidRPr="00584B08">
              <w:t>Th</w:t>
            </w:r>
            <w:r>
              <w:t xml:space="preserve">is </w:t>
            </w:r>
            <w:r w:rsidRPr="00584B08">
              <w:t>data frame contains the critical core data elements deemed to be needed with every BSM issued.</w:t>
            </w:r>
            <w:r>
              <w:t xml:space="preserve"> </w:t>
            </w:r>
            <w:r w:rsidR="002F2B93">
              <w:t xml:space="preserve">See section </w:t>
            </w:r>
            <w:r w:rsidR="002F2B93">
              <w:fldChar w:fldCharType="begin"/>
            </w:r>
            <w:r w:rsidR="002F2B93">
              <w:instrText xml:space="preserve"> REF _Ref471884029 \r \h </w:instrText>
            </w:r>
            <w:r w:rsidR="002F2B93">
              <w:fldChar w:fldCharType="separate"/>
            </w:r>
            <w:r w:rsidR="00B9778E">
              <w:t>6.1</w:t>
            </w:r>
            <w:r w:rsidR="002F2B93">
              <w:fldChar w:fldCharType="end"/>
            </w:r>
          </w:p>
        </w:tc>
      </w:tr>
      <w:tr w:rsidR="002F2B93" w:rsidRPr="003E745F" w:rsidTr="00955C0A">
        <w:tc>
          <w:tcPr>
            <w:tcW w:w="1501" w:type="dxa"/>
          </w:tcPr>
          <w:p w:rsidR="002F2B93" w:rsidRPr="000D041D" w:rsidRDefault="002F2B93" w:rsidP="008268A7">
            <w:pPr>
              <w:rPr>
                <w:rFonts w:ascii="Courier New" w:hAnsi="Courier New" w:cs="Courier New"/>
              </w:rPr>
            </w:pPr>
            <w:r w:rsidRPr="006D1B36">
              <w:rPr>
                <w:rFonts w:ascii="Courier New" w:hAnsi="Courier New" w:cs="Courier New"/>
              </w:rPr>
              <w:t>partII</w:t>
            </w:r>
          </w:p>
        </w:tc>
        <w:tc>
          <w:tcPr>
            <w:tcW w:w="3131" w:type="dxa"/>
          </w:tcPr>
          <w:p w:rsidR="002F2B93" w:rsidRPr="000D041D" w:rsidRDefault="002F2B93" w:rsidP="008268A7">
            <w:pPr>
              <w:rPr>
                <w:rFonts w:ascii="Courier New" w:hAnsi="Courier New" w:cs="Courier New"/>
              </w:rPr>
            </w:pPr>
            <w:r>
              <w:rPr>
                <w:rFonts w:ascii="Courier New" w:hAnsi="Courier New" w:cs="Courier New"/>
              </w:rPr>
              <w:t xml:space="preserve">Array of </w:t>
            </w:r>
            <w:hyperlink w:anchor="_J2735BsmPart2Content" w:history="1">
              <w:r w:rsidRPr="000A3293">
                <w:rPr>
                  <w:rStyle w:val="Hyperlink"/>
                  <w:rFonts w:ascii="Courier New" w:hAnsi="Courier New" w:cs="Courier New"/>
                </w:rPr>
                <w:t>J2735BsmPart2Content</w:t>
              </w:r>
            </w:hyperlink>
          </w:p>
        </w:tc>
        <w:tc>
          <w:tcPr>
            <w:tcW w:w="4723" w:type="dxa"/>
          </w:tcPr>
          <w:p w:rsidR="002F2B93" w:rsidRPr="003E745F" w:rsidRDefault="00584B08" w:rsidP="008268A7">
            <w:pPr>
              <w:keepNext/>
            </w:pPr>
            <w:r w:rsidRPr="00584B08">
              <w:t>Part II data items are optional for a given BSM and are included as needed according to policies that are beyond the scope of this standard.</w:t>
            </w:r>
            <w:r>
              <w:t xml:space="preserve"> </w:t>
            </w:r>
            <w:r w:rsidR="002F2B93">
              <w:t xml:space="preserve">See section </w:t>
            </w:r>
            <w:r w:rsidR="002F2B93">
              <w:fldChar w:fldCharType="begin"/>
            </w:r>
            <w:r w:rsidR="002F2B93">
              <w:instrText xml:space="preserve"> REF _Ref471884050 \r \h </w:instrText>
            </w:r>
            <w:r w:rsidR="002F2B93">
              <w:fldChar w:fldCharType="separate"/>
            </w:r>
            <w:r w:rsidR="00B9778E">
              <w:t>6.2</w:t>
            </w:r>
            <w:r w:rsidR="002F2B93">
              <w:fldChar w:fldCharType="end"/>
            </w:r>
          </w:p>
        </w:tc>
      </w:tr>
    </w:tbl>
    <w:p w:rsidR="00D23963" w:rsidRDefault="00955C0A" w:rsidP="008268A7">
      <w:pPr>
        <w:pStyle w:val="Caption"/>
      </w:pPr>
      <w:r>
        <w:t xml:space="preserve">Table </w:t>
      </w:r>
      <w:r w:rsidR="00A07801">
        <w:fldChar w:fldCharType="begin"/>
      </w:r>
      <w:r w:rsidR="00A07801">
        <w:instrText xml:space="preserve"> SEQ Table \* ARABIC </w:instrText>
      </w:r>
      <w:r w:rsidR="00A07801">
        <w:fldChar w:fldCharType="separate"/>
      </w:r>
      <w:r w:rsidR="00B9778E">
        <w:rPr>
          <w:noProof/>
        </w:rPr>
        <w:t>8</w:t>
      </w:r>
      <w:r w:rsidR="00A07801">
        <w:rPr>
          <w:noProof/>
        </w:rPr>
        <w:fldChar w:fldCharType="end"/>
      </w:r>
      <w:r>
        <w:t xml:space="preserve"> - OdeBsmPayload</w:t>
      </w:r>
    </w:p>
    <w:p w:rsidR="00D23963" w:rsidRDefault="00D23963" w:rsidP="008268A7">
      <w:pPr>
        <w:pStyle w:val="Heading2"/>
      </w:pPr>
      <w:bookmarkStart w:id="91" w:name="_J2735BsmCoreData"/>
      <w:bookmarkStart w:id="92" w:name="_Ref471884029"/>
      <w:bookmarkStart w:id="93" w:name="_Toc530144512"/>
      <w:bookmarkEnd w:id="91"/>
      <w:r w:rsidRPr="006D1B36">
        <w:lastRenderedPageBreak/>
        <w:t>J2735BsmCoreData</w:t>
      </w:r>
      <w:bookmarkEnd w:id="92"/>
      <w:bookmarkEnd w:id="93"/>
    </w:p>
    <w:p w:rsidR="00D23963" w:rsidRPr="006D1B36" w:rsidRDefault="0082174B" w:rsidP="008268A7">
      <w:r>
        <w:t>J2735</w:t>
      </w:r>
      <w:r w:rsidRPr="0082174B">
        <w:t>BSMcoreData data frame contains the critical core data elements deemed to be needed with every BSM issued. This data frame’s contents are often referred to as the "BSM Part One", although it is reused in other places as well.</w:t>
      </w:r>
    </w:p>
    <w:tbl>
      <w:tblPr>
        <w:tblStyle w:val="TableGrid"/>
        <w:tblW w:w="9355" w:type="dxa"/>
        <w:tblLook w:val="04A0" w:firstRow="1" w:lastRow="0" w:firstColumn="1" w:lastColumn="0" w:noHBand="0" w:noVBand="1"/>
      </w:tblPr>
      <w:tblGrid>
        <w:gridCol w:w="1802"/>
        <w:gridCol w:w="3386"/>
        <w:gridCol w:w="1546"/>
        <w:gridCol w:w="950"/>
        <w:gridCol w:w="722"/>
        <w:gridCol w:w="949"/>
      </w:tblGrid>
      <w:tr w:rsidR="00D23963" w:rsidRPr="006E5FF6" w:rsidTr="00955C0A">
        <w:tc>
          <w:tcPr>
            <w:tcW w:w="1802" w:type="dxa"/>
          </w:tcPr>
          <w:p w:rsidR="00D23963" w:rsidRPr="006E5FF6" w:rsidRDefault="00D23963" w:rsidP="008268A7">
            <w:pPr>
              <w:rPr>
                <w:b/>
              </w:rPr>
            </w:pPr>
            <w:r w:rsidRPr="006E5FF6">
              <w:rPr>
                <w:b/>
              </w:rPr>
              <w:t>Name</w:t>
            </w:r>
          </w:p>
        </w:tc>
        <w:tc>
          <w:tcPr>
            <w:tcW w:w="3386" w:type="dxa"/>
          </w:tcPr>
          <w:p w:rsidR="00D23963" w:rsidRPr="006E5FF6" w:rsidRDefault="00D23963" w:rsidP="008268A7">
            <w:pPr>
              <w:rPr>
                <w:b/>
              </w:rPr>
            </w:pPr>
            <w:r w:rsidRPr="006E5FF6">
              <w:rPr>
                <w:b/>
              </w:rPr>
              <w:t>Type</w:t>
            </w:r>
          </w:p>
        </w:tc>
        <w:tc>
          <w:tcPr>
            <w:tcW w:w="1546" w:type="dxa"/>
          </w:tcPr>
          <w:p w:rsidR="00D23963" w:rsidRPr="006E5FF6" w:rsidRDefault="00D23963" w:rsidP="008268A7">
            <w:pPr>
              <w:rPr>
                <w:b/>
              </w:rPr>
            </w:pPr>
            <w:r w:rsidRPr="006E5FF6">
              <w:rPr>
                <w:b/>
              </w:rPr>
              <w:t>Description</w:t>
            </w:r>
          </w:p>
        </w:tc>
        <w:tc>
          <w:tcPr>
            <w:tcW w:w="950" w:type="dxa"/>
          </w:tcPr>
          <w:p w:rsidR="00D23963" w:rsidRPr="006E5FF6" w:rsidRDefault="00D23963" w:rsidP="008268A7">
            <w:pPr>
              <w:rPr>
                <w:b/>
              </w:rPr>
            </w:pPr>
            <w:r w:rsidRPr="006E5FF6">
              <w:rPr>
                <w:b/>
              </w:rPr>
              <w:t>Units</w:t>
            </w:r>
          </w:p>
        </w:tc>
        <w:tc>
          <w:tcPr>
            <w:tcW w:w="722" w:type="dxa"/>
          </w:tcPr>
          <w:p w:rsidR="00D23963" w:rsidRPr="006E5FF6" w:rsidRDefault="00D23963" w:rsidP="008268A7">
            <w:pPr>
              <w:rPr>
                <w:b/>
              </w:rPr>
            </w:pPr>
            <w:r w:rsidRPr="006E5FF6">
              <w:rPr>
                <w:b/>
              </w:rPr>
              <w:t>Valid Min</w:t>
            </w:r>
          </w:p>
        </w:tc>
        <w:tc>
          <w:tcPr>
            <w:tcW w:w="949" w:type="dxa"/>
          </w:tcPr>
          <w:p w:rsidR="00D23963" w:rsidRPr="006E5FF6" w:rsidRDefault="00D23963" w:rsidP="008268A7">
            <w:pPr>
              <w:rPr>
                <w:b/>
              </w:rPr>
            </w:pPr>
            <w:r w:rsidRPr="006E5FF6">
              <w:rPr>
                <w:b/>
              </w:rPr>
              <w:t>Valid Max</w:t>
            </w:r>
          </w:p>
        </w:tc>
      </w:tr>
      <w:tr w:rsidR="00D23963" w:rsidRPr="003E745F" w:rsidTr="00955C0A">
        <w:tc>
          <w:tcPr>
            <w:tcW w:w="1802" w:type="dxa"/>
          </w:tcPr>
          <w:p w:rsidR="00D23963" w:rsidRPr="000D041D" w:rsidRDefault="00D23963" w:rsidP="008268A7">
            <w:pPr>
              <w:rPr>
                <w:rFonts w:ascii="Courier New" w:hAnsi="Courier New" w:cs="Courier New"/>
              </w:rPr>
            </w:pPr>
            <w:r w:rsidRPr="00666F71">
              <w:rPr>
                <w:rFonts w:ascii="Courier New" w:hAnsi="Courier New" w:cs="Courier New"/>
              </w:rPr>
              <w:t>msgCnt</w:t>
            </w:r>
          </w:p>
        </w:tc>
        <w:tc>
          <w:tcPr>
            <w:tcW w:w="3386" w:type="dxa"/>
          </w:tcPr>
          <w:p w:rsidR="00D23963" w:rsidRPr="000D041D" w:rsidRDefault="00D23963" w:rsidP="008268A7">
            <w:pPr>
              <w:rPr>
                <w:rFonts w:ascii="Courier New" w:hAnsi="Courier New" w:cs="Courier New"/>
              </w:rPr>
            </w:pPr>
            <w:r w:rsidRPr="00666F71">
              <w:rPr>
                <w:rFonts w:ascii="Courier New" w:hAnsi="Courier New" w:cs="Courier New"/>
              </w:rPr>
              <w:t>Integer</w:t>
            </w:r>
          </w:p>
        </w:tc>
        <w:tc>
          <w:tcPr>
            <w:tcW w:w="1546" w:type="dxa"/>
          </w:tcPr>
          <w:p w:rsidR="00D23963" w:rsidRPr="003E745F" w:rsidRDefault="0082174B" w:rsidP="008268A7">
            <w:r w:rsidRPr="0082174B">
              <w:t>MsgCount data element is used to provide a sequence number within a stream of messages with the same DSRCmsgID and from the same sender.</w:t>
            </w:r>
          </w:p>
        </w:tc>
        <w:tc>
          <w:tcPr>
            <w:tcW w:w="950" w:type="dxa"/>
          </w:tcPr>
          <w:p w:rsidR="00D23963" w:rsidRPr="0082174B" w:rsidRDefault="0082174B" w:rsidP="008268A7">
            <w:r>
              <w:t>N/A</w:t>
            </w:r>
          </w:p>
        </w:tc>
        <w:tc>
          <w:tcPr>
            <w:tcW w:w="722" w:type="dxa"/>
          </w:tcPr>
          <w:p w:rsidR="00D23963" w:rsidRPr="003E745F" w:rsidRDefault="0082174B" w:rsidP="008268A7">
            <w:r>
              <w:t>0</w:t>
            </w:r>
          </w:p>
        </w:tc>
        <w:tc>
          <w:tcPr>
            <w:tcW w:w="949" w:type="dxa"/>
          </w:tcPr>
          <w:p w:rsidR="00D23963" w:rsidRPr="003E745F" w:rsidRDefault="0082174B" w:rsidP="008268A7">
            <w:r>
              <w:t>127</w:t>
            </w:r>
          </w:p>
        </w:tc>
      </w:tr>
      <w:tr w:rsidR="002F2B93" w:rsidRPr="003E745F" w:rsidTr="00955C0A">
        <w:tc>
          <w:tcPr>
            <w:tcW w:w="1802" w:type="dxa"/>
          </w:tcPr>
          <w:p w:rsidR="002F2B93" w:rsidRPr="006D1B36" w:rsidRDefault="002F2B93" w:rsidP="008268A7">
            <w:pPr>
              <w:rPr>
                <w:rFonts w:ascii="Courier New" w:hAnsi="Courier New" w:cs="Courier New"/>
              </w:rPr>
            </w:pPr>
            <w:r w:rsidRPr="009442FE">
              <w:rPr>
                <w:rFonts w:ascii="Courier New" w:hAnsi="Courier New" w:cs="Courier New"/>
              </w:rPr>
              <w:t>secMark</w:t>
            </w:r>
          </w:p>
        </w:tc>
        <w:tc>
          <w:tcPr>
            <w:tcW w:w="3386" w:type="dxa"/>
          </w:tcPr>
          <w:p w:rsidR="002F2B93" w:rsidRPr="006D1B36" w:rsidRDefault="002F2B93" w:rsidP="008268A7">
            <w:pPr>
              <w:rPr>
                <w:rFonts w:ascii="Courier New" w:hAnsi="Courier New" w:cs="Courier New"/>
              </w:rPr>
            </w:pPr>
            <w:r w:rsidRPr="00666F71">
              <w:rPr>
                <w:rFonts w:ascii="Courier New" w:hAnsi="Courier New" w:cs="Courier New"/>
              </w:rPr>
              <w:t>Integer</w:t>
            </w:r>
          </w:p>
        </w:tc>
        <w:tc>
          <w:tcPr>
            <w:tcW w:w="1546" w:type="dxa"/>
          </w:tcPr>
          <w:p w:rsidR="002F2B93" w:rsidRPr="003E745F" w:rsidRDefault="0082174B" w:rsidP="008268A7">
            <w:r w:rsidRPr="0082174B">
              <w:t xml:space="preserve">The DSRC second expressed in this data element consists of integer values from zero to 60999, representing the milliseconds within a minute. A leap second is represented by the value range 60000 to 60999. The value of 65535 shall represent an unavailable value in the range of the minute. The values from 61000 to </w:t>
            </w:r>
            <w:r w:rsidRPr="0082174B">
              <w:lastRenderedPageBreak/>
              <w:t>65534 are reserved.</w:t>
            </w:r>
          </w:p>
        </w:tc>
        <w:tc>
          <w:tcPr>
            <w:tcW w:w="950" w:type="dxa"/>
          </w:tcPr>
          <w:p w:rsidR="002F2B93" w:rsidRPr="003E745F" w:rsidRDefault="0082174B" w:rsidP="008268A7">
            <w:r>
              <w:lastRenderedPageBreak/>
              <w:t>Second</w:t>
            </w:r>
          </w:p>
        </w:tc>
        <w:tc>
          <w:tcPr>
            <w:tcW w:w="722" w:type="dxa"/>
          </w:tcPr>
          <w:p w:rsidR="002F2B93" w:rsidRPr="003E745F" w:rsidRDefault="0082174B" w:rsidP="008268A7">
            <w:r>
              <w:t>0</w:t>
            </w:r>
          </w:p>
        </w:tc>
        <w:tc>
          <w:tcPr>
            <w:tcW w:w="949" w:type="dxa"/>
          </w:tcPr>
          <w:p w:rsidR="002F2B93" w:rsidRPr="003E745F" w:rsidRDefault="0082174B" w:rsidP="008268A7">
            <w:r>
              <w:t>65535</w:t>
            </w:r>
          </w:p>
        </w:tc>
      </w:tr>
      <w:tr w:rsidR="002F2B93" w:rsidRPr="003E745F" w:rsidTr="00955C0A">
        <w:tc>
          <w:tcPr>
            <w:tcW w:w="1802" w:type="dxa"/>
          </w:tcPr>
          <w:p w:rsidR="002F2B93" w:rsidRDefault="002F2B93" w:rsidP="008268A7">
            <w:pPr>
              <w:rPr>
                <w:rFonts w:ascii="Courier New" w:hAnsi="Courier New" w:cs="Courier New"/>
              </w:rPr>
            </w:pPr>
            <w:r w:rsidRPr="000D041D">
              <w:rPr>
                <w:rFonts w:ascii="Courier New" w:hAnsi="Courier New" w:cs="Courier New"/>
              </w:rPr>
              <w:t>speed</w:t>
            </w:r>
            <w:bookmarkStart w:id="94" w:name="_Ref511750746"/>
            <w:r w:rsidRPr="00AE71BC">
              <w:rPr>
                <w:rStyle w:val="EndnoteReference"/>
                <w:rFonts w:ascii="Courier New" w:hAnsi="Courier New" w:cs="Courier New"/>
                <w:vertAlign w:val="baseline"/>
              </w:rPr>
              <w:endnoteReference w:id="2"/>
            </w:r>
            <w:bookmarkEnd w:id="94"/>
          </w:p>
        </w:tc>
        <w:tc>
          <w:tcPr>
            <w:tcW w:w="3386" w:type="dxa"/>
          </w:tcPr>
          <w:p w:rsidR="002F2B93" w:rsidRDefault="002F2B93" w:rsidP="008268A7">
            <w:pPr>
              <w:rPr>
                <w:rFonts w:ascii="Courier New" w:hAnsi="Courier New" w:cs="Courier New"/>
              </w:rPr>
            </w:pPr>
            <w:r>
              <w:rPr>
                <w:rFonts w:ascii="Courier New" w:hAnsi="Courier New" w:cs="Courier New"/>
              </w:rPr>
              <w:t>decimal</w:t>
            </w:r>
          </w:p>
          <w:p w:rsidR="002F2B93" w:rsidRDefault="002F2B93" w:rsidP="008268A7">
            <w:pPr>
              <w:rPr>
                <w:rFonts w:ascii="Courier New" w:hAnsi="Courier New" w:cs="Courier New"/>
              </w:rPr>
            </w:pPr>
          </w:p>
        </w:tc>
        <w:tc>
          <w:tcPr>
            <w:tcW w:w="1546" w:type="dxa"/>
          </w:tcPr>
          <w:p w:rsidR="002F2B93" w:rsidRPr="003E745F" w:rsidRDefault="00C117BA" w:rsidP="008268A7">
            <w:r w:rsidRPr="00C117BA">
              <w:t>This data element represents the vehicle speed</w:t>
            </w:r>
          </w:p>
        </w:tc>
        <w:tc>
          <w:tcPr>
            <w:tcW w:w="950" w:type="dxa"/>
          </w:tcPr>
          <w:p w:rsidR="002F2B93" w:rsidRPr="003E745F" w:rsidRDefault="002F2B93" w:rsidP="008268A7">
            <w:r>
              <w:t>m/s</w:t>
            </w:r>
          </w:p>
        </w:tc>
        <w:tc>
          <w:tcPr>
            <w:tcW w:w="722" w:type="dxa"/>
          </w:tcPr>
          <w:p w:rsidR="002F2B93" w:rsidRPr="003E745F" w:rsidRDefault="002F2B93" w:rsidP="008268A7">
            <w:r>
              <w:t>0</w:t>
            </w:r>
          </w:p>
        </w:tc>
        <w:tc>
          <w:tcPr>
            <w:tcW w:w="949" w:type="dxa"/>
          </w:tcPr>
          <w:p w:rsidR="002F2B93" w:rsidRPr="003E745F" w:rsidRDefault="002F2B93" w:rsidP="008268A7">
            <w:r w:rsidRPr="0026390E">
              <w:t>163.8</w:t>
            </w:r>
          </w:p>
        </w:tc>
      </w:tr>
      <w:tr w:rsidR="002F2B93" w:rsidRPr="003E745F" w:rsidTr="00955C0A">
        <w:tc>
          <w:tcPr>
            <w:tcW w:w="1802" w:type="dxa"/>
          </w:tcPr>
          <w:p w:rsidR="002F2B93" w:rsidRDefault="002F2B93" w:rsidP="008268A7">
            <w:pPr>
              <w:rPr>
                <w:rFonts w:ascii="Courier New" w:hAnsi="Courier New" w:cs="Courier New"/>
              </w:rPr>
            </w:pPr>
            <w:r>
              <w:rPr>
                <w:rFonts w:ascii="Courier New" w:hAnsi="Courier New" w:cs="Courier New"/>
              </w:rPr>
              <w:t>heading</w:t>
            </w:r>
            <w:r>
              <w:rPr>
                <w:rFonts w:ascii="Courier New" w:hAnsi="Courier New" w:cs="Courier New"/>
              </w:rPr>
              <w:fldChar w:fldCharType="begin"/>
            </w:r>
            <w:r>
              <w:rPr>
                <w:rFonts w:ascii="Courier New" w:hAnsi="Courier New" w:cs="Courier New"/>
              </w:rPr>
              <w:instrText xml:space="preserve"> NOTEREF _Ref511750746 \h </w:instrText>
            </w:r>
            <w:r>
              <w:rPr>
                <w:rFonts w:ascii="Courier New" w:hAnsi="Courier New" w:cs="Courier New"/>
              </w:rPr>
            </w:r>
            <w:r>
              <w:rPr>
                <w:rFonts w:ascii="Courier New" w:hAnsi="Courier New" w:cs="Courier New"/>
              </w:rPr>
              <w:fldChar w:fldCharType="separate"/>
            </w:r>
            <w:r w:rsidR="00B9778E">
              <w:rPr>
                <w:rFonts w:ascii="Courier New" w:hAnsi="Courier New" w:cs="Courier New"/>
              </w:rPr>
              <w:t>†</w:t>
            </w:r>
            <w:r>
              <w:rPr>
                <w:rFonts w:ascii="Courier New" w:hAnsi="Courier New" w:cs="Courier New"/>
              </w:rPr>
              <w:fldChar w:fldCharType="end"/>
            </w:r>
          </w:p>
        </w:tc>
        <w:tc>
          <w:tcPr>
            <w:tcW w:w="3386" w:type="dxa"/>
          </w:tcPr>
          <w:p w:rsidR="002F2B93" w:rsidRDefault="002F2B93" w:rsidP="008268A7">
            <w:pPr>
              <w:rPr>
                <w:rFonts w:ascii="Courier New" w:hAnsi="Courier New" w:cs="Courier New"/>
              </w:rPr>
            </w:pPr>
            <w:r>
              <w:rPr>
                <w:rFonts w:ascii="Courier New" w:hAnsi="Courier New" w:cs="Courier New"/>
              </w:rPr>
              <w:t>decimal</w:t>
            </w:r>
          </w:p>
        </w:tc>
        <w:tc>
          <w:tcPr>
            <w:tcW w:w="1546" w:type="dxa"/>
          </w:tcPr>
          <w:p w:rsidR="002F2B93" w:rsidRPr="003E745F" w:rsidRDefault="00C117BA" w:rsidP="008268A7">
            <w:r>
              <w:t xml:space="preserve">This </w:t>
            </w:r>
            <w:r w:rsidRPr="00C117BA">
              <w:t>data element provides the current heading of the sending device</w:t>
            </w:r>
            <w:r>
              <w:t>.</w:t>
            </w:r>
          </w:p>
        </w:tc>
        <w:tc>
          <w:tcPr>
            <w:tcW w:w="950" w:type="dxa"/>
          </w:tcPr>
          <w:p w:rsidR="002F2B93" w:rsidRPr="003E745F" w:rsidRDefault="002F2B93" w:rsidP="008268A7">
            <w:r>
              <w:t>Degrees</w:t>
            </w:r>
          </w:p>
        </w:tc>
        <w:tc>
          <w:tcPr>
            <w:tcW w:w="722" w:type="dxa"/>
          </w:tcPr>
          <w:p w:rsidR="002F2B93" w:rsidRPr="003E745F" w:rsidRDefault="002F2B93" w:rsidP="008268A7">
            <w:r>
              <w:t>0.000</w:t>
            </w:r>
          </w:p>
        </w:tc>
        <w:tc>
          <w:tcPr>
            <w:tcW w:w="949" w:type="dxa"/>
          </w:tcPr>
          <w:p w:rsidR="002F2B93" w:rsidRPr="003E745F" w:rsidRDefault="002F2B93" w:rsidP="008268A7">
            <w:r>
              <w:t>360.000</w:t>
            </w:r>
          </w:p>
        </w:tc>
      </w:tr>
      <w:tr w:rsidR="002F2B93" w:rsidRPr="003E745F" w:rsidTr="00955C0A">
        <w:tc>
          <w:tcPr>
            <w:tcW w:w="1802" w:type="dxa"/>
          </w:tcPr>
          <w:p w:rsidR="002F2B93" w:rsidRPr="004302C8" w:rsidRDefault="002F2B93" w:rsidP="008268A7">
            <w:pPr>
              <w:rPr>
                <w:rFonts w:ascii="Courier New" w:hAnsi="Courier New" w:cs="Courier New"/>
              </w:rPr>
            </w:pPr>
            <w:r w:rsidRPr="0067487F">
              <w:rPr>
                <w:rFonts w:ascii="Courier New" w:hAnsi="Courier New" w:cs="Courier New"/>
              </w:rPr>
              <w:t>angle</w:t>
            </w:r>
            <w:r>
              <w:rPr>
                <w:rFonts w:ascii="Courier New" w:hAnsi="Courier New" w:cs="Courier New"/>
              </w:rPr>
              <w:fldChar w:fldCharType="begin"/>
            </w:r>
            <w:r>
              <w:rPr>
                <w:rFonts w:ascii="Courier New" w:hAnsi="Courier New" w:cs="Courier New"/>
              </w:rPr>
              <w:instrText xml:space="preserve"> NOTEREF _Ref511750746 \h </w:instrText>
            </w:r>
            <w:r>
              <w:rPr>
                <w:rFonts w:ascii="Courier New" w:hAnsi="Courier New" w:cs="Courier New"/>
              </w:rPr>
            </w:r>
            <w:r>
              <w:rPr>
                <w:rFonts w:ascii="Courier New" w:hAnsi="Courier New" w:cs="Courier New"/>
              </w:rPr>
              <w:fldChar w:fldCharType="separate"/>
            </w:r>
            <w:r w:rsidR="00B9778E">
              <w:rPr>
                <w:rFonts w:ascii="Courier New" w:hAnsi="Courier New" w:cs="Courier New"/>
              </w:rPr>
              <w:t>†</w:t>
            </w:r>
            <w:r>
              <w:rPr>
                <w:rFonts w:ascii="Courier New" w:hAnsi="Courier New" w:cs="Courier New"/>
              </w:rPr>
              <w:fldChar w:fldCharType="end"/>
            </w:r>
          </w:p>
        </w:tc>
        <w:tc>
          <w:tcPr>
            <w:tcW w:w="3386" w:type="dxa"/>
          </w:tcPr>
          <w:p w:rsidR="002F2B93" w:rsidRDefault="002F2B93" w:rsidP="008268A7">
            <w:pPr>
              <w:rPr>
                <w:rFonts w:ascii="Courier New" w:hAnsi="Courier New" w:cs="Courier New"/>
              </w:rPr>
            </w:pPr>
            <w:r>
              <w:rPr>
                <w:rFonts w:ascii="Courier New" w:hAnsi="Courier New" w:cs="Courier New"/>
              </w:rPr>
              <w:t>decimal</w:t>
            </w:r>
          </w:p>
        </w:tc>
        <w:tc>
          <w:tcPr>
            <w:tcW w:w="1546" w:type="dxa"/>
          </w:tcPr>
          <w:p w:rsidR="002F2B93" w:rsidRPr="003E745F" w:rsidRDefault="00C117BA" w:rsidP="008268A7">
            <w:r w:rsidRPr="00C117BA">
              <w:t>The angle of the driver’s steering wheel</w:t>
            </w:r>
          </w:p>
        </w:tc>
        <w:tc>
          <w:tcPr>
            <w:tcW w:w="950" w:type="dxa"/>
          </w:tcPr>
          <w:p w:rsidR="002F2B93" w:rsidRPr="003E745F" w:rsidRDefault="002F2B93" w:rsidP="008268A7">
            <w:r>
              <w:t>Degrees</w:t>
            </w:r>
          </w:p>
        </w:tc>
        <w:tc>
          <w:tcPr>
            <w:tcW w:w="722" w:type="dxa"/>
          </w:tcPr>
          <w:p w:rsidR="002F2B93" w:rsidRPr="003E745F" w:rsidRDefault="002F2B93" w:rsidP="008268A7">
            <w:r>
              <w:t>0.000</w:t>
            </w:r>
          </w:p>
        </w:tc>
        <w:tc>
          <w:tcPr>
            <w:tcW w:w="949" w:type="dxa"/>
          </w:tcPr>
          <w:p w:rsidR="002F2B93" w:rsidRPr="003E745F" w:rsidRDefault="002F2B93" w:rsidP="008268A7">
            <w:pPr>
              <w:keepNext/>
            </w:pPr>
            <w:r>
              <w:t>360.000</w:t>
            </w:r>
          </w:p>
        </w:tc>
      </w:tr>
    </w:tbl>
    <w:p w:rsidR="00D23963" w:rsidRDefault="00955C0A" w:rsidP="008268A7">
      <w:pPr>
        <w:pStyle w:val="Caption"/>
      </w:pPr>
      <w:r>
        <w:t xml:space="preserve">Table </w:t>
      </w:r>
      <w:r w:rsidR="00A07801">
        <w:fldChar w:fldCharType="begin"/>
      </w:r>
      <w:r w:rsidR="00A07801">
        <w:instrText xml:space="preserve"> SEQ Table \* ARABIC </w:instrText>
      </w:r>
      <w:r w:rsidR="00A07801">
        <w:fldChar w:fldCharType="separate"/>
      </w:r>
      <w:r w:rsidR="00B9778E">
        <w:rPr>
          <w:noProof/>
        </w:rPr>
        <w:t>9</w:t>
      </w:r>
      <w:r w:rsidR="00A07801">
        <w:rPr>
          <w:noProof/>
        </w:rPr>
        <w:fldChar w:fldCharType="end"/>
      </w:r>
      <w:r>
        <w:t xml:space="preserve"> - </w:t>
      </w:r>
      <w:r w:rsidRPr="00DD4249">
        <w:t>J2735BsmCoreData</w:t>
      </w:r>
      <w:r>
        <w:rPr>
          <w:noProof/>
        </w:rPr>
        <w:t xml:space="preserve"> (1)</w:t>
      </w:r>
    </w:p>
    <w:tbl>
      <w:tblPr>
        <w:tblStyle w:val="TableGrid"/>
        <w:tblW w:w="9355" w:type="dxa"/>
        <w:tblLook w:val="04A0" w:firstRow="1" w:lastRow="0" w:firstColumn="1" w:lastColumn="0" w:noHBand="0" w:noVBand="1"/>
      </w:tblPr>
      <w:tblGrid>
        <w:gridCol w:w="1802"/>
        <w:gridCol w:w="3386"/>
        <w:gridCol w:w="4167"/>
      </w:tblGrid>
      <w:tr w:rsidR="00955C0A" w:rsidRPr="006E5FF6" w:rsidTr="00955C0A">
        <w:tc>
          <w:tcPr>
            <w:tcW w:w="1802" w:type="dxa"/>
          </w:tcPr>
          <w:p w:rsidR="00955C0A" w:rsidRPr="006E5FF6" w:rsidRDefault="00955C0A" w:rsidP="008268A7">
            <w:pPr>
              <w:rPr>
                <w:b/>
              </w:rPr>
            </w:pPr>
            <w:r w:rsidRPr="006E5FF6">
              <w:rPr>
                <w:b/>
              </w:rPr>
              <w:t>Name</w:t>
            </w:r>
          </w:p>
        </w:tc>
        <w:tc>
          <w:tcPr>
            <w:tcW w:w="3386" w:type="dxa"/>
          </w:tcPr>
          <w:p w:rsidR="00955C0A" w:rsidRPr="006E5FF6" w:rsidRDefault="00955C0A" w:rsidP="008268A7">
            <w:pPr>
              <w:rPr>
                <w:b/>
              </w:rPr>
            </w:pPr>
            <w:r w:rsidRPr="006E5FF6">
              <w:rPr>
                <w:b/>
              </w:rPr>
              <w:t>Type</w:t>
            </w:r>
          </w:p>
        </w:tc>
        <w:tc>
          <w:tcPr>
            <w:tcW w:w="4167" w:type="dxa"/>
          </w:tcPr>
          <w:p w:rsidR="00955C0A" w:rsidRPr="006E5FF6" w:rsidRDefault="00955C0A" w:rsidP="008268A7">
            <w:pPr>
              <w:rPr>
                <w:b/>
              </w:rPr>
            </w:pPr>
            <w:r w:rsidRPr="006E5FF6">
              <w:rPr>
                <w:b/>
              </w:rPr>
              <w:t>Description</w:t>
            </w:r>
          </w:p>
        </w:tc>
      </w:tr>
      <w:tr w:rsidR="00955C0A" w:rsidRPr="003E745F" w:rsidTr="00955C0A">
        <w:tc>
          <w:tcPr>
            <w:tcW w:w="1802" w:type="dxa"/>
          </w:tcPr>
          <w:p w:rsidR="00955C0A" w:rsidRPr="000D041D" w:rsidRDefault="00955C0A" w:rsidP="008268A7">
            <w:pPr>
              <w:rPr>
                <w:rFonts w:ascii="Courier New" w:hAnsi="Courier New" w:cs="Courier New"/>
              </w:rPr>
            </w:pPr>
            <w:r>
              <w:rPr>
                <w:rFonts w:ascii="Courier New" w:hAnsi="Courier New" w:cs="Courier New"/>
              </w:rPr>
              <w:t>I</w:t>
            </w:r>
            <w:r w:rsidRPr="00666F71">
              <w:rPr>
                <w:rFonts w:ascii="Courier New" w:hAnsi="Courier New" w:cs="Courier New"/>
              </w:rPr>
              <w:t>d</w:t>
            </w:r>
          </w:p>
        </w:tc>
        <w:tc>
          <w:tcPr>
            <w:tcW w:w="3386" w:type="dxa"/>
          </w:tcPr>
          <w:p w:rsidR="00955C0A" w:rsidRPr="000D041D" w:rsidRDefault="00955C0A" w:rsidP="008268A7">
            <w:pPr>
              <w:rPr>
                <w:rFonts w:ascii="Courier New" w:hAnsi="Courier New" w:cs="Courier New"/>
              </w:rPr>
            </w:pPr>
            <w:r>
              <w:rPr>
                <w:rFonts w:ascii="Courier New" w:hAnsi="Courier New" w:cs="Courier New"/>
              </w:rPr>
              <w:t xml:space="preserve">HEX </w:t>
            </w:r>
            <w:r w:rsidRPr="00666F71">
              <w:rPr>
                <w:rFonts w:ascii="Courier New" w:hAnsi="Courier New" w:cs="Courier New"/>
              </w:rPr>
              <w:t>String</w:t>
            </w:r>
          </w:p>
        </w:tc>
        <w:tc>
          <w:tcPr>
            <w:tcW w:w="4167" w:type="dxa"/>
          </w:tcPr>
          <w:p w:rsidR="00955C0A" w:rsidRPr="003E745F" w:rsidRDefault="00C117BA" w:rsidP="008268A7">
            <w:r>
              <w:t>This is the 4-</w:t>
            </w:r>
            <w:r w:rsidR="00955C0A" w:rsidRPr="0082174B">
              <w:t xml:space="preserve">octet random device identifier, called the TemporaryID. When used for a mobile OBU device, this value will change periodically to </w:t>
            </w:r>
            <w:r w:rsidR="00F70BA7">
              <w:t xml:space="preserve">help </w:t>
            </w:r>
            <w:r w:rsidR="00955C0A" w:rsidRPr="0082174B">
              <w:t xml:space="preserve">ensure the </w:t>
            </w:r>
            <w:r w:rsidR="00F70BA7">
              <w:t>privacy</w:t>
            </w:r>
            <w:r w:rsidR="00955C0A" w:rsidRPr="0082174B">
              <w:t xml:space="preserve"> of the vehicle, unlike a typical wireless or wired 802 device ID.</w:t>
            </w:r>
          </w:p>
        </w:tc>
      </w:tr>
      <w:tr w:rsidR="00955C0A" w:rsidRPr="003E745F" w:rsidTr="00955C0A">
        <w:tc>
          <w:tcPr>
            <w:tcW w:w="1802" w:type="dxa"/>
          </w:tcPr>
          <w:p w:rsidR="00955C0A" w:rsidRPr="009442FE" w:rsidRDefault="00955C0A" w:rsidP="008268A7">
            <w:pPr>
              <w:rPr>
                <w:rFonts w:ascii="Courier New" w:hAnsi="Courier New" w:cs="Courier New"/>
              </w:rPr>
            </w:pPr>
            <w:r>
              <w:rPr>
                <w:rFonts w:ascii="Courier New" w:hAnsi="Courier New" w:cs="Courier New"/>
              </w:rPr>
              <w:t>p</w:t>
            </w:r>
            <w:r w:rsidRPr="004302C8">
              <w:rPr>
                <w:rFonts w:ascii="Courier New" w:hAnsi="Courier New" w:cs="Courier New"/>
              </w:rPr>
              <w:t>osition</w:t>
            </w:r>
          </w:p>
        </w:tc>
        <w:tc>
          <w:tcPr>
            <w:tcW w:w="3386" w:type="dxa"/>
          </w:tcPr>
          <w:p w:rsidR="00955C0A" w:rsidRPr="00666F71" w:rsidRDefault="00A07801" w:rsidP="008268A7">
            <w:pPr>
              <w:rPr>
                <w:rFonts w:ascii="Courier New" w:hAnsi="Courier New" w:cs="Courier New"/>
              </w:rPr>
            </w:pPr>
            <w:hyperlink w:anchor="_J2735Position3D" w:history="1">
              <w:r w:rsidR="00955C0A">
                <w:rPr>
                  <w:rStyle w:val="Hyperlink"/>
                  <w:rFonts w:ascii="Courier New" w:hAnsi="Courier New" w:cs="Courier New"/>
                </w:rPr>
                <w:t>Ode</w:t>
              </w:r>
              <w:r w:rsidR="00955C0A" w:rsidRPr="009442FE">
                <w:rPr>
                  <w:rStyle w:val="Hyperlink"/>
                  <w:rFonts w:ascii="Courier New" w:hAnsi="Courier New" w:cs="Courier New"/>
                </w:rPr>
                <w:t>Position3D</w:t>
              </w:r>
            </w:hyperlink>
          </w:p>
        </w:tc>
        <w:tc>
          <w:tcPr>
            <w:tcW w:w="4167" w:type="dxa"/>
          </w:tcPr>
          <w:p w:rsidR="00955C0A" w:rsidRPr="003E745F" w:rsidRDefault="00C117BA" w:rsidP="008268A7">
            <w:r>
              <w:t xml:space="preserve">Position of the vehicle. </w:t>
            </w:r>
            <w:r w:rsidR="00955C0A">
              <w:t xml:space="preserve">See section </w:t>
            </w:r>
            <w:r w:rsidR="00955C0A">
              <w:fldChar w:fldCharType="begin"/>
            </w:r>
            <w:r w:rsidR="00955C0A">
              <w:instrText xml:space="preserve"> REF _Ref511749931 \r \h </w:instrText>
            </w:r>
            <w:r w:rsidR="00955C0A">
              <w:fldChar w:fldCharType="separate"/>
            </w:r>
            <w:r w:rsidR="00B9778E">
              <w:t>6.3</w:t>
            </w:r>
            <w:r w:rsidR="00955C0A">
              <w:fldChar w:fldCharType="end"/>
            </w:r>
          </w:p>
        </w:tc>
      </w:tr>
      <w:tr w:rsidR="00955C0A" w:rsidRPr="003E745F" w:rsidTr="00955C0A">
        <w:tc>
          <w:tcPr>
            <w:tcW w:w="1802" w:type="dxa"/>
          </w:tcPr>
          <w:p w:rsidR="00955C0A" w:rsidRPr="004302C8" w:rsidRDefault="00955C0A" w:rsidP="008268A7">
            <w:pPr>
              <w:rPr>
                <w:rFonts w:ascii="Courier New" w:hAnsi="Courier New" w:cs="Courier New"/>
              </w:rPr>
            </w:pPr>
            <w:r w:rsidRPr="004302C8">
              <w:rPr>
                <w:rFonts w:ascii="Courier New" w:hAnsi="Courier New" w:cs="Courier New"/>
              </w:rPr>
              <w:t>accelSet</w:t>
            </w:r>
          </w:p>
        </w:tc>
        <w:tc>
          <w:tcPr>
            <w:tcW w:w="3386" w:type="dxa"/>
          </w:tcPr>
          <w:p w:rsidR="00955C0A" w:rsidRDefault="00A07801" w:rsidP="008268A7">
            <w:pPr>
              <w:rPr>
                <w:rFonts w:ascii="Courier New" w:hAnsi="Courier New" w:cs="Courier New"/>
              </w:rPr>
            </w:pPr>
            <w:hyperlink w:anchor="_J2735AccelerationSet4Way" w:history="1">
              <w:r w:rsidR="00955C0A" w:rsidRPr="004302C8">
                <w:rPr>
                  <w:rStyle w:val="Hyperlink"/>
                  <w:rFonts w:ascii="Courier New" w:hAnsi="Courier New" w:cs="Courier New"/>
                </w:rPr>
                <w:t>J2735AccelerationSet4Way</w:t>
              </w:r>
            </w:hyperlink>
          </w:p>
        </w:tc>
        <w:tc>
          <w:tcPr>
            <w:tcW w:w="4167" w:type="dxa"/>
          </w:tcPr>
          <w:p w:rsidR="00955C0A" w:rsidRPr="003E745F" w:rsidRDefault="00C117BA" w:rsidP="008268A7">
            <w:r>
              <w:t>A</w:t>
            </w:r>
            <w:r w:rsidRPr="00C117BA">
              <w:t>cceleration values in 3 orthogonal directions of the vehicle and with yaw rotation rates</w:t>
            </w:r>
            <w:r>
              <w:t xml:space="preserve">. </w:t>
            </w:r>
            <w:r w:rsidR="00955C0A">
              <w:t xml:space="preserve">See section </w:t>
            </w:r>
            <w:r w:rsidR="00955C0A">
              <w:fldChar w:fldCharType="begin"/>
            </w:r>
            <w:r w:rsidR="00955C0A">
              <w:instrText xml:space="preserve"> REF _Ref511749985 \r \h </w:instrText>
            </w:r>
            <w:r w:rsidR="00955C0A">
              <w:fldChar w:fldCharType="separate"/>
            </w:r>
            <w:r w:rsidR="00B9778E">
              <w:t>6.4</w:t>
            </w:r>
            <w:r w:rsidR="00955C0A">
              <w:fldChar w:fldCharType="end"/>
            </w:r>
          </w:p>
        </w:tc>
      </w:tr>
      <w:tr w:rsidR="00955C0A" w:rsidRPr="003E745F" w:rsidTr="00955C0A">
        <w:tc>
          <w:tcPr>
            <w:tcW w:w="1802" w:type="dxa"/>
          </w:tcPr>
          <w:p w:rsidR="00955C0A" w:rsidRPr="004302C8" w:rsidRDefault="00955C0A" w:rsidP="008268A7">
            <w:pPr>
              <w:rPr>
                <w:rFonts w:ascii="Courier New" w:hAnsi="Courier New" w:cs="Courier New"/>
              </w:rPr>
            </w:pPr>
            <w:r w:rsidRPr="004302C8">
              <w:rPr>
                <w:rFonts w:ascii="Courier New" w:hAnsi="Courier New" w:cs="Courier New"/>
              </w:rPr>
              <w:t>accuracy</w:t>
            </w:r>
          </w:p>
        </w:tc>
        <w:tc>
          <w:tcPr>
            <w:tcW w:w="3386" w:type="dxa"/>
          </w:tcPr>
          <w:p w:rsidR="00955C0A" w:rsidRDefault="00A07801" w:rsidP="008268A7">
            <w:pPr>
              <w:rPr>
                <w:rFonts w:ascii="Courier New" w:hAnsi="Courier New" w:cs="Courier New"/>
              </w:rPr>
            </w:pPr>
            <w:hyperlink w:anchor="_J2735PositionalAccuracy" w:history="1">
              <w:r w:rsidR="00955C0A" w:rsidRPr="004302C8">
                <w:rPr>
                  <w:rStyle w:val="Hyperlink"/>
                  <w:rFonts w:ascii="Courier New" w:hAnsi="Courier New" w:cs="Courier New"/>
                </w:rPr>
                <w:t>J2735PositionalAccuracy</w:t>
              </w:r>
            </w:hyperlink>
          </w:p>
        </w:tc>
        <w:tc>
          <w:tcPr>
            <w:tcW w:w="4167" w:type="dxa"/>
          </w:tcPr>
          <w:p w:rsidR="00955C0A" w:rsidRPr="003E745F" w:rsidRDefault="00955C0A" w:rsidP="008268A7">
            <w:r>
              <w:t xml:space="preserve">See section </w:t>
            </w:r>
            <w:r>
              <w:fldChar w:fldCharType="begin"/>
            </w:r>
            <w:r>
              <w:instrText xml:space="preserve"> REF _Ref511749998 \r \h </w:instrText>
            </w:r>
            <w:r>
              <w:fldChar w:fldCharType="separate"/>
            </w:r>
            <w:r w:rsidR="00B9778E">
              <w:t>6.5</w:t>
            </w:r>
            <w:r>
              <w:fldChar w:fldCharType="end"/>
            </w:r>
          </w:p>
        </w:tc>
      </w:tr>
      <w:tr w:rsidR="00955C0A" w:rsidRPr="003E745F" w:rsidTr="00955C0A">
        <w:tc>
          <w:tcPr>
            <w:tcW w:w="1802" w:type="dxa"/>
          </w:tcPr>
          <w:p w:rsidR="00955C0A" w:rsidRPr="004302C8" w:rsidRDefault="00955C0A" w:rsidP="008268A7">
            <w:pPr>
              <w:rPr>
                <w:rFonts w:ascii="Courier New" w:hAnsi="Courier New" w:cs="Courier New"/>
              </w:rPr>
            </w:pPr>
            <w:r w:rsidRPr="004302C8">
              <w:rPr>
                <w:rFonts w:ascii="Courier New" w:hAnsi="Courier New" w:cs="Courier New"/>
              </w:rPr>
              <w:t>transmission</w:t>
            </w:r>
          </w:p>
        </w:tc>
        <w:tc>
          <w:tcPr>
            <w:tcW w:w="3386" w:type="dxa"/>
          </w:tcPr>
          <w:p w:rsidR="00955C0A" w:rsidRDefault="00FF200B" w:rsidP="008268A7">
            <w:pPr>
              <w:rPr>
                <w:rFonts w:ascii="Courier New" w:hAnsi="Courier New" w:cs="Courier New"/>
              </w:rPr>
            </w:pPr>
            <w:r>
              <w:rPr>
                <w:rFonts w:ascii="Courier New" w:hAnsi="Courier New" w:cs="Courier New"/>
              </w:rPr>
              <w:t>string</w:t>
            </w:r>
          </w:p>
        </w:tc>
        <w:tc>
          <w:tcPr>
            <w:tcW w:w="4167" w:type="dxa"/>
          </w:tcPr>
          <w:p w:rsidR="00955C0A" w:rsidRDefault="00C117BA" w:rsidP="008268A7">
            <w:r>
              <w:t>U</w:t>
            </w:r>
            <w:r w:rsidRPr="00C117BA">
              <w:t>sed to provide the current state of the vehicle transmission.</w:t>
            </w:r>
            <w:r>
              <w:t xml:space="preserve"> </w:t>
            </w:r>
            <w:r w:rsidR="00955C0A">
              <w:t>One of:</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r w:rsidRPr="00FD62B9">
              <w:rPr>
                <w:rFonts w:ascii="Consolas" w:hAnsi="Consolas" w:cs="Consolas"/>
                <w:b/>
                <w:bCs/>
                <w:i/>
                <w:iCs/>
                <w:color w:val="0000C0"/>
                <w:sz w:val="20"/>
                <w:szCs w:val="20"/>
              </w:rPr>
              <w:t>neutral</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Neutral, speed relative to the vehicle alignment</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r w:rsidRPr="00FD62B9">
              <w:rPr>
                <w:rFonts w:ascii="Consolas" w:hAnsi="Consolas" w:cs="Consolas"/>
                <w:b/>
                <w:bCs/>
                <w:i/>
                <w:iCs/>
                <w:color w:val="0000C0"/>
                <w:sz w:val="20"/>
                <w:szCs w:val="20"/>
              </w:rPr>
              <w:t>park</w:t>
            </w:r>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Park, speed relative to </w:t>
            </w:r>
            <w:r>
              <w:rPr>
                <w:rFonts w:ascii="Consolas" w:hAnsi="Consolas" w:cs="Consolas"/>
                <w:color w:val="3F7F5F"/>
                <w:sz w:val="20"/>
                <w:szCs w:val="20"/>
              </w:rPr>
              <w:t xml:space="preserve">the </w:t>
            </w:r>
            <w:r w:rsidRPr="00FD62B9">
              <w:rPr>
                <w:rFonts w:ascii="Consolas" w:hAnsi="Consolas" w:cs="Consolas"/>
                <w:color w:val="3F7F5F"/>
                <w:sz w:val="20"/>
                <w:szCs w:val="20"/>
              </w:rPr>
              <w:t>vehicle alignment</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r w:rsidRPr="00FD62B9">
              <w:rPr>
                <w:rFonts w:ascii="Consolas" w:hAnsi="Consolas" w:cs="Consolas"/>
                <w:b/>
                <w:bCs/>
                <w:i/>
                <w:iCs/>
                <w:color w:val="0000C0"/>
                <w:sz w:val="20"/>
                <w:szCs w:val="20"/>
              </w:rPr>
              <w:t>forwardGears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Forward gears, speed relative to </w:t>
            </w:r>
            <w:r>
              <w:rPr>
                <w:rFonts w:ascii="Consolas" w:hAnsi="Consolas" w:cs="Consolas"/>
                <w:color w:val="3F7F5F"/>
                <w:sz w:val="20"/>
                <w:szCs w:val="20"/>
              </w:rPr>
              <w:t xml:space="preserve">the </w:t>
            </w:r>
            <w:r w:rsidRPr="00FD62B9">
              <w:rPr>
                <w:rFonts w:ascii="Consolas" w:hAnsi="Consolas" w:cs="Consolas"/>
                <w:color w:val="3F7F5F"/>
                <w:sz w:val="20"/>
                <w:szCs w:val="20"/>
              </w:rPr>
              <w:t>vehicle alignment</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r w:rsidRPr="00FD62B9">
              <w:rPr>
                <w:rFonts w:ascii="Consolas" w:hAnsi="Consolas" w:cs="Consolas"/>
                <w:b/>
                <w:bCs/>
                <w:i/>
                <w:iCs/>
                <w:color w:val="0000C0"/>
                <w:sz w:val="20"/>
                <w:szCs w:val="20"/>
              </w:rPr>
              <w:t>reverseGears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Reverse gears, speed relative to </w:t>
            </w:r>
            <w:r>
              <w:rPr>
                <w:rFonts w:ascii="Consolas" w:hAnsi="Consolas" w:cs="Consolas"/>
                <w:color w:val="3F7F5F"/>
                <w:sz w:val="20"/>
                <w:szCs w:val="20"/>
              </w:rPr>
              <w:t xml:space="preserve">the </w:t>
            </w:r>
            <w:r w:rsidRPr="00FD62B9">
              <w:rPr>
                <w:rFonts w:ascii="Consolas" w:hAnsi="Consolas" w:cs="Consolas"/>
                <w:color w:val="3F7F5F"/>
                <w:sz w:val="20"/>
                <w:szCs w:val="20"/>
              </w:rPr>
              <w:t>vehicle alignment</w:t>
            </w:r>
          </w:p>
          <w:p w:rsidR="00955C0A" w:rsidRPr="00AE71BC" w:rsidRDefault="00955C0A" w:rsidP="00AF2AED">
            <w:pPr>
              <w:pStyle w:val="ListParagraph"/>
              <w:numPr>
                <w:ilvl w:val="0"/>
                <w:numId w:val="13"/>
              </w:numPr>
              <w:autoSpaceDE w:val="0"/>
              <w:autoSpaceDN w:val="0"/>
              <w:adjustRightInd w:val="0"/>
              <w:rPr>
                <w:rFonts w:ascii="Consolas" w:hAnsi="Consolas" w:cs="Consolas"/>
                <w:sz w:val="20"/>
                <w:szCs w:val="20"/>
              </w:rPr>
            </w:pPr>
            <w:r w:rsidRPr="00FD62B9">
              <w:rPr>
                <w:rFonts w:ascii="Consolas" w:hAnsi="Consolas" w:cs="Consolas"/>
                <w:b/>
                <w:bCs/>
                <w:i/>
                <w:iCs/>
                <w:color w:val="0000C0"/>
                <w:sz w:val="20"/>
                <w:szCs w:val="20"/>
              </w:rPr>
              <w:t>reserved1</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reserved2</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reserved3</w:t>
            </w:r>
            <w:r w:rsidRPr="00FD62B9">
              <w:rPr>
                <w:rFonts w:ascii="Consolas" w:hAnsi="Consolas" w:cs="Consolas"/>
                <w:color w:val="000000"/>
                <w:sz w:val="20"/>
                <w:szCs w:val="20"/>
              </w:rPr>
              <w:t xml:space="preserve">, </w:t>
            </w:r>
          </w:p>
          <w:p w:rsidR="00955C0A" w:rsidRPr="003E745F" w:rsidRDefault="00955C0A" w:rsidP="00AF2AED">
            <w:pPr>
              <w:pStyle w:val="ListParagraph"/>
              <w:numPr>
                <w:ilvl w:val="0"/>
                <w:numId w:val="13"/>
              </w:numPr>
              <w:autoSpaceDE w:val="0"/>
              <w:autoSpaceDN w:val="0"/>
              <w:adjustRightInd w:val="0"/>
            </w:pPr>
            <w:r w:rsidRPr="00FD62B9">
              <w:rPr>
                <w:rFonts w:ascii="Consolas" w:hAnsi="Consolas" w:cs="Consolas"/>
                <w:b/>
                <w:bCs/>
                <w:i/>
                <w:iCs/>
                <w:color w:val="0000C0"/>
                <w:sz w:val="20"/>
                <w:szCs w:val="20"/>
              </w:rPr>
              <w:t>unavailable</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not-equipped or unavailable</w:t>
            </w:r>
            <w:r>
              <w:rPr>
                <w:rFonts w:ascii="Consolas" w:hAnsi="Consolas" w:cs="Consolas"/>
                <w:color w:val="3F7F5F"/>
                <w:sz w:val="20"/>
                <w:szCs w:val="20"/>
              </w:rPr>
              <w:t xml:space="preserve"> value</w:t>
            </w:r>
          </w:p>
        </w:tc>
      </w:tr>
      <w:tr w:rsidR="00955C0A" w:rsidRPr="003E745F" w:rsidTr="00955C0A">
        <w:tc>
          <w:tcPr>
            <w:tcW w:w="1802" w:type="dxa"/>
          </w:tcPr>
          <w:p w:rsidR="00955C0A" w:rsidRPr="0067487F" w:rsidRDefault="00955C0A" w:rsidP="008268A7">
            <w:pPr>
              <w:rPr>
                <w:rFonts w:ascii="Courier New" w:hAnsi="Courier New" w:cs="Courier New"/>
              </w:rPr>
            </w:pPr>
            <w:r w:rsidRPr="0067487F">
              <w:rPr>
                <w:rFonts w:ascii="Courier New" w:hAnsi="Courier New" w:cs="Courier New"/>
              </w:rPr>
              <w:t>brakes</w:t>
            </w:r>
          </w:p>
        </w:tc>
        <w:tc>
          <w:tcPr>
            <w:tcW w:w="3386" w:type="dxa"/>
          </w:tcPr>
          <w:p w:rsidR="00955C0A" w:rsidRDefault="00A07801" w:rsidP="008268A7">
            <w:pPr>
              <w:rPr>
                <w:rFonts w:ascii="Courier New" w:hAnsi="Courier New" w:cs="Courier New"/>
              </w:rPr>
            </w:pPr>
            <w:hyperlink w:anchor="_J2735BrakeSystemStatus" w:history="1">
              <w:r w:rsidR="00955C0A" w:rsidRPr="0067487F">
                <w:rPr>
                  <w:rStyle w:val="Hyperlink"/>
                  <w:rFonts w:ascii="Courier New" w:hAnsi="Courier New" w:cs="Courier New"/>
                </w:rPr>
                <w:t>J2735BrakeSystemStatus</w:t>
              </w:r>
            </w:hyperlink>
          </w:p>
        </w:tc>
        <w:tc>
          <w:tcPr>
            <w:tcW w:w="4167" w:type="dxa"/>
          </w:tcPr>
          <w:p w:rsidR="00955C0A" w:rsidRDefault="00955C0A" w:rsidP="008268A7">
            <w:r>
              <w:t xml:space="preserve">See section </w:t>
            </w:r>
            <w:r>
              <w:fldChar w:fldCharType="begin"/>
            </w:r>
            <w:r>
              <w:instrText xml:space="preserve"> REF _Ref511810037 \r \h </w:instrText>
            </w:r>
            <w:r>
              <w:fldChar w:fldCharType="separate"/>
            </w:r>
            <w:r w:rsidR="00B9778E">
              <w:t>6.6</w:t>
            </w:r>
            <w:r>
              <w:fldChar w:fldCharType="end"/>
            </w:r>
          </w:p>
        </w:tc>
      </w:tr>
      <w:tr w:rsidR="00955C0A" w:rsidRPr="003E745F" w:rsidTr="00955C0A">
        <w:tc>
          <w:tcPr>
            <w:tcW w:w="1802" w:type="dxa"/>
          </w:tcPr>
          <w:p w:rsidR="00955C0A" w:rsidRPr="0067487F" w:rsidRDefault="00955C0A" w:rsidP="008268A7">
            <w:pPr>
              <w:rPr>
                <w:rFonts w:ascii="Courier New" w:hAnsi="Courier New" w:cs="Courier New"/>
              </w:rPr>
            </w:pPr>
            <w:r w:rsidRPr="0067487F">
              <w:rPr>
                <w:rFonts w:ascii="Courier New" w:hAnsi="Courier New" w:cs="Courier New"/>
              </w:rPr>
              <w:lastRenderedPageBreak/>
              <w:t>size</w:t>
            </w:r>
          </w:p>
        </w:tc>
        <w:tc>
          <w:tcPr>
            <w:tcW w:w="3386" w:type="dxa"/>
          </w:tcPr>
          <w:p w:rsidR="00955C0A" w:rsidRDefault="00A07801" w:rsidP="008268A7">
            <w:pPr>
              <w:rPr>
                <w:rFonts w:ascii="Courier New" w:hAnsi="Courier New" w:cs="Courier New"/>
              </w:rPr>
            </w:pPr>
            <w:hyperlink w:anchor="_J2735VehicleSize" w:history="1">
              <w:r w:rsidR="00955C0A" w:rsidRPr="0067487F">
                <w:rPr>
                  <w:rStyle w:val="Hyperlink"/>
                  <w:rFonts w:ascii="Courier New" w:hAnsi="Courier New" w:cs="Courier New"/>
                </w:rPr>
                <w:t>J2735VehicleSize</w:t>
              </w:r>
            </w:hyperlink>
          </w:p>
        </w:tc>
        <w:tc>
          <w:tcPr>
            <w:tcW w:w="4167" w:type="dxa"/>
          </w:tcPr>
          <w:p w:rsidR="00955C0A" w:rsidRDefault="00955C0A" w:rsidP="008268A7">
            <w:pPr>
              <w:keepNext/>
            </w:pPr>
            <w:r>
              <w:t xml:space="preserve">See section </w:t>
            </w:r>
            <w:r>
              <w:fldChar w:fldCharType="begin"/>
            </w:r>
            <w:r>
              <w:instrText xml:space="preserve"> REF _Ref511810128 \r \h </w:instrText>
            </w:r>
            <w:r>
              <w:fldChar w:fldCharType="separate"/>
            </w:r>
            <w:r w:rsidR="00B9778E">
              <w:t>6.7</w:t>
            </w:r>
            <w:r>
              <w:fldChar w:fldCharType="end"/>
            </w:r>
          </w:p>
        </w:tc>
      </w:tr>
    </w:tbl>
    <w:p w:rsidR="00955C0A" w:rsidRDefault="00955C0A" w:rsidP="008268A7">
      <w:pPr>
        <w:pStyle w:val="Caption"/>
      </w:pPr>
      <w:r>
        <w:t xml:space="preserve">Table </w:t>
      </w:r>
      <w:r w:rsidR="00A07801">
        <w:fldChar w:fldCharType="begin"/>
      </w:r>
      <w:r w:rsidR="00A07801">
        <w:instrText xml:space="preserve"> SEQ Table \* </w:instrText>
      </w:r>
      <w:r w:rsidR="00A07801">
        <w:instrText xml:space="preserve">ARABIC </w:instrText>
      </w:r>
      <w:r w:rsidR="00A07801">
        <w:fldChar w:fldCharType="separate"/>
      </w:r>
      <w:r w:rsidR="00B9778E">
        <w:rPr>
          <w:noProof/>
        </w:rPr>
        <w:t>10</w:t>
      </w:r>
      <w:r w:rsidR="00A07801">
        <w:rPr>
          <w:noProof/>
        </w:rPr>
        <w:fldChar w:fldCharType="end"/>
      </w:r>
      <w:r>
        <w:t xml:space="preserve"> - </w:t>
      </w:r>
      <w:r w:rsidRPr="00586A62">
        <w:t>J2735BsmCoreData</w:t>
      </w:r>
      <w:r>
        <w:t xml:space="preserve"> (2)</w:t>
      </w:r>
    </w:p>
    <w:p w:rsidR="00D23963" w:rsidRDefault="00D23963" w:rsidP="008268A7">
      <w:pPr>
        <w:pStyle w:val="Heading2"/>
      </w:pPr>
      <w:bookmarkStart w:id="95" w:name="_J2735BsmPart2Content"/>
      <w:bookmarkStart w:id="96" w:name="_Ref471884050"/>
      <w:bookmarkStart w:id="97" w:name="_Toc530144513"/>
      <w:bookmarkEnd w:id="95"/>
      <w:r w:rsidRPr="006D1B36">
        <w:t>J2735BsmPart2Content</w:t>
      </w:r>
      <w:bookmarkEnd w:id="96"/>
      <w:bookmarkEnd w:id="97"/>
    </w:p>
    <w:p w:rsidR="00D23963" w:rsidRDefault="007715A7" w:rsidP="008268A7">
      <w:r w:rsidRPr="007715A7">
        <w:t>Part II data items are optional for a given BSM and are included as needed according to policies that are beyond the scope of this standard.</w:t>
      </w:r>
    </w:p>
    <w:tbl>
      <w:tblPr>
        <w:tblStyle w:val="TableGrid"/>
        <w:tblW w:w="9355" w:type="dxa"/>
        <w:tblLook w:val="04A0" w:firstRow="1" w:lastRow="0" w:firstColumn="1" w:lastColumn="0" w:noHBand="0" w:noVBand="1"/>
      </w:tblPr>
      <w:tblGrid>
        <w:gridCol w:w="983"/>
        <w:gridCol w:w="1559"/>
        <w:gridCol w:w="6813"/>
      </w:tblGrid>
      <w:tr w:rsidR="00D02095" w:rsidRPr="006E5FF6" w:rsidTr="00D02095">
        <w:tc>
          <w:tcPr>
            <w:tcW w:w="983" w:type="dxa"/>
          </w:tcPr>
          <w:p w:rsidR="00D02095" w:rsidRPr="006E5FF6" w:rsidRDefault="00D02095" w:rsidP="008268A7">
            <w:pPr>
              <w:rPr>
                <w:b/>
              </w:rPr>
            </w:pPr>
            <w:r w:rsidRPr="006E5FF6">
              <w:rPr>
                <w:b/>
              </w:rPr>
              <w:t>Name</w:t>
            </w:r>
          </w:p>
        </w:tc>
        <w:tc>
          <w:tcPr>
            <w:tcW w:w="1559" w:type="dxa"/>
          </w:tcPr>
          <w:p w:rsidR="00D02095" w:rsidRPr="006E5FF6" w:rsidRDefault="00D02095" w:rsidP="008268A7">
            <w:pPr>
              <w:rPr>
                <w:b/>
              </w:rPr>
            </w:pPr>
            <w:r w:rsidRPr="006E5FF6">
              <w:rPr>
                <w:b/>
              </w:rPr>
              <w:t>Type</w:t>
            </w:r>
          </w:p>
        </w:tc>
        <w:tc>
          <w:tcPr>
            <w:tcW w:w="6813" w:type="dxa"/>
          </w:tcPr>
          <w:p w:rsidR="00D02095" w:rsidRPr="006E5FF6" w:rsidRDefault="00D02095" w:rsidP="008268A7">
            <w:pPr>
              <w:rPr>
                <w:b/>
              </w:rPr>
            </w:pPr>
            <w:r w:rsidRPr="006E5FF6">
              <w:rPr>
                <w:b/>
              </w:rPr>
              <w:t>Description</w:t>
            </w:r>
          </w:p>
        </w:tc>
      </w:tr>
      <w:tr w:rsidR="00D02095" w:rsidRPr="003E745F" w:rsidTr="00D02095">
        <w:tc>
          <w:tcPr>
            <w:tcW w:w="983" w:type="dxa"/>
          </w:tcPr>
          <w:p w:rsidR="00D02095" w:rsidRPr="000D041D" w:rsidRDefault="00D02095" w:rsidP="008268A7">
            <w:pPr>
              <w:rPr>
                <w:rFonts w:ascii="Courier New" w:hAnsi="Courier New" w:cs="Courier New"/>
              </w:rPr>
            </w:pPr>
            <w:r w:rsidRPr="0067487F">
              <w:rPr>
                <w:rFonts w:ascii="Courier New" w:hAnsi="Courier New" w:cs="Courier New"/>
              </w:rPr>
              <w:t>id</w:t>
            </w:r>
          </w:p>
        </w:tc>
        <w:tc>
          <w:tcPr>
            <w:tcW w:w="1559" w:type="dxa"/>
          </w:tcPr>
          <w:p w:rsidR="00D02095" w:rsidRPr="000D041D" w:rsidRDefault="00D02095" w:rsidP="008268A7">
            <w:pPr>
              <w:rPr>
                <w:rFonts w:ascii="Courier New" w:hAnsi="Courier New" w:cs="Courier New"/>
              </w:rPr>
            </w:pPr>
            <w:r>
              <w:rPr>
                <w:rFonts w:ascii="Courier New" w:hAnsi="Courier New" w:cs="Courier New"/>
              </w:rPr>
              <w:t>String</w:t>
            </w:r>
          </w:p>
        </w:tc>
        <w:tc>
          <w:tcPr>
            <w:tcW w:w="6813" w:type="dxa"/>
          </w:tcPr>
          <w:p w:rsidR="00D02095" w:rsidRPr="003E745F" w:rsidRDefault="00D02095" w:rsidP="008268A7">
            <w:r>
              <w:t xml:space="preserve">One of: </w:t>
            </w:r>
            <w:r>
              <w:rPr>
                <w:rFonts w:ascii="Consolas" w:hAnsi="Consolas" w:cs="Consolas"/>
                <w:color w:val="000000"/>
                <w:sz w:val="20"/>
                <w:szCs w:val="20"/>
              </w:rPr>
              <w:t>{</w:t>
            </w:r>
            <w:r>
              <w:rPr>
                <w:rFonts w:ascii="Consolas" w:hAnsi="Consolas" w:cs="Consolas"/>
                <w:b/>
                <w:bCs/>
                <w:i/>
                <w:iCs/>
                <w:color w:val="0000C0"/>
                <w:sz w:val="20"/>
                <w:szCs w:val="20"/>
                <w:highlight w:val="lightGray"/>
              </w:rPr>
              <w:t>VehicleSafetyExtensions</w:t>
            </w:r>
            <w:r>
              <w:rPr>
                <w:rFonts w:ascii="Consolas" w:hAnsi="Consolas" w:cs="Consolas"/>
                <w:color w:val="000000"/>
                <w:sz w:val="20"/>
                <w:szCs w:val="20"/>
              </w:rPr>
              <w:t xml:space="preserve">, </w:t>
            </w:r>
            <w:r>
              <w:rPr>
                <w:rFonts w:ascii="Consolas" w:hAnsi="Consolas" w:cs="Consolas"/>
                <w:b/>
                <w:bCs/>
                <w:i/>
                <w:iCs/>
                <w:color w:val="0000C0"/>
                <w:sz w:val="20"/>
                <w:szCs w:val="20"/>
              </w:rPr>
              <w:t>SpecialVehicleExtensions</w:t>
            </w:r>
            <w:r>
              <w:rPr>
                <w:rFonts w:ascii="Consolas" w:hAnsi="Consolas" w:cs="Consolas"/>
                <w:color w:val="000000"/>
                <w:sz w:val="20"/>
                <w:szCs w:val="20"/>
              </w:rPr>
              <w:t xml:space="preserve">, </w:t>
            </w:r>
            <w:r>
              <w:rPr>
                <w:rFonts w:ascii="Consolas" w:hAnsi="Consolas" w:cs="Consolas"/>
                <w:b/>
                <w:bCs/>
                <w:i/>
                <w:iCs/>
                <w:color w:val="0000C0"/>
                <w:sz w:val="20"/>
                <w:szCs w:val="20"/>
              </w:rPr>
              <w:t>SupplementalVehicleExtensions</w:t>
            </w:r>
            <w:r>
              <w:t xml:space="preserve"> }</w:t>
            </w:r>
          </w:p>
        </w:tc>
      </w:tr>
      <w:tr w:rsidR="00D02095" w:rsidRPr="003E745F" w:rsidTr="00D02095">
        <w:tc>
          <w:tcPr>
            <w:tcW w:w="983" w:type="dxa"/>
          </w:tcPr>
          <w:p w:rsidR="00D02095" w:rsidRPr="000D041D" w:rsidRDefault="00D02095" w:rsidP="008268A7">
            <w:pPr>
              <w:rPr>
                <w:rFonts w:ascii="Courier New" w:hAnsi="Courier New" w:cs="Courier New"/>
              </w:rPr>
            </w:pPr>
            <w:r w:rsidRPr="0067487F">
              <w:rPr>
                <w:rFonts w:ascii="Courier New" w:hAnsi="Courier New" w:cs="Courier New"/>
              </w:rPr>
              <w:t>value</w:t>
            </w:r>
          </w:p>
        </w:tc>
        <w:tc>
          <w:tcPr>
            <w:tcW w:w="1559" w:type="dxa"/>
          </w:tcPr>
          <w:p w:rsidR="00D02095" w:rsidRPr="000D041D" w:rsidRDefault="00D02095" w:rsidP="008268A7">
            <w:pPr>
              <w:rPr>
                <w:rFonts w:ascii="Courier New" w:hAnsi="Courier New" w:cs="Courier New"/>
              </w:rPr>
            </w:pPr>
            <w:r>
              <w:rPr>
                <w:rFonts w:ascii="Courier New" w:hAnsi="Courier New" w:cs="Courier New"/>
              </w:rPr>
              <w:t>Object</w:t>
            </w:r>
          </w:p>
        </w:tc>
        <w:tc>
          <w:tcPr>
            <w:tcW w:w="6813" w:type="dxa"/>
          </w:tcPr>
          <w:p w:rsidR="00D02095" w:rsidRDefault="00D02095" w:rsidP="008268A7">
            <w:r>
              <w:t>One of the following object types:</w:t>
            </w:r>
          </w:p>
          <w:p w:rsidR="00D02095" w:rsidRDefault="00A07801" w:rsidP="00AF2AED">
            <w:pPr>
              <w:pStyle w:val="ListParagraph"/>
              <w:numPr>
                <w:ilvl w:val="0"/>
                <w:numId w:val="12"/>
              </w:numPr>
              <w:spacing w:before="120"/>
            </w:pPr>
            <w:hyperlink w:anchor="_J2735VehicleSafetyExtensions" w:history="1">
              <w:r w:rsidR="00D02095" w:rsidRPr="0067487F">
                <w:rPr>
                  <w:rStyle w:val="Hyperlink"/>
                </w:rPr>
                <w:t>J2735VehicleSafetyExtensions</w:t>
              </w:r>
            </w:hyperlink>
          </w:p>
          <w:p w:rsidR="00D02095" w:rsidRPr="00792834" w:rsidRDefault="00792834" w:rsidP="00AF2AED">
            <w:pPr>
              <w:pStyle w:val="ListParagraph"/>
              <w:numPr>
                <w:ilvl w:val="0"/>
                <w:numId w:val="12"/>
              </w:numPr>
              <w:spacing w:before="120"/>
              <w:rPr>
                <w:rStyle w:val="Hyperlink"/>
              </w:rPr>
            </w:pPr>
            <w:r>
              <w:fldChar w:fldCharType="begin"/>
            </w:r>
            <w:r>
              <w:instrText xml:space="preserve"> HYPERLINK  \l "_J2735SpecialVehicleExtensions" </w:instrText>
            </w:r>
            <w:r>
              <w:fldChar w:fldCharType="separate"/>
            </w:r>
            <w:r w:rsidR="00D02095" w:rsidRPr="00792834">
              <w:rPr>
                <w:rStyle w:val="Hyperlink"/>
              </w:rPr>
              <w:t>J2735SpecialVehicleExtensions</w:t>
            </w:r>
          </w:p>
          <w:p w:rsidR="00D02095" w:rsidRPr="003E745F" w:rsidRDefault="00792834" w:rsidP="00AF2AED">
            <w:pPr>
              <w:pStyle w:val="ListParagraph"/>
              <w:keepNext/>
              <w:numPr>
                <w:ilvl w:val="0"/>
                <w:numId w:val="12"/>
              </w:numPr>
              <w:spacing w:before="120"/>
            </w:pPr>
            <w:r>
              <w:fldChar w:fldCharType="end"/>
            </w:r>
            <w:hyperlink w:anchor="_J2735SupplementalVehicleExtensions" w:history="1">
              <w:r w:rsidR="00D02095" w:rsidRPr="0067487F">
                <w:rPr>
                  <w:rStyle w:val="Hyperlink"/>
                </w:rPr>
                <w:t>J2735SupplementalVehicleExtensions</w:t>
              </w:r>
            </w:hyperlink>
          </w:p>
        </w:tc>
      </w:tr>
    </w:tbl>
    <w:p w:rsidR="00D23963" w:rsidRDefault="00955C0A" w:rsidP="008268A7">
      <w:pPr>
        <w:pStyle w:val="Caption"/>
      </w:pPr>
      <w:r>
        <w:t xml:space="preserve">Table </w:t>
      </w:r>
      <w:r w:rsidR="00A07801">
        <w:fldChar w:fldCharType="begin"/>
      </w:r>
      <w:r w:rsidR="00A07801">
        <w:instrText xml:space="preserve"> SEQ Table \* ARABIC </w:instrText>
      </w:r>
      <w:r w:rsidR="00A07801">
        <w:fldChar w:fldCharType="separate"/>
      </w:r>
      <w:r w:rsidR="00B9778E">
        <w:rPr>
          <w:noProof/>
        </w:rPr>
        <w:t>11</w:t>
      </w:r>
      <w:r w:rsidR="00A07801">
        <w:rPr>
          <w:noProof/>
        </w:rPr>
        <w:fldChar w:fldCharType="end"/>
      </w:r>
      <w:r>
        <w:t xml:space="preserve"> - </w:t>
      </w:r>
      <w:r w:rsidRPr="0091246C">
        <w:t>J2735BsmPart2Content</w:t>
      </w:r>
    </w:p>
    <w:p w:rsidR="00D23963" w:rsidRPr="006719D6" w:rsidRDefault="004775FB" w:rsidP="008268A7">
      <w:pPr>
        <w:pStyle w:val="Heading2"/>
      </w:pPr>
      <w:bookmarkStart w:id="98" w:name="_5J2735Position3D"/>
      <w:bookmarkStart w:id="99" w:name="_J2735Position3D"/>
      <w:bookmarkStart w:id="100" w:name="_OdePosition3D"/>
      <w:bookmarkStart w:id="101" w:name="_Toc462052335"/>
      <w:bookmarkStart w:id="102" w:name="_Ref511749931"/>
      <w:bookmarkStart w:id="103" w:name="_Toc530144514"/>
      <w:bookmarkEnd w:id="98"/>
      <w:bookmarkEnd w:id="99"/>
      <w:bookmarkEnd w:id="100"/>
      <w:r>
        <w:t>Ode</w:t>
      </w:r>
      <w:r w:rsidR="00D23963" w:rsidRPr="006719D6">
        <w:t>Position3D</w:t>
      </w:r>
      <w:bookmarkEnd w:id="101"/>
      <w:bookmarkEnd w:id="102"/>
      <w:bookmarkEnd w:id="103"/>
    </w:p>
    <w:p w:rsidR="00D23963" w:rsidRDefault="00FD010E" w:rsidP="008268A7">
      <w:r>
        <w:t xml:space="preserve">This data structure </w:t>
      </w:r>
      <w:r w:rsidR="00B408A7" w:rsidRPr="00B408A7">
        <w:t>provides a precise location in the WGS-84 coordinate system, from which short offsets may be used to create additional data using a flat earth projection centered on this location</w:t>
      </w:r>
      <w:r w:rsidR="00B408A7">
        <w:t>.</w:t>
      </w:r>
    </w:p>
    <w:tbl>
      <w:tblPr>
        <w:tblStyle w:val="TableGrid"/>
        <w:tblW w:w="0" w:type="auto"/>
        <w:tblLook w:val="04A0" w:firstRow="1" w:lastRow="0" w:firstColumn="1" w:lastColumn="0" w:noHBand="0" w:noVBand="1"/>
      </w:tblPr>
      <w:tblGrid>
        <w:gridCol w:w="1735"/>
        <w:gridCol w:w="1466"/>
        <w:gridCol w:w="1549"/>
        <w:gridCol w:w="1334"/>
        <w:gridCol w:w="1633"/>
        <w:gridCol w:w="1633"/>
      </w:tblGrid>
      <w:tr w:rsidR="00D23963" w:rsidRPr="006E5FF6" w:rsidTr="00D23963">
        <w:tc>
          <w:tcPr>
            <w:tcW w:w="2159" w:type="dxa"/>
          </w:tcPr>
          <w:p w:rsidR="00D23963" w:rsidRPr="006E5FF6" w:rsidRDefault="00D23963" w:rsidP="008268A7">
            <w:pPr>
              <w:rPr>
                <w:b/>
              </w:rPr>
            </w:pPr>
            <w:r w:rsidRPr="006E5FF6">
              <w:rPr>
                <w:b/>
              </w:rPr>
              <w:t>Name</w:t>
            </w:r>
          </w:p>
        </w:tc>
        <w:tc>
          <w:tcPr>
            <w:tcW w:w="2159" w:type="dxa"/>
          </w:tcPr>
          <w:p w:rsidR="00D23963" w:rsidRPr="006E5FF6" w:rsidRDefault="00D23963" w:rsidP="008268A7">
            <w:pPr>
              <w:rPr>
                <w:b/>
              </w:rPr>
            </w:pPr>
            <w:r w:rsidRPr="006E5FF6">
              <w:rPr>
                <w:b/>
              </w:rPr>
              <w:t>Type</w:t>
            </w:r>
          </w:p>
        </w:tc>
        <w:tc>
          <w:tcPr>
            <w:tcW w:w="2158" w:type="dxa"/>
          </w:tcPr>
          <w:p w:rsidR="00D23963" w:rsidRPr="006E5FF6" w:rsidRDefault="00D23963" w:rsidP="008268A7">
            <w:pPr>
              <w:rPr>
                <w:b/>
              </w:rPr>
            </w:pPr>
            <w:r w:rsidRPr="006E5FF6">
              <w:rPr>
                <w:b/>
              </w:rPr>
              <w:t>Description</w:t>
            </w:r>
          </w:p>
        </w:tc>
        <w:tc>
          <w:tcPr>
            <w:tcW w:w="2158" w:type="dxa"/>
          </w:tcPr>
          <w:p w:rsidR="00D23963" w:rsidRPr="006E5FF6" w:rsidRDefault="00D23963" w:rsidP="008268A7">
            <w:pPr>
              <w:rPr>
                <w:b/>
              </w:rPr>
            </w:pPr>
            <w:r w:rsidRPr="006E5FF6">
              <w:rPr>
                <w:b/>
              </w:rPr>
              <w:t>Units</w:t>
            </w:r>
          </w:p>
        </w:tc>
        <w:tc>
          <w:tcPr>
            <w:tcW w:w="2158" w:type="dxa"/>
          </w:tcPr>
          <w:p w:rsidR="00D23963" w:rsidRPr="006E5FF6" w:rsidRDefault="00D23963" w:rsidP="008268A7">
            <w:pPr>
              <w:rPr>
                <w:b/>
              </w:rPr>
            </w:pPr>
            <w:r w:rsidRPr="006E5FF6">
              <w:rPr>
                <w:b/>
              </w:rPr>
              <w:t>Valid Min</w:t>
            </w:r>
          </w:p>
        </w:tc>
        <w:tc>
          <w:tcPr>
            <w:tcW w:w="2158" w:type="dxa"/>
          </w:tcPr>
          <w:p w:rsidR="00D23963" w:rsidRPr="006E5FF6" w:rsidRDefault="00D23963" w:rsidP="008268A7">
            <w:pPr>
              <w:rPr>
                <w:b/>
              </w:rPr>
            </w:pPr>
            <w:r w:rsidRPr="006E5FF6">
              <w:rPr>
                <w:b/>
              </w:rPr>
              <w:t>Valid Max</w:t>
            </w:r>
          </w:p>
        </w:tc>
      </w:tr>
      <w:tr w:rsidR="00D23963" w:rsidRPr="003E745F" w:rsidTr="00D23963">
        <w:tc>
          <w:tcPr>
            <w:tcW w:w="2159" w:type="dxa"/>
          </w:tcPr>
          <w:p w:rsidR="00D23963" w:rsidRPr="000D041D" w:rsidRDefault="00D23963" w:rsidP="008268A7">
            <w:pPr>
              <w:rPr>
                <w:rFonts w:ascii="Courier New" w:hAnsi="Courier New" w:cs="Courier New"/>
              </w:rPr>
            </w:pPr>
            <w:r w:rsidRPr="000D041D">
              <w:rPr>
                <w:rFonts w:ascii="Courier New" w:hAnsi="Courier New" w:cs="Courier New"/>
              </w:rPr>
              <w:t>elevation</w:t>
            </w:r>
            <w:r w:rsidR="00D02095">
              <w:rPr>
                <w:rFonts w:ascii="Courier New" w:hAnsi="Courier New" w:cs="Courier New"/>
              </w:rPr>
              <w:fldChar w:fldCharType="begin"/>
            </w:r>
            <w:r w:rsidR="00D02095">
              <w:rPr>
                <w:rFonts w:ascii="Courier New" w:hAnsi="Courier New" w:cs="Courier New"/>
              </w:rPr>
              <w:instrText xml:space="preserve"> NOTEREF _Ref511750746 \h </w:instrText>
            </w:r>
            <w:r w:rsidR="00D02095">
              <w:rPr>
                <w:rFonts w:ascii="Courier New" w:hAnsi="Courier New" w:cs="Courier New"/>
              </w:rPr>
            </w:r>
            <w:r w:rsidR="00D02095">
              <w:rPr>
                <w:rFonts w:ascii="Courier New" w:hAnsi="Courier New" w:cs="Courier New"/>
              </w:rPr>
              <w:fldChar w:fldCharType="separate"/>
            </w:r>
            <w:r w:rsidR="00B9778E">
              <w:rPr>
                <w:rFonts w:ascii="Courier New" w:hAnsi="Courier New" w:cs="Courier New"/>
              </w:rPr>
              <w:t>†</w:t>
            </w:r>
            <w:r w:rsidR="00D02095">
              <w:rPr>
                <w:rFonts w:ascii="Courier New" w:hAnsi="Courier New" w:cs="Courier New"/>
              </w:rPr>
              <w:fldChar w:fldCharType="end"/>
            </w:r>
          </w:p>
        </w:tc>
        <w:tc>
          <w:tcPr>
            <w:tcW w:w="2159" w:type="dxa"/>
          </w:tcPr>
          <w:p w:rsidR="00D23963" w:rsidRDefault="00D23963" w:rsidP="008268A7">
            <w:pPr>
              <w:rPr>
                <w:rFonts w:ascii="Courier New" w:hAnsi="Courier New" w:cs="Courier New"/>
              </w:rPr>
            </w:pPr>
            <w:r>
              <w:rPr>
                <w:rFonts w:ascii="Courier New" w:hAnsi="Courier New" w:cs="Courier New"/>
              </w:rPr>
              <w:t>decimal</w:t>
            </w:r>
          </w:p>
        </w:tc>
        <w:tc>
          <w:tcPr>
            <w:tcW w:w="2158" w:type="dxa"/>
          </w:tcPr>
          <w:p w:rsidR="00D23963" w:rsidRPr="003E745F" w:rsidRDefault="006A1740" w:rsidP="008268A7">
            <w:r>
              <w:t>T</w:t>
            </w:r>
            <w:r w:rsidRPr="006A1740">
              <w:t>he geographic position above or below the reference ellipsoid (typically WGS-84)</w:t>
            </w:r>
          </w:p>
        </w:tc>
        <w:tc>
          <w:tcPr>
            <w:tcW w:w="2158" w:type="dxa"/>
          </w:tcPr>
          <w:p w:rsidR="00D23963" w:rsidRPr="003E745F" w:rsidRDefault="00D23963" w:rsidP="008268A7">
            <w:r>
              <w:t>meters</w:t>
            </w:r>
          </w:p>
        </w:tc>
        <w:tc>
          <w:tcPr>
            <w:tcW w:w="2158" w:type="dxa"/>
          </w:tcPr>
          <w:p w:rsidR="00D23963" w:rsidRPr="003E745F" w:rsidRDefault="00D23963" w:rsidP="008268A7">
            <w:r w:rsidRPr="00472FC1">
              <w:t>-409.5</w:t>
            </w:r>
          </w:p>
        </w:tc>
        <w:tc>
          <w:tcPr>
            <w:tcW w:w="2158" w:type="dxa"/>
          </w:tcPr>
          <w:p w:rsidR="00D23963" w:rsidRPr="003E745F" w:rsidRDefault="00D23963" w:rsidP="008268A7">
            <w:r w:rsidRPr="00472FC1">
              <w:t>6143.9</w:t>
            </w:r>
          </w:p>
        </w:tc>
      </w:tr>
      <w:tr w:rsidR="00D23963" w:rsidRPr="003E745F" w:rsidTr="00D23963">
        <w:tc>
          <w:tcPr>
            <w:tcW w:w="2159" w:type="dxa"/>
          </w:tcPr>
          <w:p w:rsidR="00D23963" w:rsidRPr="000D041D" w:rsidRDefault="00D23963" w:rsidP="008268A7">
            <w:pPr>
              <w:rPr>
                <w:rFonts w:ascii="Courier New" w:hAnsi="Courier New" w:cs="Courier New"/>
              </w:rPr>
            </w:pPr>
            <w:r w:rsidRPr="000D041D">
              <w:rPr>
                <w:rFonts w:ascii="Courier New" w:hAnsi="Courier New" w:cs="Courier New"/>
              </w:rPr>
              <w:t>latitude</w:t>
            </w:r>
            <w:r w:rsidR="00D02095">
              <w:rPr>
                <w:rFonts w:ascii="Courier New" w:hAnsi="Courier New" w:cs="Courier New"/>
              </w:rPr>
              <w:fldChar w:fldCharType="begin"/>
            </w:r>
            <w:r w:rsidR="00D02095">
              <w:rPr>
                <w:rFonts w:ascii="Courier New" w:hAnsi="Courier New" w:cs="Courier New"/>
              </w:rPr>
              <w:instrText xml:space="preserve"> NOTEREF _Ref511750746 \h </w:instrText>
            </w:r>
            <w:r w:rsidR="00D02095">
              <w:rPr>
                <w:rFonts w:ascii="Courier New" w:hAnsi="Courier New" w:cs="Courier New"/>
              </w:rPr>
            </w:r>
            <w:r w:rsidR="00D02095">
              <w:rPr>
                <w:rFonts w:ascii="Courier New" w:hAnsi="Courier New" w:cs="Courier New"/>
              </w:rPr>
              <w:fldChar w:fldCharType="separate"/>
            </w:r>
            <w:r w:rsidR="00B9778E">
              <w:rPr>
                <w:rFonts w:ascii="Courier New" w:hAnsi="Courier New" w:cs="Courier New"/>
              </w:rPr>
              <w:t>†</w:t>
            </w:r>
            <w:r w:rsidR="00D02095">
              <w:rPr>
                <w:rFonts w:ascii="Courier New" w:hAnsi="Courier New" w:cs="Courier New"/>
              </w:rPr>
              <w:fldChar w:fldCharType="end"/>
            </w:r>
          </w:p>
        </w:tc>
        <w:tc>
          <w:tcPr>
            <w:tcW w:w="2159" w:type="dxa"/>
          </w:tcPr>
          <w:p w:rsidR="00D23963" w:rsidRDefault="00D23963" w:rsidP="008268A7">
            <w:pPr>
              <w:rPr>
                <w:rFonts w:ascii="Courier New" w:hAnsi="Courier New" w:cs="Courier New"/>
              </w:rPr>
            </w:pPr>
            <w:r>
              <w:rPr>
                <w:rFonts w:ascii="Courier New" w:hAnsi="Courier New" w:cs="Courier New"/>
              </w:rPr>
              <w:t>decimal</w:t>
            </w:r>
          </w:p>
        </w:tc>
        <w:tc>
          <w:tcPr>
            <w:tcW w:w="2158" w:type="dxa"/>
          </w:tcPr>
          <w:p w:rsidR="00D23963" w:rsidRPr="003E745F" w:rsidRDefault="006A1740" w:rsidP="008268A7">
            <w:r>
              <w:t>The geographic latitude of an object</w:t>
            </w:r>
          </w:p>
        </w:tc>
        <w:tc>
          <w:tcPr>
            <w:tcW w:w="2158" w:type="dxa"/>
          </w:tcPr>
          <w:p w:rsidR="00D23963" w:rsidRPr="003E745F" w:rsidRDefault="00D23963" w:rsidP="008268A7">
            <w:r>
              <w:t>Degrees</w:t>
            </w:r>
          </w:p>
        </w:tc>
        <w:tc>
          <w:tcPr>
            <w:tcW w:w="2158" w:type="dxa"/>
          </w:tcPr>
          <w:p w:rsidR="00D23963" w:rsidRPr="003E745F" w:rsidRDefault="00D23963" w:rsidP="008268A7">
            <w:r>
              <w:t>-90.</w:t>
            </w:r>
            <w:r w:rsidR="00B408A7">
              <w:t>0000000</w:t>
            </w:r>
          </w:p>
        </w:tc>
        <w:tc>
          <w:tcPr>
            <w:tcW w:w="2158" w:type="dxa"/>
          </w:tcPr>
          <w:p w:rsidR="00D23963" w:rsidRPr="003E745F" w:rsidRDefault="00D23963" w:rsidP="008268A7">
            <w:r>
              <w:t>+90.</w:t>
            </w:r>
            <w:r w:rsidR="00B408A7">
              <w:t>0000001</w:t>
            </w:r>
          </w:p>
        </w:tc>
      </w:tr>
      <w:tr w:rsidR="00D23963" w:rsidRPr="003E745F" w:rsidTr="00D23963">
        <w:tc>
          <w:tcPr>
            <w:tcW w:w="2159" w:type="dxa"/>
          </w:tcPr>
          <w:p w:rsidR="00D23963" w:rsidRPr="000D041D" w:rsidRDefault="00D23963" w:rsidP="008268A7">
            <w:pPr>
              <w:rPr>
                <w:rFonts w:ascii="Courier New" w:hAnsi="Courier New" w:cs="Courier New"/>
              </w:rPr>
            </w:pPr>
            <w:r w:rsidRPr="000D041D">
              <w:rPr>
                <w:rFonts w:ascii="Courier New" w:hAnsi="Courier New" w:cs="Courier New"/>
              </w:rPr>
              <w:t>longitude</w:t>
            </w:r>
            <w:r w:rsidR="00D02095">
              <w:rPr>
                <w:rFonts w:ascii="Courier New" w:hAnsi="Courier New" w:cs="Courier New"/>
              </w:rPr>
              <w:fldChar w:fldCharType="begin"/>
            </w:r>
            <w:r w:rsidR="00D02095">
              <w:rPr>
                <w:rFonts w:ascii="Courier New" w:hAnsi="Courier New" w:cs="Courier New"/>
              </w:rPr>
              <w:instrText xml:space="preserve"> NOTEREF _Ref511750746 \h </w:instrText>
            </w:r>
            <w:r w:rsidR="00D02095">
              <w:rPr>
                <w:rFonts w:ascii="Courier New" w:hAnsi="Courier New" w:cs="Courier New"/>
              </w:rPr>
            </w:r>
            <w:r w:rsidR="00D02095">
              <w:rPr>
                <w:rFonts w:ascii="Courier New" w:hAnsi="Courier New" w:cs="Courier New"/>
              </w:rPr>
              <w:fldChar w:fldCharType="separate"/>
            </w:r>
            <w:r w:rsidR="00B9778E">
              <w:rPr>
                <w:rFonts w:ascii="Courier New" w:hAnsi="Courier New" w:cs="Courier New"/>
              </w:rPr>
              <w:t>†</w:t>
            </w:r>
            <w:r w:rsidR="00D02095">
              <w:rPr>
                <w:rFonts w:ascii="Courier New" w:hAnsi="Courier New" w:cs="Courier New"/>
              </w:rPr>
              <w:fldChar w:fldCharType="end"/>
            </w:r>
          </w:p>
        </w:tc>
        <w:tc>
          <w:tcPr>
            <w:tcW w:w="2159" w:type="dxa"/>
          </w:tcPr>
          <w:p w:rsidR="00D23963" w:rsidRDefault="00D23963" w:rsidP="008268A7">
            <w:pPr>
              <w:rPr>
                <w:rFonts w:ascii="Courier New" w:hAnsi="Courier New" w:cs="Courier New"/>
              </w:rPr>
            </w:pPr>
            <w:r>
              <w:rPr>
                <w:rFonts w:ascii="Courier New" w:hAnsi="Courier New" w:cs="Courier New"/>
              </w:rPr>
              <w:t>decimal</w:t>
            </w:r>
          </w:p>
        </w:tc>
        <w:tc>
          <w:tcPr>
            <w:tcW w:w="2158" w:type="dxa"/>
          </w:tcPr>
          <w:p w:rsidR="00D23963" w:rsidRPr="003E745F" w:rsidRDefault="006A1740" w:rsidP="008268A7">
            <w:r w:rsidRPr="006A1740">
              <w:t>The geographic longitude of an object</w:t>
            </w:r>
          </w:p>
        </w:tc>
        <w:tc>
          <w:tcPr>
            <w:tcW w:w="2158" w:type="dxa"/>
          </w:tcPr>
          <w:p w:rsidR="00D23963" w:rsidRPr="003E745F" w:rsidRDefault="00D23963" w:rsidP="008268A7">
            <w:r>
              <w:t>Degrees</w:t>
            </w:r>
          </w:p>
        </w:tc>
        <w:tc>
          <w:tcPr>
            <w:tcW w:w="2158" w:type="dxa"/>
          </w:tcPr>
          <w:p w:rsidR="00D23963" w:rsidRPr="003E745F" w:rsidRDefault="00D23963" w:rsidP="008268A7">
            <w:r>
              <w:t>-</w:t>
            </w:r>
            <w:r w:rsidR="00B408A7">
              <w:t xml:space="preserve"> </w:t>
            </w:r>
            <w:r w:rsidR="00B408A7" w:rsidRPr="00B408A7">
              <w:t>179</w:t>
            </w:r>
            <w:r w:rsidR="00B408A7">
              <w:t>.</w:t>
            </w:r>
            <w:r w:rsidR="00B408A7" w:rsidRPr="00B408A7">
              <w:t>9999999</w:t>
            </w:r>
          </w:p>
        </w:tc>
        <w:tc>
          <w:tcPr>
            <w:tcW w:w="2158" w:type="dxa"/>
          </w:tcPr>
          <w:p w:rsidR="00D23963" w:rsidRPr="003E745F" w:rsidRDefault="00D02095" w:rsidP="008268A7">
            <w:pPr>
              <w:keepNext/>
            </w:pPr>
            <w:r>
              <w:t>+</w:t>
            </w:r>
            <w:r w:rsidR="00B408A7">
              <w:t xml:space="preserve"> </w:t>
            </w:r>
            <w:r w:rsidR="00B408A7" w:rsidRPr="00B408A7">
              <w:t>180</w:t>
            </w:r>
            <w:r w:rsidR="00B408A7">
              <w:t>.</w:t>
            </w:r>
            <w:r w:rsidR="00B408A7" w:rsidRPr="00B408A7">
              <w:t>0000001</w:t>
            </w:r>
          </w:p>
        </w:tc>
      </w:tr>
    </w:tbl>
    <w:p w:rsidR="00D23963" w:rsidRDefault="00D23963" w:rsidP="008268A7">
      <w:pPr>
        <w:pStyle w:val="Caption"/>
      </w:pPr>
      <w:bookmarkStart w:id="104" w:name="_Toc456253340"/>
      <w:r>
        <w:t xml:space="preserve">Table </w:t>
      </w:r>
      <w:r w:rsidR="00A07801">
        <w:fldChar w:fldCharType="begin"/>
      </w:r>
      <w:r w:rsidR="00A07801">
        <w:instrText xml:space="preserve"> SEQ Table \* ARABIC </w:instrText>
      </w:r>
      <w:r w:rsidR="00A07801">
        <w:fldChar w:fldCharType="separate"/>
      </w:r>
      <w:r w:rsidR="00B9778E">
        <w:rPr>
          <w:noProof/>
        </w:rPr>
        <w:t>12</w:t>
      </w:r>
      <w:r w:rsidR="00A07801">
        <w:rPr>
          <w:noProof/>
        </w:rPr>
        <w:fldChar w:fldCharType="end"/>
      </w:r>
      <w:r>
        <w:t xml:space="preserve"> - </w:t>
      </w:r>
      <w:r w:rsidRPr="00633532">
        <w:t>OdePosition3D</w:t>
      </w:r>
      <w:bookmarkEnd w:id="104"/>
    </w:p>
    <w:p w:rsidR="00D23963" w:rsidRDefault="00D23963" w:rsidP="008268A7">
      <w:pPr>
        <w:pStyle w:val="Heading2"/>
      </w:pPr>
      <w:bookmarkStart w:id="105" w:name="_J2735AccelerationSet4Way"/>
      <w:bookmarkStart w:id="106" w:name="_Ref511749985"/>
      <w:bookmarkStart w:id="107" w:name="_Toc530144515"/>
      <w:bookmarkEnd w:id="105"/>
      <w:r w:rsidRPr="00BA3CFB">
        <w:t>J2735AccelerationSet4Way</w:t>
      </w:r>
      <w:bookmarkEnd w:id="106"/>
      <w:bookmarkEnd w:id="107"/>
    </w:p>
    <w:p w:rsidR="00D23963" w:rsidRDefault="00C117BA" w:rsidP="008268A7">
      <w:r w:rsidRPr="00C117BA">
        <w:t>This data frame is a set of acceleration values in 3 orthogonal directions of the vehicle and with yaw rotation rates, expressed as a structure.</w:t>
      </w:r>
    </w:p>
    <w:tbl>
      <w:tblPr>
        <w:tblStyle w:val="TableGrid"/>
        <w:tblW w:w="0" w:type="auto"/>
        <w:tblLook w:val="04A0" w:firstRow="1" w:lastRow="0" w:firstColumn="1" w:lastColumn="0" w:noHBand="0" w:noVBand="1"/>
      </w:tblPr>
      <w:tblGrid>
        <w:gridCol w:w="1683"/>
        <w:gridCol w:w="2070"/>
        <w:gridCol w:w="1660"/>
        <w:gridCol w:w="1497"/>
        <w:gridCol w:w="1186"/>
        <w:gridCol w:w="1254"/>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D23963" w:rsidP="008268A7">
            <w:pPr>
              <w:rPr>
                <w:rFonts w:ascii="Courier New" w:hAnsi="Courier New" w:cs="Courier New"/>
              </w:rPr>
            </w:pPr>
            <w:r>
              <w:rPr>
                <w:rFonts w:ascii="Courier New" w:hAnsi="Courier New" w:cs="Courier New"/>
              </w:rPr>
              <w:t>accelLat</w:t>
            </w:r>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B9778E">
              <w:rPr>
                <w:rFonts w:ascii="Courier New" w:hAnsi="Courier New" w:cs="Courier New"/>
              </w:rPr>
              <w:t>†</w:t>
            </w:r>
            <w:r w:rsidR="00E92FD7">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 xml:space="preserve">Latitudinal acceleration, </w:t>
            </w:r>
            <w:r>
              <w:lastRenderedPageBreak/>
              <w:t xml:space="preserve">i.e. acceleration perpendicular to the direction of travel. </w:t>
            </w:r>
          </w:p>
        </w:tc>
        <w:tc>
          <w:tcPr>
            <w:tcW w:w="1797" w:type="dxa"/>
          </w:tcPr>
          <w:p w:rsidR="00D23963" w:rsidRPr="006E5FF6" w:rsidRDefault="00D23963" w:rsidP="008268A7">
            <w:pPr>
              <w:rPr>
                <w:vertAlign w:val="superscript"/>
              </w:rPr>
            </w:pPr>
            <w:r>
              <w:lastRenderedPageBreak/>
              <w:t>m/s</w:t>
            </w:r>
            <w:r>
              <w:rPr>
                <w:vertAlign w:val="superscript"/>
              </w:rPr>
              <w:t>2</w:t>
            </w:r>
          </w:p>
        </w:tc>
        <w:tc>
          <w:tcPr>
            <w:tcW w:w="1791" w:type="dxa"/>
          </w:tcPr>
          <w:p w:rsidR="00D23963" w:rsidRPr="003E745F" w:rsidRDefault="00D23963" w:rsidP="008268A7">
            <w:r>
              <w:t>-20.00</w:t>
            </w:r>
          </w:p>
        </w:tc>
        <w:tc>
          <w:tcPr>
            <w:tcW w:w="1791" w:type="dxa"/>
          </w:tcPr>
          <w:p w:rsidR="00D23963" w:rsidRPr="003E745F" w:rsidRDefault="00D23963" w:rsidP="008268A7">
            <w:r>
              <w:t>+20.00</w:t>
            </w:r>
          </w:p>
        </w:tc>
      </w:tr>
      <w:tr w:rsidR="00D23963" w:rsidRPr="003E745F" w:rsidTr="00D23963">
        <w:tc>
          <w:tcPr>
            <w:tcW w:w="1931" w:type="dxa"/>
          </w:tcPr>
          <w:p w:rsidR="00D23963" w:rsidRPr="000D041D" w:rsidRDefault="00D23963" w:rsidP="008268A7">
            <w:pPr>
              <w:rPr>
                <w:rFonts w:ascii="Courier New" w:hAnsi="Courier New" w:cs="Courier New"/>
              </w:rPr>
            </w:pPr>
            <w:r w:rsidRPr="000D041D">
              <w:rPr>
                <w:rFonts w:ascii="Courier New" w:hAnsi="Courier New" w:cs="Courier New"/>
              </w:rPr>
              <w:t>accelLong</w:t>
            </w:r>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B9778E">
              <w:rPr>
                <w:rFonts w:ascii="Courier New" w:hAnsi="Courier New" w:cs="Courier New"/>
              </w:rPr>
              <w:t>†</w:t>
            </w:r>
            <w:r w:rsidR="00E92FD7">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Longitudinal acceleration, i.e. acceleration in the direction of travel.</w:t>
            </w:r>
          </w:p>
        </w:tc>
        <w:tc>
          <w:tcPr>
            <w:tcW w:w="1797" w:type="dxa"/>
          </w:tcPr>
          <w:p w:rsidR="00D23963" w:rsidRPr="003E745F" w:rsidRDefault="00D23963" w:rsidP="008268A7">
            <w:r>
              <w:t>m/s</w:t>
            </w:r>
            <w:r>
              <w:rPr>
                <w:vertAlign w:val="superscript"/>
              </w:rPr>
              <w:t>2</w:t>
            </w:r>
          </w:p>
        </w:tc>
        <w:tc>
          <w:tcPr>
            <w:tcW w:w="1791" w:type="dxa"/>
          </w:tcPr>
          <w:p w:rsidR="00D23963" w:rsidRPr="003E745F" w:rsidRDefault="00D23963" w:rsidP="008268A7">
            <w:r>
              <w:t>-20.00</w:t>
            </w:r>
          </w:p>
        </w:tc>
        <w:tc>
          <w:tcPr>
            <w:tcW w:w="1791" w:type="dxa"/>
          </w:tcPr>
          <w:p w:rsidR="00D23963" w:rsidRPr="003E745F" w:rsidRDefault="00D23963" w:rsidP="008268A7">
            <w:r>
              <w:t>+20.00</w:t>
            </w:r>
          </w:p>
        </w:tc>
      </w:tr>
      <w:tr w:rsidR="00D23963" w:rsidRPr="003E745F" w:rsidTr="00D23963">
        <w:tc>
          <w:tcPr>
            <w:tcW w:w="1931" w:type="dxa"/>
          </w:tcPr>
          <w:p w:rsidR="00D23963" w:rsidRPr="000D041D" w:rsidRDefault="00D23963" w:rsidP="008268A7">
            <w:pPr>
              <w:rPr>
                <w:rFonts w:ascii="Courier New" w:hAnsi="Courier New" w:cs="Courier New"/>
              </w:rPr>
            </w:pPr>
            <w:r>
              <w:rPr>
                <w:rFonts w:ascii="Courier New" w:hAnsi="Courier New" w:cs="Courier New"/>
              </w:rPr>
              <w:t>accelVert</w:t>
            </w:r>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B9778E">
              <w:rPr>
                <w:rFonts w:ascii="Courier New" w:hAnsi="Courier New" w:cs="Courier New"/>
              </w:rPr>
              <w:t>†</w:t>
            </w:r>
            <w:r w:rsidR="00E92FD7">
              <w:rPr>
                <w:rFonts w:ascii="Courier New" w:hAnsi="Courier New" w:cs="Courier New"/>
              </w:rPr>
              <w:fldChar w:fldCharType="end"/>
            </w:r>
          </w:p>
        </w:tc>
        <w:tc>
          <w:tcPr>
            <w:tcW w:w="3649" w:type="dxa"/>
          </w:tcPr>
          <w:p w:rsidR="00D23963"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 xml:space="preserve">Vertical acceleration, i.e. acceleration along the z-axis </w:t>
            </w:r>
          </w:p>
        </w:tc>
        <w:tc>
          <w:tcPr>
            <w:tcW w:w="1797" w:type="dxa"/>
          </w:tcPr>
          <w:p w:rsidR="00D23963" w:rsidRPr="003E745F" w:rsidRDefault="00D23963" w:rsidP="008268A7">
            <w:r>
              <w:t>G</w:t>
            </w:r>
          </w:p>
        </w:tc>
        <w:tc>
          <w:tcPr>
            <w:tcW w:w="1791" w:type="dxa"/>
          </w:tcPr>
          <w:p w:rsidR="00D23963" w:rsidRPr="003E745F" w:rsidRDefault="00D23963" w:rsidP="008268A7">
            <w:r>
              <w:t>-3.4</w:t>
            </w:r>
          </w:p>
        </w:tc>
        <w:tc>
          <w:tcPr>
            <w:tcW w:w="1791" w:type="dxa"/>
          </w:tcPr>
          <w:p w:rsidR="00D23963" w:rsidRPr="003E745F" w:rsidRDefault="00D23963" w:rsidP="008268A7">
            <w:r>
              <w:t>+1.54</w:t>
            </w:r>
          </w:p>
        </w:tc>
      </w:tr>
      <w:tr w:rsidR="00D23963" w:rsidRPr="003E745F" w:rsidTr="00D23963">
        <w:tc>
          <w:tcPr>
            <w:tcW w:w="1931" w:type="dxa"/>
          </w:tcPr>
          <w:p w:rsidR="00D23963" w:rsidRDefault="00D23963" w:rsidP="008268A7">
            <w:pPr>
              <w:rPr>
                <w:rFonts w:ascii="Courier New" w:hAnsi="Courier New" w:cs="Courier New"/>
              </w:rPr>
            </w:pPr>
            <w:r>
              <w:rPr>
                <w:rFonts w:ascii="Courier New" w:hAnsi="Courier New" w:cs="Courier New"/>
              </w:rPr>
              <w:t>accelYaw</w:t>
            </w:r>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B9778E">
              <w:rPr>
                <w:rFonts w:ascii="Courier New" w:hAnsi="Courier New" w:cs="Courier New"/>
              </w:rPr>
              <w:t>†</w:t>
            </w:r>
            <w:r w:rsidR="00E92FD7">
              <w:rPr>
                <w:rFonts w:ascii="Courier New" w:hAnsi="Courier New" w:cs="Courier New"/>
              </w:rPr>
              <w:fldChar w:fldCharType="end"/>
            </w:r>
          </w:p>
        </w:tc>
        <w:tc>
          <w:tcPr>
            <w:tcW w:w="3649" w:type="dxa"/>
          </w:tcPr>
          <w:p w:rsidR="00D23963"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Rotational acceleration around the z axis</w:t>
            </w:r>
          </w:p>
        </w:tc>
        <w:tc>
          <w:tcPr>
            <w:tcW w:w="1797" w:type="dxa"/>
          </w:tcPr>
          <w:p w:rsidR="00D23963" w:rsidRPr="003E745F" w:rsidRDefault="00D23963" w:rsidP="008268A7">
            <w:r>
              <w:t>Degrees/sec</w:t>
            </w:r>
          </w:p>
        </w:tc>
        <w:tc>
          <w:tcPr>
            <w:tcW w:w="1791" w:type="dxa"/>
          </w:tcPr>
          <w:p w:rsidR="00D23963" w:rsidRPr="003E745F" w:rsidRDefault="00D23963" w:rsidP="008268A7">
            <w:r w:rsidRPr="004B7C35">
              <w:t>-327.67</w:t>
            </w:r>
          </w:p>
        </w:tc>
        <w:tc>
          <w:tcPr>
            <w:tcW w:w="1791" w:type="dxa"/>
          </w:tcPr>
          <w:p w:rsidR="00D23963" w:rsidRPr="003E745F" w:rsidRDefault="00D23963" w:rsidP="008268A7">
            <w:pPr>
              <w:keepNext/>
            </w:pPr>
            <w:r>
              <w:t>+</w:t>
            </w:r>
            <w:r w:rsidRPr="004B7C35">
              <w:t>327.67</w:t>
            </w:r>
          </w:p>
        </w:tc>
      </w:tr>
    </w:tbl>
    <w:p w:rsidR="00D23963" w:rsidRDefault="00955C0A" w:rsidP="008268A7">
      <w:pPr>
        <w:pStyle w:val="Caption"/>
      </w:pPr>
      <w:r>
        <w:t xml:space="preserve">Table </w:t>
      </w:r>
      <w:r w:rsidR="00A07801">
        <w:fldChar w:fldCharType="begin"/>
      </w:r>
      <w:r w:rsidR="00A07801">
        <w:instrText xml:space="preserve"> SEQ Table \* ARABIC </w:instrText>
      </w:r>
      <w:r w:rsidR="00A07801">
        <w:fldChar w:fldCharType="separate"/>
      </w:r>
      <w:r w:rsidR="00B9778E">
        <w:rPr>
          <w:noProof/>
        </w:rPr>
        <w:t>13</w:t>
      </w:r>
      <w:r w:rsidR="00A07801">
        <w:rPr>
          <w:noProof/>
        </w:rPr>
        <w:fldChar w:fldCharType="end"/>
      </w:r>
      <w:r>
        <w:t xml:space="preserve"> - </w:t>
      </w:r>
      <w:r w:rsidRPr="00CE5CD9">
        <w:t>J2735AccelerationSet4Way</w:t>
      </w:r>
    </w:p>
    <w:p w:rsidR="00D23963" w:rsidRDefault="00D23963" w:rsidP="008268A7">
      <w:pPr>
        <w:pStyle w:val="Heading2"/>
      </w:pPr>
      <w:bookmarkStart w:id="108" w:name="_J2735PositionalAccuracy"/>
      <w:bookmarkStart w:id="109" w:name="_Ref511749998"/>
      <w:bookmarkStart w:id="110" w:name="_Toc530144516"/>
      <w:bookmarkEnd w:id="108"/>
      <w:r w:rsidRPr="00BA3CFB">
        <w:t>J2735PositionalAccuracy</w:t>
      </w:r>
      <w:bookmarkEnd w:id="109"/>
      <w:bookmarkEnd w:id="110"/>
    </w:p>
    <w:p w:rsidR="00842BF9" w:rsidRPr="00842BF9" w:rsidRDefault="00842BF9" w:rsidP="008268A7">
      <w:r>
        <w:t>The J2735</w:t>
      </w:r>
      <w:r w:rsidRPr="00842BF9">
        <w:t>PositionalAccuracy data frame consists of various parameters of quality used to model the accuracy of the positional determination with respect to each given axis.</w:t>
      </w:r>
    </w:p>
    <w:tbl>
      <w:tblPr>
        <w:tblStyle w:val="TableGrid"/>
        <w:tblW w:w="0" w:type="auto"/>
        <w:tblLook w:val="04A0" w:firstRow="1" w:lastRow="0" w:firstColumn="1" w:lastColumn="0" w:noHBand="0" w:noVBand="1"/>
      </w:tblPr>
      <w:tblGrid>
        <w:gridCol w:w="1801"/>
        <w:gridCol w:w="1382"/>
        <w:gridCol w:w="2009"/>
        <w:gridCol w:w="937"/>
        <w:gridCol w:w="1499"/>
        <w:gridCol w:w="1722"/>
      </w:tblGrid>
      <w:tr w:rsidR="00D23963" w:rsidRPr="006E5FF6" w:rsidTr="00150FCF">
        <w:tc>
          <w:tcPr>
            <w:tcW w:w="1772" w:type="dxa"/>
          </w:tcPr>
          <w:p w:rsidR="00D23963" w:rsidRPr="006E5FF6" w:rsidRDefault="00D23963" w:rsidP="008268A7">
            <w:pPr>
              <w:rPr>
                <w:b/>
              </w:rPr>
            </w:pPr>
            <w:r w:rsidRPr="006E5FF6">
              <w:rPr>
                <w:b/>
              </w:rPr>
              <w:t>Name</w:t>
            </w:r>
          </w:p>
        </w:tc>
        <w:tc>
          <w:tcPr>
            <w:tcW w:w="2130" w:type="dxa"/>
          </w:tcPr>
          <w:p w:rsidR="00D23963" w:rsidRPr="006E5FF6" w:rsidRDefault="00D23963" w:rsidP="008268A7">
            <w:pPr>
              <w:rPr>
                <w:b/>
              </w:rPr>
            </w:pPr>
            <w:r w:rsidRPr="006E5FF6">
              <w:rPr>
                <w:b/>
              </w:rPr>
              <w:t>Type</w:t>
            </w:r>
          </w:p>
        </w:tc>
        <w:tc>
          <w:tcPr>
            <w:tcW w:w="2009" w:type="dxa"/>
          </w:tcPr>
          <w:p w:rsidR="00D23963" w:rsidRPr="006E5FF6" w:rsidRDefault="00D23963" w:rsidP="008268A7">
            <w:pPr>
              <w:rPr>
                <w:b/>
              </w:rPr>
            </w:pPr>
            <w:r w:rsidRPr="006E5FF6">
              <w:rPr>
                <w:b/>
              </w:rPr>
              <w:t>Description</w:t>
            </w:r>
          </w:p>
        </w:tc>
        <w:tc>
          <w:tcPr>
            <w:tcW w:w="1178" w:type="dxa"/>
          </w:tcPr>
          <w:p w:rsidR="00D23963" w:rsidRPr="006E5FF6" w:rsidRDefault="00D23963" w:rsidP="008268A7">
            <w:pPr>
              <w:rPr>
                <w:b/>
              </w:rPr>
            </w:pPr>
            <w:r w:rsidRPr="006E5FF6">
              <w:rPr>
                <w:b/>
              </w:rPr>
              <w:t>Units</w:t>
            </w:r>
          </w:p>
        </w:tc>
        <w:tc>
          <w:tcPr>
            <w:tcW w:w="1119" w:type="dxa"/>
          </w:tcPr>
          <w:p w:rsidR="00D23963" w:rsidRPr="006E5FF6" w:rsidRDefault="00D23963" w:rsidP="008268A7">
            <w:pPr>
              <w:rPr>
                <w:b/>
              </w:rPr>
            </w:pPr>
            <w:r w:rsidRPr="006E5FF6">
              <w:rPr>
                <w:b/>
              </w:rPr>
              <w:t>Valid Min</w:t>
            </w:r>
          </w:p>
        </w:tc>
        <w:tc>
          <w:tcPr>
            <w:tcW w:w="1142" w:type="dxa"/>
          </w:tcPr>
          <w:p w:rsidR="00D23963" w:rsidRPr="006E5FF6" w:rsidRDefault="00D23963" w:rsidP="008268A7">
            <w:pPr>
              <w:rPr>
                <w:b/>
              </w:rPr>
            </w:pPr>
            <w:r w:rsidRPr="006E5FF6">
              <w:rPr>
                <w:b/>
              </w:rPr>
              <w:t>Valid Max</w:t>
            </w:r>
          </w:p>
        </w:tc>
      </w:tr>
      <w:tr w:rsidR="00D23963" w:rsidRPr="003E745F" w:rsidTr="00150FCF">
        <w:tc>
          <w:tcPr>
            <w:tcW w:w="1772" w:type="dxa"/>
          </w:tcPr>
          <w:p w:rsidR="00D23963" w:rsidRPr="000D041D" w:rsidRDefault="00D23963" w:rsidP="008268A7">
            <w:pPr>
              <w:rPr>
                <w:rFonts w:ascii="Courier New" w:hAnsi="Courier New" w:cs="Courier New"/>
              </w:rPr>
            </w:pPr>
            <w:r w:rsidRPr="00FD62B9">
              <w:rPr>
                <w:rFonts w:ascii="Courier New" w:hAnsi="Courier New" w:cs="Courier New"/>
              </w:rPr>
              <w:t>semiMajor</w:t>
            </w:r>
            <w:r w:rsidR="00DE7376">
              <w:rPr>
                <w:rFonts w:ascii="Courier New" w:hAnsi="Courier New" w:cs="Courier New"/>
              </w:rPr>
              <w:fldChar w:fldCharType="begin"/>
            </w:r>
            <w:r w:rsidR="00DE7376">
              <w:rPr>
                <w:rFonts w:ascii="Courier New" w:hAnsi="Courier New" w:cs="Courier New"/>
              </w:rPr>
              <w:instrText xml:space="preserve"> NOTEREF _Ref511750746 \h </w:instrText>
            </w:r>
            <w:r w:rsidR="00DE7376">
              <w:rPr>
                <w:rFonts w:ascii="Courier New" w:hAnsi="Courier New" w:cs="Courier New"/>
              </w:rPr>
            </w:r>
            <w:r w:rsidR="00DE7376">
              <w:rPr>
                <w:rFonts w:ascii="Courier New" w:hAnsi="Courier New" w:cs="Courier New"/>
              </w:rPr>
              <w:fldChar w:fldCharType="separate"/>
            </w:r>
            <w:r w:rsidR="00B9778E">
              <w:rPr>
                <w:rFonts w:ascii="Courier New" w:hAnsi="Courier New" w:cs="Courier New"/>
              </w:rPr>
              <w:t>†</w:t>
            </w:r>
            <w:r w:rsidR="00DE7376">
              <w:rPr>
                <w:rFonts w:ascii="Courier New" w:hAnsi="Courier New" w:cs="Courier New"/>
              </w:rPr>
              <w:fldChar w:fldCharType="end"/>
            </w:r>
          </w:p>
        </w:tc>
        <w:tc>
          <w:tcPr>
            <w:tcW w:w="2130" w:type="dxa"/>
          </w:tcPr>
          <w:p w:rsidR="00D23963" w:rsidRPr="000D041D" w:rsidRDefault="00D23963" w:rsidP="008268A7">
            <w:pPr>
              <w:rPr>
                <w:rFonts w:ascii="Courier New" w:hAnsi="Courier New" w:cs="Courier New"/>
              </w:rPr>
            </w:pPr>
            <w:r>
              <w:rPr>
                <w:rFonts w:ascii="Courier New" w:hAnsi="Courier New" w:cs="Courier New"/>
              </w:rPr>
              <w:t>decimal</w:t>
            </w:r>
          </w:p>
        </w:tc>
        <w:tc>
          <w:tcPr>
            <w:tcW w:w="2009" w:type="dxa"/>
          </w:tcPr>
          <w:p w:rsidR="00D23963" w:rsidRPr="003E745F" w:rsidRDefault="00150FCF" w:rsidP="008268A7">
            <w:r w:rsidRPr="00150FCF">
              <w:t>semi-major axis accuracy at one standard dev</w:t>
            </w:r>
          </w:p>
        </w:tc>
        <w:tc>
          <w:tcPr>
            <w:tcW w:w="1178" w:type="dxa"/>
          </w:tcPr>
          <w:p w:rsidR="00D23963" w:rsidRPr="00150FCF" w:rsidRDefault="00150FCF" w:rsidP="008268A7">
            <w:r>
              <w:t>Meter</w:t>
            </w:r>
          </w:p>
        </w:tc>
        <w:tc>
          <w:tcPr>
            <w:tcW w:w="1119" w:type="dxa"/>
          </w:tcPr>
          <w:p w:rsidR="00D23963" w:rsidRPr="003E745F" w:rsidRDefault="00150FCF" w:rsidP="008268A7">
            <w:r>
              <w:t>0.00</w:t>
            </w:r>
          </w:p>
        </w:tc>
        <w:tc>
          <w:tcPr>
            <w:tcW w:w="1142" w:type="dxa"/>
          </w:tcPr>
          <w:p w:rsidR="00D23963" w:rsidRPr="003E745F" w:rsidRDefault="00150FCF" w:rsidP="008268A7">
            <w:r>
              <w:t>12.70</w:t>
            </w:r>
          </w:p>
        </w:tc>
      </w:tr>
      <w:tr w:rsidR="00150FCF" w:rsidRPr="003E745F" w:rsidTr="00150FCF">
        <w:tc>
          <w:tcPr>
            <w:tcW w:w="1772" w:type="dxa"/>
          </w:tcPr>
          <w:p w:rsidR="00150FCF" w:rsidRPr="000D041D" w:rsidRDefault="00150FCF" w:rsidP="008268A7">
            <w:pPr>
              <w:rPr>
                <w:rFonts w:ascii="Courier New" w:hAnsi="Courier New" w:cs="Courier New"/>
              </w:rPr>
            </w:pPr>
            <w:r w:rsidRPr="00FD62B9">
              <w:rPr>
                <w:rFonts w:ascii="Courier New" w:hAnsi="Courier New" w:cs="Courier New"/>
              </w:rPr>
              <w:t>semiMinor</w:t>
            </w:r>
            <w:r w:rsidR="00DE7376">
              <w:rPr>
                <w:rFonts w:ascii="Courier New" w:hAnsi="Courier New" w:cs="Courier New"/>
              </w:rPr>
              <w:fldChar w:fldCharType="begin"/>
            </w:r>
            <w:r w:rsidR="00DE7376">
              <w:rPr>
                <w:rFonts w:ascii="Courier New" w:hAnsi="Courier New" w:cs="Courier New"/>
              </w:rPr>
              <w:instrText xml:space="preserve"> NOTEREF _Ref511750746 \h </w:instrText>
            </w:r>
            <w:r w:rsidR="00DE7376">
              <w:rPr>
                <w:rFonts w:ascii="Courier New" w:hAnsi="Courier New" w:cs="Courier New"/>
              </w:rPr>
            </w:r>
            <w:r w:rsidR="00DE7376">
              <w:rPr>
                <w:rFonts w:ascii="Courier New" w:hAnsi="Courier New" w:cs="Courier New"/>
              </w:rPr>
              <w:fldChar w:fldCharType="separate"/>
            </w:r>
            <w:r w:rsidR="00B9778E">
              <w:rPr>
                <w:rFonts w:ascii="Courier New" w:hAnsi="Courier New" w:cs="Courier New"/>
              </w:rPr>
              <w:t>†</w:t>
            </w:r>
            <w:r w:rsidR="00DE7376">
              <w:rPr>
                <w:rFonts w:ascii="Courier New" w:hAnsi="Courier New" w:cs="Courier New"/>
              </w:rPr>
              <w:fldChar w:fldCharType="end"/>
            </w:r>
          </w:p>
        </w:tc>
        <w:tc>
          <w:tcPr>
            <w:tcW w:w="2130" w:type="dxa"/>
          </w:tcPr>
          <w:p w:rsidR="00150FCF" w:rsidRPr="000D041D" w:rsidRDefault="00150FCF" w:rsidP="008268A7">
            <w:pPr>
              <w:rPr>
                <w:rFonts w:ascii="Courier New" w:hAnsi="Courier New" w:cs="Courier New"/>
              </w:rPr>
            </w:pPr>
            <w:r>
              <w:rPr>
                <w:rFonts w:ascii="Courier New" w:hAnsi="Courier New" w:cs="Courier New"/>
              </w:rPr>
              <w:t>decimal</w:t>
            </w:r>
          </w:p>
        </w:tc>
        <w:tc>
          <w:tcPr>
            <w:tcW w:w="2009" w:type="dxa"/>
          </w:tcPr>
          <w:p w:rsidR="00150FCF" w:rsidRPr="003E745F" w:rsidRDefault="00150FCF" w:rsidP="008268A7">
            <w:r w:rsidRPr="00150FCF">
              <w:t>semi-major axis accuracy at one standard dev</w:t>
            </w:r>
          </w:p>
        </w:tc>
        <w:tc>
          <w:tcPr>
            <w:tcW w:w="1178" w:type="dxa"/>
          </w:tcPr>
          <w:p w:rsidR="00150FCF" w:rsidRPr="00150FCF" w:rsidRDefault="00150FCF" w:rsidP="008268A7">
            <w:r>
              <w:t>Meter</w:t>
            </w:r>
          </w:p>
        </w:tc>
        <w:tc>
          <w:tcPr>
            <w:tcW w:w="1119" w:type="dxa"/>
          </w:tcPr>
          <w:p w:rsidR="00150FCF" w:rsidRPr="003E745F" w:rsidRDefault="00150FCF" w:rsidP="008268A7">
            <w:r>
              <w:t>0.00</w:t>
            </w:r>
          </w:p>
        </w:tc>
        <w:tc>
          <w:tcPr>
            <w:tcW w:w="1142" w:type="dxa"/>
          </w:tcPr>
          <w:p w:rsidR="00150FCF" w:rsidRPr="003E745F" w:rsidRDefault="00150FCF" w:rsidP="008268A7">
            <w:r>
              <w:t>12.70</w:t>
            </w:r>
          </w:p>
        </w:tc>
      </w:tr>
      <w:tr w:rsidR="00150FCF" w:rsidRPr="003E745F" w:rsidTr="00150FCF">
        <w:tc>
          <w:tcPr>
            <w:tcW w:w="1772" w:type="dxa"/>
          </w:tcPr>
          <w:p w:rsidR="00150FCF" w:rsidRPr="00FD62B9" w:rsidRDefault="00150FCF" w:rsidP="008268A7">
            <w:pPr>
              <w:rPr>
                <w:rFonts w:ascii="Courier New" w:hAnsi="Courier New" w:cs="Courier New"/>
              </w:rPr>
            </w:pPr>
            <w:r w:rsidRPr="00FD62B9">
              <w:rPr>
                <w:rFonts w:ascii="Courier New" w:hAnsi="Courier New" w:cs="Courier New"/>
              </w:rPr>
              <w:t>orientation</w:t>
            </w:r>
            <w:r w:rsidR="00DE7376">
              <w:rPr>
                <w:rFonts w:ascii="Courier New" w:hAnsi="Courier New" w:cs="Courier New"/>
              </w:rPr>
              <w:fldChar w:fldCharType="begin"/>
            </w:r>
            <w:r w:rsidR="00DE7376">
              <w:rPr>
                <w:rFonts w:ascii="Courier New" w:hAnsi="Courier New" w:cs="Courier New"/>
              </w:rPr>
              <w:instrText xml:space="preserve"> NOTEREF _Ref511750746 \h </w:instrText>
            </w:r>
            <w:r w:rsidR="00DE7376">
              <w:rPr>
                <w:rFonts w:ascii="Courier New" w:hAnsi="Courier New" w:cs="Courier New"/>
              </w:rPr>
            </w:r>
            <w:r w:rsidR="00DE7376">
              <w:rPr>
                <w:rFonts w:ascii="Courier New" w:hAnsi="Courier New" w:cs="Courier New"/>
              </w:rPr>
              <w:fldChar w:fldCharType="separate"/>
            </w:r>
            <w:r w:rsidR="00B9778E">
              <w:rPr>
                <w:rFonts w:ascii="Courier New" w:hAnsi="Courier New" w:cs="Courier New"/>
              </w:rPr>
              <w:t>†</w:t>
            </w:r>
            <w:r w:rsidR="00DE7376">
              <w:rPr>
                <w:rFonts w:ascii="Courier New" w:hAnsi="Courier New" w:cs="Courier New"/>
              </w:rPr>
              <w:fldChar w:fldCharType="end"/>
            </w:r>
          </w:p>
        </w:tc>
        <w:tc>
          <w:tcPr>
            <w:tcW w:w="2130" w:type="dxa"/>
          </w:tcPr>
          <w:p w:rsidR="00150FCF" w:rsidRPr="000D041D" w:rsidRDefault="00150FCF" w:rsidP="008268A7">
            <w:pPr>
              <w:rPr>
                <w:rFonts w:ascii="Courier New" w:hAnsi="Courier New" w:cs="Courier New"/>
              </w:rPr>
            </w:pPr>
            <w:r>
              <w:rPr>
                <w:rFonts w:ascii="Courier New" w:hAnsi="Courier New" w:cs="Courier New"/>
              </w:rPr>
              <w:t>decimal</w:t>
            </w:r>
          </w:p>
        </w:tc>
        <w:tc>
          <w:tcPr>
            <w:tcW w:w="2009" w:type="dxa"/>
          </w:tcPr>
          <w:p w:rsidR="00150FCF" w:rsidRPr="003E745F" w:rsidRDefault="00150FCF" w:rsidP="008268A7">
            <w:r w:rsidRPr="00150FCF">
              <w:t>orientation of semi-major axis -- relative to true north (0~359.9945078786 degrees)</w:t>
            </w:r>
          </w:p>
        </w:tc>
        <w:tc>
          <w:tcPr>
            <w:tcW w:w="1178" w:type="dxa"/>
          </w:tcPr>
          <w:p w:rsidR="00150FCF" w:rsidRPr="003E745F" w:rsidRDefault="00150FCF" w:rsidP="008268A7">
            <w:r>
              <w:t>Degree</w:t>
            </w:r>
          </w:p>
        </w:tc>
        <w:tc>
          <w:tcPr>
            <w:tcW w:w="1119" w:type="dxa"/>
          </w:tcPr>
          <w:p w:rsidR="00150FCF" w:rsidRPr="003E745F" w:rsidRDefault="00150FCF" w:rsidP="008268A7">
            <w:r>
              <w:t>0.0000000000</w:t>
            </w:r>
          </w:p>
        </w:tc>
        <w:tc>
          <w:tcPr>
            <w:tcW w:w="1142" w:type="dxa"/>
          </w:tcPr>
          <w:p w:rsidR="00150FCF" w:rsidRPr="003E745F" w:rsidRDefault="00150FCF" w:rsidP="008268A7">
            <w:pPr>
              <w:keepNext/>
            </w:pPr>
            <w:r>
              <w:t>359.9945078786</w:t>
            </w:r>
          </w:p>
        </w:tc>
      </w:tr>
    </w:tbl>
    <w:p w:rsidR="00D23963" w:rsidRDefault="00955C0A" w:rsidP="008268A7">
      <w:pPr>
        <w:pStyle w:val="Caption"/>
      </w:pPr>
      <w:r>
        <w:t xml:space="preserve">Table </w:t>
      </w:r>
      <w:r w:rsidR="00A07801">
        <w:fldChar w:fldCharType="begin"/>
      </w:r>
      <w:r w:rsidR="00A07801">
        <w:instrText xml:space="preserve"> SEQ Table \* ARABIC </w:instrText>
      </w:r>
      <w:r w:rsidR="00A07801">
        <w:fldChar w:fldCharType="separate"/>
      </w:r>
      <w:r w:rsidR="00B9778E">
        <w:rPr>
          <w:noProof/>
        </w:rPr>
        <w:t>14</w:t>
      </w:r>
      <w:r w:rsidR="00A07801">
        <w:rPr>
          <w:noProof/>
        </w:rPr>
        <w:fldChar w:fldCharType="end"/>
      </w:r>
      <w:r>
        <w:t xml:space="preserve"> - </w:t>
      </w:r>
      <w:r w:rsidRPr="00660B04">
        <w:t>J2735PositionalAccuracy</w:t>
      </w:r>
    </w:p>
    <w:p w:rsidR="00D23963" w:rsidRDefault="00D23963" w:rsidP="008268A7">
      <w:pPr>
        <w:pStyle w:val="Heading2"/>
      </w:pPr>
      <w:bookmarkStart w:id="111" w:name="_J2735TransmissionState"/>
      <w:bookmarkStart w:id="112" w:name="_J2735BrakeSystemStatus"/>
      <w:bookmarkStart w:id="113" w:name="_Ref511810037"/>
      <w:bookmarkStart w:id="114" w:name="_Toc530144517"/>
      <w:bookmarkEnd w:id="111"/>
      <w:bookmarkEnd w:id="112"/>
      <w:r w:rsidRPr="00BA3CFB">
        <w:t>J2735BrakeSystemStatus</w:t>
      </w:r>
      <w:bookmarkEnd w:id="113"/>
      <w:bookmarkEnd w:id="114"/>
    </w:p>
    <w:p w:rsidR="004F740D" w:rsidRPr="004F740D" w:rsidRDefault="004F740D" w:rsidP="008268A7">
      <w:r w:rsidRPr="004F740D">
        <w:t>The Brake System Status data frame conveys a variety of information about the current brake and system control activity of the vehicle. The structure consist</w:t>
      </w:r>
      <w:r w:rsidR="00F70BA7">
        <w:t>s</w:t>
      </w:r>
      <w:r w:rsidRPr="004F740D">
        <w:t xml:space="preserve"> of a sequence of items which provide status flags for any active brakes per wheel, the traction control system, the anti-lock brake system, the stability control system, the brake boost system, and the auxiliary brake system.</w:t>
      </w:r>
    </w:p>
    <w:tbl>
      <w:tblPr>
        <w:tblStyle w:val="TableGrid"/>
        <w:tblW w:w="0" w:type="auto"/>
        <w:tblLook w:val="04A0" w:firstRow="1" w:lastRow="0" w:firstColumn="1" w:lastColumn="0" w:noHBand="0" w:noVBand="1"/>
      </w:tblPr>
      <w:tblGrid>
        <w:gridCol w:w="1771"/>
        <w:gridCol w:w="2682"/>
        <w:gridCol w:w="4897"/>
      </w:tblGrid>
      <w:tr w:rsidR="00242F1E" w:rsidRPr="006E5FF6" w:rsidTr="00242F1E">
        <w:tc>
          <w:tcPr>
            <w:tcW w:w="1771" w:type="dxa"/>
          </w:tcPr>
          <w:p w:rsidR="00242F1E" w:rsidRPr="006E5FF6" w:rsidRDefault="00242F1E" w:rsidP="008268A7">
            <w:pPr>
              <w:rPr>
                <w:b/>
              </w:rPr>
            </w:pPr>
            <w:r w:rsidRPr="006E5FF6">
              <w:rPr>
                <w:b/>
              </w:rPr>
              <w:t>Name</w:t>
            </w:r>
          </w:p>
        </w:tc>
        <w:tc>
          <w:tcPr>
            <w:tcW w:w="2682" w:type="dxa"/>
          </w:tcPr>
          <w:p w:rsidR="00242F1E" w:rsidRPr="006E5FF6" w:rsidRDefault="00242F1E" w:rsidP="008268A7">
            <w:pPr>
              <w:rPr>
                <w:b/>
              </w:rPr>
            </w:pPr>
            <w:r w:rsidRPr="006E5FF6">
              <w:rPr>
                <w:b/>
              </w:rPr>
              <w:t>Type</w:t>
            </w:r>
          </w:p>
        </w:tc>
        <w:tc>
          <w:tcPr>
            <w:tcW w:w="4897" w:type="dxa"/>
          </w:tcPr>
          <w:p w:rsidR="00242F1E" w:rsidRPr="006E5FF6" w:rsidRDefault="00242F1E" w:rsidP="008268A7">
            <w:pPr>
              <w:rPr>
                <w:b/>
              </w:rPr>
            </w:pPr>
            <w:r w:rsidRPr="006E5FF6">
              <w:rPr>
                <w:b/>
              </w:rPr>
              <w:t>Description</w:t>
            </w:r>
          </w:p>
          <w:p w:rsidR="00242F1E" w:rsidRPr="006E5FF6" w:rsidRDefault="00242F1E" w:rsidP="008268A7">
            <w:pPr>
              <w:rPr>
                <w:b/>
              </w:rPr>
            </w:pPr>
          </w:p>
        </w:tc>
      </w:tr>
      <w:tr w:rsidR="00D23963" w:rsidRPr="003E745F" w:rsidTr="00242F1E">
        <w:tc>
          <w:tcPr>
            <w:tcW w:w="1771" w:type="dxa"/>
          </w:tcPr>
          <w:p w:rsidR="00D23963" w:rsidRPr="000D041D" w:rsidRDefault="00D23963" w:rsidP="008268A7">
            <w:pPr>
              <w:rPr>
                <w:rFonts w:ascii="Courier New" w:hAnsi="Courier New" w:cs="Courier New"/>
              </w:rPr>
            </w:pPr>
            <w:r w:rsidRPr="00FD62B9">
              <w:rPr>
                <w:rFonts w:ascii="Courier New" w:hAnsi="Courier New" w:cs="Courier New"/>
              </w:rPr>
              <w:lastRenderedPageBreak/>
              <w:t>wheelBrakes</w:t>
            </w:r>
          </w:p>
        </w:tc>
        <w:tc>
          <w:tcPr>
            <w:tcW w:w="2682" w:type="dxa"/>
          </w:tcPr>
          <w:p w:rsidR="00D23963" w:rsidRPr="000D041D" w:rsidRDefault="00A07801"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897" w:type="dxa"/>
          </w:tcPr>
          <w:p w:rsidR="00D23963" w:rsidRDefault="004F740D" w:rsidP="008268A7">
            <w:r>
              <w:t>I</w:t>
            </w:r>
            <w:r w:rsidRPr="004F740D">
              <w:t>ndicates independently for each of four wheels whether braking is currently active</w:t>
            </w:r>
            <w:r>
              <w:t xml:space="preserve">. </w:t>
            </w:r>
            <w:r w:rsidR="00D23963">
              <w:t>A Boolean dictionary of the following indicators:</w:t>
            </w:r>
          </w:p>
          <w:p w:rsidR="00457364" w:rsidRDefault="00457364" w:rsidP="008268A7">
            <w:pPr>
              <w:autoSpaceDE w:val="0"/>
              <w:autoSpaceDN w:val="0"/>
              <w:adjustRightInd w:val="0"/>
            </w:pP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unavailable</w:t>
            </w:r>
            <w:r>
              <w:rPr>
                <w:rFonts w:ascii="Consolas" w:hAnsi="Consolas" w:cs="Consolas"/>
                <w:color w:val="000000"/>
                <w:sz w:val="20"/>
                <w:szCs w:val="20"/>
              </w:rPr>
              <w:t xml:space="preserve">, </w:t>
            </w:r>
            <w:r>
              <w:rPr>
                <w:rFonts w:ascii="Consolas" w:hAnsi="Consolas" w:cs="Consolas"/>
                <w:b/>
                <w:bCs/>
                <w:i/>
                <w:iCs/>
                <w:color w:val="0000C0"/>
                <w:sz w:val="20"/>
                <w:szCs w:val="20"/>
              </w:rPr>
              <w:t>leftFront</w:t>
            </w:r>
            <w:r>
              <w:rPr>
                <w:rFonts w:ascii="Consolas" w:hAnsi="Consolas" w:cs="Consolas"/>
                <w:color w:val="000000"/>
                <w:sz w:val="20"/>
                <w:szCs w:val="20"/>
              </w:rPr>
              <w:t xml:space="preserve">, </w:t>
            </w:r>
            <w:r>
              <w:rPr>
                <w:rFonts w:ascii="Consolas" w:hAnsi="Consolas" w:cs="Consolas"/>
                <w:b/>
                <w:bCs/>
                <w:i/>
                <w:iCs/>
                <w:color w:val="0000C0"/>
                <w:sz w:val="20"/>
                <w:szCs w:val="20"/>
              </w:rPr>
              <w:t>leftRear</w:t>
            </w:r>
            <w:r>
              <w:rPr>
                <w:rFonts w:ascii="Consolas" w:hAnsi="Consolas" w:cs="Consolas"/>
                <w:color w:val="000000"/>
                <w:sz w:val="20"/>
                <w:szCs w:val="20"/>
              </w:rPr>
              <w:t xml:space="preserve">, </w:t>
            </w:r>
            <w:r>
              <w:rPr>
                <w:rFonts w:ascii="Consolas" w:hAnsi="Consolas" w:cs="Consolas"/>
                <w:b/>
                <w:bCs/>
                <w:i/>
                <w:iCs/>
                <w:color w:val="0000C0"/>
                <w:sz w:val="20"/>
                <w:szCs w:val="20"/>
              </w:rPr>
              <w:t>rightFront</w:t>
            </w:r>
            <w:r>
              <w:rPr>
                <w:rFonts w:ascii="Consolas" w:hAnsi="Consolas" w:cs="Consolas"/>
                <w:color w:val="000000"/>
                <w:sz w:val="20"/>
                <w:szCs w:val="20"/>
              </w:rPr>
              <w:t xml:space="preserve">, </w:t>
            </w:r>
            <w:r>
              <w:rPr>
                <w:rFonts w:ascii="Consolas" w:hAnsi="Consolas" w:cs="Consolas"/>
                <w:b/>
                <w:bCs/>
                <w:i/>
                <w:iCs/>
                <w:color w:val="0000C0"/>
                <w:sz w:val="20"/>
                <w:szCs w:val="20"/>
              </w:rPr>
              <w:t>rightRear</w:t>
            </w:r>
            <w:r>
              <w:rPr>
                <w:rFonts w:ascii="Consolas" w:hAnsi="Consolas" w:cs="Consolas"/>
                <w:color w:val="000000"/>
                <w:sz w:val="20"/>
                <w:szCs w:val="20"/>
              </w:rPr>
              <w:t>}</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unavailable</w:t>
            </w:r>
            <w:r w:rsidRPr="00D47416">
              <w:rPr>
                <w:rFonts w:ascii="Courier New" w:hAnsi="Courier New" w:cs="Courier New"/>
                <w:color w:val="000000"/>
                <w:sz w:val="20"/>
                <w:szCs w:val="20"/>
              </w:rPr>
              <w:t xml:space="preserve"> -- When set, the brake applied status is unavailable </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leftFront</w:t>
            </w:r>
            <w:r w:rsidRPr="00D47416">
              <w:rPr>
                <w:rFonts w:ascii="Courier New" w:hAnsi="Courier New" w:cs="Courier New"/>
                <w:color w:val="000000"/>
                <w:sz w:val="20"/>
                <w:szCs w:val="20"/>
              </w:rPr>
              <w:t xml:space="preserve"> -- Left Front Active </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leftRear</w:t>
            </w:r>
            <w:r w:rsidRPr="00D47416">
              <w:rPr>
                <w:rFonts w:ascii="Courier New" w:hAnsi="Courier New" w:cs="Courier New"/>
                <w:color w:val="000000"/>
                <w:sz w:val="20"/>
                <w:szCs w:val="20"/>
              </w:rPr>
              <w:t xml:space="preserve"> -- Left Rear Active </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t xml:space="preserve">rightFront -- Right Front Active </w:t>
            </w:r>
          </w:p>
          <w:p w:rsidR="00D23963" w:rsidRPr="003E745F" w:rsidRDefault="00D23963" w:rsidP="00AF2AED">
            <w:pPr>
              <w:pStyle w:val="ListParagraph"/>
              <w:numPr>
                <w:ilvl w:val="0"/>
                <w:numId w:val="14"/>
              </w:numPr>
              <w:spacing w:before="120"/>
            </w:pPr>
            <w:r w:rsidRPr="00D47416">
              <w:rPr>
                <w:rFonts w:ascii="Courier New" w:hAnsi="Courier New" w:cs="Courier New"/>
                <w:color w:val="000000"/>
                <w:sz w:val="20"/>
                <w:szCs w:val="20"/>
              </w:rPr>
              <w:t>rightRear -- Right Rear Active</w:t>
            </w:r>
          </w:p>
        </w:tc>
      </w:tr>
      <w:tr w:rsidR="00842BF9" w:rsidRPr="003E745F" w:rsidTr="00242F1E">
        <w:tc>
          <w:tcPr>
            <w:tcW w:w="1771" w:type="dxa"/>
          </w:tcPr>
          <w:p w:rsidR="00842BF9" w:rsidRPr="000D041D" w:rsidRDefault="00842BF9" w:rsidP="008268A7">
            <w:pPr>
              <w:rPr>
                <w:rFonts w:ascii="Courier New" w:hAnsi="Courier New" w:cs="Courier New"/>
              </w:rPr>
            </w:pPr>
            <w:r>
              <w:rPr>
                <w:rFonts w:ascii="Courier New" w:hAnsi="Courier New" w:cs="Courier New"/>
              </w:rPr>
              <w:t>t</w:t>
            </w:r>
            <w:r w:rsidRPr="00D47416">
              <w:rPr>
                <w:rFonts w:ascii="Courier New" w:hAnsi="Courier New" w:cs="Courier New"/>
              </w:rPr>
              <w:t>raction</w:t>
            </w:r>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t>R</w:t>
            </w:r>
            <w:r w:rsidRPr="004F740D">
              <w:t>eflects the status of the vehicle traction control system</w:t>
            </w:r>
            <w:r>
              <w:t>. One of:</w:t>
            </w:r>
          </w:p>
          <w:p w:rsidR="00842BF9" w:rsidRPr="00D47416" w:rsidRDefault="00842BF9" w:rsidP="00AF2AED">
            <w:pPr>
              <w:pStyle w:val="ListParagraph"/>
              <w:numPr>
                <w:ilvl w:val="0"/>
                <w:numId w:val="14"/>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B'00 Not Equipped with traction control or traction control status is unavailable </w:t>
            </w:r>
          </w:p>
          <w:p w:rsidR="00842BF9" w:rsidRPr="00D47416" w:rsidRDefault="00842BF9" w:rsidP="00AF2AED">
            <w:pPr>
              <w:pStyle w:val="ListParagraph"/>
              <w:numPr>
                <w:ilvl w:val="0"/>
                <w:numId w:val="14"/>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off</w:t>
            </w:r>
            <w:r w:rsidRPr="00D47416">
              <w:rPr>
                <w:rFonts w:ascii="Courier New" w:hAnsi="Courier New" w:cs="Courier New"/>
                <w:color w:val="000000"/>
                <w:sz w:val="20"/>
                <w:szCs w:val="20"/>
              </w:rPr>
              <w:t xml:space="preserve"> -- B'01 traction control is Off </w:t>
            </w:r>
          </w:p>
          <w:p w:rsidR="00842BF9" w:rsidRPr="00D47416" w:rsidRDefault="00842BF9" w:rsidP="00AF2AED">
            <w:pPr>
              <w:pStyle w:val="ListParagraph"/>
              <w:numPr>
                <w:ilvl w:val="0"/>
                <w:numId w:val="14"/>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t xml:space="preserve">on -- B'10 traction control is On (but not Engaged) </w:t>
            </w:r>
          </w:p>
          <w:p w:rsidR="00842BF9" w:rsidRPr="003E745F" w:rsidRDefault="00842BF9" w:rsidP="00AF2AED">
            <w:pPr>
              <w:pStyle w:val="ListParagraph"/>
              <w:numPr>
                <w:ilvl w:val="0"/>
                <w:numId w:val="14"/>
              </w:numPr>
              <w:spacing w:before="120"/>
            </w:pPr>
            <w:r w:rsidRPr="00D47416">
              <w:rPr>
                <w:rFonts w:ascii="Courier New" w:hAnsi="Courier New" w:cs="Courier New"/>
                <w:color w:val="000000"/>
                <w:sz w:val="20"/>
                <w:szCs w:val="20"/>
              </w:rPr>
              <w:t>engaged -- B'11 traction control is Engaged</w:t>
            </w:r>
          </w:p>
        </w:tc>
      </w:tr>
      <w:tr w:rsidR="00842BF9" w:rsidRPr="003E745F" w:rsidTr="00242F1E">
        <w:tc>
          <w:tcPr>
            <w:tcW w:w="1771" w:type="dxa"/>
          </w:tcPr>
          <w:p w:rsidR="00842BF9" w:rsidRPr="00D47416" w:rsidRDefault="00842BF9" w:rsidP="008268A7">
            <w:pPr>
              <w:rPr>
                <w:rFonts w:ascii="Courier New" w:hAnsi="Courier New" w:cs="Courier New"/>
              </w:rPr>
            </w:pPr>
            <w:r w:rsidRPr="00D47416">
              <w:rPr>
                <w:rFonts w:ascii="Courier New" w:hAnsi="Courier New" w:cs="Courier New"/>
              </w:rPr>
              <w:t>abs</w:t>
            </w:r>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t>R</w:t>
            </w:r>
            <w:r w:rsidRPr="004F740D">
              <w:t>eflects the status of the vehicle ABS</w:t>
            </w:r>
            <w:r>
              <w:t>. One of:</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ABS Brakes or ABS Brakes status is unavailable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off</w:t>
            </w:r>
            <w:r w:rsidRPr="00AE6F0A">
              <w:rPr>
                <w:rFonts w:ascii="Courier New" w:hAnsi="Courier New" w:cs="Courier New"/>
                <w:color w:val="000000"/>
                <w:sz w:val="20"/>
                <w:szCs w:val="20"/>
              </w:rPr>
              <w:t xml:space="preserve"> -- B'01 Vehicle's ABS are Off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ABS are On ( but not Engaged ) </w:t>
            </w:r>
          </w:p>
          <w:p w:rsidR="00842BF9" w:rsidRPr="003E745F" w:rsidRDefault="00842BF9" w:rsidP="00AF2AED">
            <w:pPr>
              <w:pStyle w:val="ListParagraph"/>
              <w:numPr>
                <w:ilvl w:val="0"/>
                <w:numId w:val="16"/>
              </w:numPr>
              <w:spacing w:before="120"/>
            </w:pPr>
            <w:r w:rsidRPr="00AE6F0A">
              <w:rPr>
                <w:rFonts w:ascii="Courier New" w:hAnsi="Courier New" w:cs="Courier New"/>
                <w:color w:val="000000"/>
                <w:sz w:val="20"/>
                <w:szCs w:val="20"/>
              </w:rPr>
              <w:t>engaged -- B'11 Vehicle's ABS control is Engaged on any wheel</w:t>
            </w:r>
          </w:p>
        </w:tc>
      </w:tr>
      <w:tr w:rsidR="00842BF9" w:rsidRPr="003E745F" w:rsidTr="00242F1E">
        <w:tc>
          <w:tcPr>
            <w:tcW w:w="1771" w:type="dxa"/>
          </w:tcPr>
          <w:p w:rsidR="00842BF9" w:rsidRPr="00D47416" w:rsidRDefault="00842BF9" w:rsidP="008268A7">
            <w:pPr>
              <w:rPr>
                <w:rFonts w:ascii="Courier New" w:hAnsi="Courier New" w:cs="Courier New"/>
              </w:rPr>
            </w:pPr>
            <w:r w:rsidRPr="00D47416">
              <w:rPr>
                <w:rFonts w:ascii="Courier New" w:hAnsi="Courier New" w:cs="Courier New"/>
              </w:rPr>
              <w:t>scs</w:t>
            </w:r>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t>R</w:t>
            </w:r>
            <w:r w:rsidRPr="00010389">
              <w:t>eflects the current state of the stability control system</w:t>
            </w:r>
            <w:r>
              <w:t>. One of:</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Not Equipped with SC or SC status is unavailable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off, -- B'01 Off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on, -- B'10 On or active (but not engaged) </w:t>
            </w:r>
          </w:p>
          <w:p w:rsidR="00842BF9" w:rsidRPr="003E745F" w:rsidRDefault="00842BF9" w:rsidP="00AF2AED">
            <w:pPr>
              <w:pStyle w:val="ListParagraph"/>
              <w:numPr>
                <w:ilvl w:val="0"/>
                <w:numId w:val="16"/>
              </w:numPr>
              <w:spacing w:before="120"/>
            </w:pPr>
            <w:r w:rsidRPr="00AE6F0A">
              <w:rPr>
                <w:rFonts w:ascii="Courier New" w:hAnsi="Courier New" w:cs="Courier New"/>
                <w:color w:val="000000"/>
                <w:sz w:val="20"/>
                <w:szCs w:val="20"/>
              </w:rPr>
              <w:t>engaged -- B'11 stability control is Engaged</w:t>
            </w:r>
          </w:p>
        </w:tc>
      </w:tr>
      <w:tr w:rsidR="00842BF9" w:rsidRPr="003E745F" w:rsidTr="00242F1E">
        <w:tc>
          <w:tcPr>
            <w:tcW w:w="1771" w:type="dxa"/>
          </w:tcPr>
          <w:p w:rsidR="00842BF9" w:rsidRPr="00D47416" w:rsidRDefault="00842BF9" w:rsidP="008268A7">
            <w:pPr>
              <w:rPr>
                <w:rFonts w:ascii="Courier New" w:hAnsi="Courier New" w:cs="Courier New"/>
              </w:rPr>
            </w:pPr>
            <w:r w:rsidRPr="00D47416">
              <w:rPr>
                <w:rFonts w:ascii="Courier New" w:hAnsi="Courier New" w:cs="Courier New"/>
              </w:rPr>
              <w:t>brakeBoost</w:t>
            </w:r>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rsidRPr="00010389">
              <w:t>This is a data element which, when set to the "on" state, indicates emergency braking</w:t>
            </w:r>
            <w:r>
              <w:t>. One of:</w:t>
            </w:r>
          </w:p>
          <w:p w:rsidR="00842BF9" w:rsidRPr="00D47416" w:rsidRDefault="00842BF9" w:rsidP="00AF2AED">
            <w:pPr>
              <w:pStyle w:val="ListParagraph"/>
              <w:numPr>
                <w:ilvl w:val="0"/>
                <w:numId w:val="15"/>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Vehicle not equipped with brake boost or brake boost data is unavailable </w:t>
            </w:r>
          </w:p>
          <w:p w:rsidR="00842BF9" w:rsidRPr="00D47416" w:rsidRDefault="00842BF9" w:rsidP="00AF2AED">
            <w:pPr>
              <w:pStyle w:val="ListParagraph"/>
              <w:numPr>
                <w:ilvl w:val="0"/>
                <w:numId w:val="15"/>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off</w:t>
            </w:r>
            <w:r w:rsidRPr="00D47416">
              <w:rPr>
                <w:rFonts w:ascii="Courier New" w:hAnsi="Courier New" w:cs="Courier New"/>
                <w:color w:val="000000"/>
                <w:sz w:val="20"/>
                <w:szCs w:val="20"/>
              </w:rPr>
              <w:t xml:space="preserve">, -- Vehicle's brake boost is off </w:t>
            </w:r>
          </w:p>
          <w:p w:rsidR="00842BF9" w:rsidRPr="003E745F" w:rsidRDefault="00842BF9" w:rsidP="00AF2AED">
            <w:pPr>
              <w:pStyle w:val="ListParagraph"/>
              <w:numPr>
                <w:ilvl w:val="0"/>
                <w:numId w:val="15"/>
              </w:numPr>
              <w:spacing w:before="120"/>
            </w:pPr>
            <w:r>
              <w:rPr>
                <w:rFonts w:ascii="Courier New" w:hAnsi="Courier New" w:cs="Courier New"/>
                <w:color w:val="000000"/>
                <w:sz w:val="20"/>
                <w:szCs w:val="20"/>
              </w:rPr>
              <w:t>on</w:t>
            </w:r>
            <w:r w:rsidRPr="00D47416">
              <w:rPr>
                <w:rFonts w:ascii="Courier New" w:hAnsi="Courier New" w:cs="Courier New"/>
                <w:color w:val="000000"/>
                <w:sz w:val="20"/>
                <w:szCs w:val="20"/>
              </w:rPr>
              <w:t xml:space="preserve"> -- Vehicle's brake boost is on (applied)</w:t>
            </w:r>
          </w:p>
        </w:tc>
      </w:tr>
      <w:tr w:rsidR="00D23963" w:rsidRPr="003E745F" w:rsidTr="00242F1E">
        <w:tc>
          <w:tcPr>
            <w:tcW w:w="1771" w:type="dxa"/>
          </w:tcPr>
          <w:p w:rsidR="00D23963" w:rsidRPr="00D47416" w:rsidRDefault="00D23963" w:rsidP="008268A7">
            <w:pPr>
              <w:rPr>
                <w:rFonts w:ascii="Courier New" w:hAnsi="Courier New" w:cs="Courier New"/>
              </w:rPr>
            </w:pPr>
            <w:r w:rsidRPr="00D47416">
              <w:rPr>
                <w:rFonts w:ascii="Courier New" w:hAnsi="Courier New" w:cs="Courier New"/>
              </w:rPr>
              <w:lastRenderedPageBreak/>
              <w:t>auxBrakes</w:t>
            </w:r>
          </w:p>
        </w:tc>
        <w:tc>
          <w:tcPr>
            <w:tcW w:w="2682" w:type="dxa"/>
          </w:tcPr>
          <w:p w:rsidR="00D23963" w:rsidRDefault="00842BF9" w:rsidP="008268A7">
            <w:pPr>
              <w:rPr>
                <w:rFonts w:ascii="Courier New" w:hAnsi="Courier New" w:cs="Courier New"/>
              </w:rPr>
            </w:pPr>
            <w:r>
              <w:rPr>
                <w:rFonts w:ascii="Courier New" w:hAnsi="Courier New" w:cs="Courier New"/>
              </w:rPr>
              <w:t>string</w:t>
            </w:r>
          </w:p>
        </w:tc>
        <w:tc>
          <w:tcPr>
            <w:tcW w:w="4897" w:type="dxa"/>
          </w:tcPr>
          <w:p w:rsidR="00D23963" w:rsidRDefault="00010389" w:rsidP="008268A7">
            <w:r>
              <w:t>R</w:t>
            </w:r>
            <w:r w:rsidRPr="00010389">
              <w:t>eflects the status of the auxiliary brakes (sometimes referred to as the parking brake) of the vehicle</w:t>
            </w:r>
            <w:r>
              <w:t xml:space="preserve">. </w:t>
            </w:r>
            <w:r w:rsidR="00D23963">
              <w:t>One of:</w:t>
            </w:r>
          </w:p>
          <w:p w:rsidR="00D23963" w:rsidRPr="00AE6F0A" w:rsidRDefault="00D23963" w:rsidP="00AF2AED">
            <w:pPr>
              <w:pStyle w:val="ListParagraph"/>
              <w:numPr>
                <w:ilvl w:val="0"/>
                <w:numId w:val="15"/>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Aux Brakes or Aux Brakes status is unavailable </w:t>
            </w:r>
          </w:p>
          <w:p w:rsidR="00D23963" w:rsidRPr="00AE6F0A" w:rsidRDefault="00D23963" w:rsidP="00AF2AED">
            <w:pPr>
              <w:pStyle w:val="ListParagraph"/>
              <w:numPr>
                <w:ilvl w:val="0"/>
                <w:numId w:val="15"/>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Off -- B'01 Vehicle's Aux Brakes are Off </w:t>
            </w:r>
          </w:p>
          <w:p w:rsidR="00D23963" w:rsidRPr="00AE6F0A" w:rsidRDefault="00D23963" w:rsidP="00AF2AED">
            <w:pPr>
              <w:pStyle w:val="ListParagraph"/>
              <w:numPr>
                <w:ilvl w:val="0"/>
                <w:numId w:val="15"/>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on -- B'1</w:t>
            </w:r>
            <w:r w:rsidR="009D5560">
              <w:rPr>
                <w:rFonts w:ascii="Courier New" w:hAnsi="Courier New" w:cs="Courier New"/>
                <w:color w:val="000000"/>
                <w:sz w:val="20"/>
                <w:szCs w:val="20"/>
              </w:rPr>
              <w:t>0 Vehicle's Aux Brakes are On (Engaged</w:t>
            </w:r>
            <w:r w:rsidRPr="00AE6F0A">
              <w:rPr>
                <w:rFonts w:ascii="Courier New" w:hAnsi="Courier New" w:cs="Courier New"/>
                <w:color w:val="000000"/>
                <w:sz w:val="20"/>
                <w:szCs w:val="20"/>
              </w:rPr>
              <w:t xml:space="preserve">) </w:t>
            </w:r>
          </w:p>
          <w:p w:rsidR="00D23963" w:rsidRPr="003E745F" w:rsidRDefault="00D23963" w:rsidP="00AF2AED">
            <w:pPr>
              <w:pStyle w:val="ListParagraph"/>
              <w:keepNext/>
              <w:numPr>
                <w:ilvl w:val="0"/>
                <w:numId w:val="15"/>
              </w:numPr>
              <w:spacing w:before="120"/>
            </w:pPr>
            <w:r w:rsidRPr="00AE6F0A">
              <w:rPr>
                <w:rFonts w:ascii="Courier New" w:hAnsi="Courier New" w:cs="Courier New"/>
                <w:color w:val="000000"/>
                <w:sz w:val="20"/>
                <w:szCs w:val="20"/>
              </w:rPr>
              <w:t>reserved -- B'11</w:t>
            </w:r>
          </w:p>
        </w:tc>
      </w:tr>
    </w:tbl>
    <w:p w:rsidR="00D23963" w:rsidRDefault="00955C0A" w:rsidP="008268A7">
      <w:pPr>
        <w:pStyle w:val="Caption"/>
      </w:pPr>
      <w:r>
        <w:t xml:space="preserve">Table </w:t>
      </w:r>
      <w:r w:rsidR="00A07801">
        <w:fldChar w:fldCharType="begin"/>
      </w:r>
      <w:r w:rsidR="00A07801">
        <w:instrText xml:space="preserve"> SEQ Table \* ARABIC </w:instrText>
      </w:r>
      <w:r w:rsidR="00A07801">
        <w:fldChar w:fldCharType="separate"/>
      </w:r>
      <w:r w:rsidR="00B9778E">
        <w:rPr>
          <w:noProof/>
        </w:rPr>
        <w:t>15</w:t>
      </w:r>
      <w:r w:rsidR="00A07801">
        <w:rPr>
          <w:noProof/>
        </w:rPr>
        <w:fldChar w:fldCharType="end"/>
      </w:r>
      <w:r>
        <w:t xml:space="preserve"> - </w:t>
      </w:r>
      <w:r w:rsidRPr="005737D4">
        <w:t>J2735BrakeSystemStatus</w:t>
      </w:r>
    </w:p>
    <w:p w:rsidR="00D23963" w:rsidRDefault="00D23963" w:rsidP="008268A7">
      <w:pPr>
        <w:pStyle w:val="Heading2"/>
      </w:pPr>
      <w:bookmarkStart w:id="115" w:name="_J2735VehicleSize"/>
      <w:bookmarkStart w:id="116" w:name="_Ref511810128"/>
      <w:bookmarkStart w:id="117" w:name="_Toc530144518"/>
      <w:bookmarkEnd w:id="115"/>
      <w:r w:rsidRPr="0068352B">
        <w:t>J2735VehicleSize</w:t>
      </w:r>
      <w:bookmarkEnd w:id="116"/>
      <w:bookmarkEnd w:id="117"/>
    </w:p>
    <w:p w:rsidR="00010389" w:rsidRPr="00010389" w:rsidRDefault="00010389" w:rsidP="008268A7">
      <w:r w:rsidRPr="00010389">
        <w:t xml:space="preserve">The J2735VehicleSize is a data </w:t>
      </w:r>
      <w:r>
        <w:t>structure</w:t>
      </w:r>
      <w:r w:rsidRPr="00010389">
        <w:t xml:space="preserve"> representing the vehicle length and vehicle width in a single data concept</w:t>
      </w:r>
      <w:r>
        <w:t>.</w:t>
      </w:r>
    </w:p>
    <w:tbl>
      <w:tblPr>
        <w:tblStyle w:val="TableGrid"/>
        <w:tblW w:w="0" w:type="auto"/>
        <w:tblLook w:val="04A0" w:firstRow="1" w:lastRow="0" w:firstColumn="1" w:lastColumn="0" w:noHBand="0" w:noVBand="1"/>
      </w:tblPr>
      <w:tblGrid>
        <w:gridCol w:w="1446"/>
        <w:gridCol w:w="2332"/>
        <w:gridCol w:w="1609"/>
        <w:gridCol w:w="1498"/>
        <w:gridCol w:w="1208"/>
        <w:gridCol w:w="1257"/>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D23963" w:rsidP="008268A7">
            <w:pPr>
              <w:rPr>
                <w:rFonts w:ascii="Courier New" w:hAnsi="Courier New" w:cs="Courier New"/>
              </w:rPr>
            </w:pPr>
            <w:r>
              <w:rPr>
                <w:rFonts w:ascii="Courier New" w:hAnsi="Courier New" w:cs="Courier New"/>
              </w:rPr>
              <w:t>l</w:t>
            </w:r>
            <w:r w:rsidRPr="000D041D">
              <w:rPr>
                <w:rFonts w:ascii="Courier New" w:hAnsi="Courier New" w:cs="Courier New"/>
              </w:rPr>
              <w:t>ength</w:t>
            </w:r>
          </w:p>
        </w:tc>
        <w:tc>
          <w:tcPr>
            <w:tcW w:w="3649" w:type="dxa"/>
          </w:tcPr>
          <w:p w:rsidR="00D23963" w:rsidRDefault="00D23963" w:rsidP="008268A7">
            <w:pPr>
              <w:rPr>
                <w:rFonts w:ascii="Courier New" w:hAnsi="Courier New" w:cs="Courier New"/>
              </w:rPr>
            </w:pPr>
            <w:r>
              <w:rPr>
                <w:rFonts w:ascii="Courier New" w:hAnsi="Courier New" w:cs="Courier New"/>
              </w:rPr>
              <w:t>integer</w:t>
            </w:r>
          </w:p>
        </w:tc>
        <w:tc>
          <w:tcPr>
            <w:tcW w:w="1991" w:type="dxa"/>
          </w:tcPr>
          <w:p w:rsidR="00D23963" w:rsidRPr="003E745F" w:rsidRDefault="00D23963" w:rsidP="008268A7">
            <w:r>
              <w:t>Vehicle length</w:t>
            </w:r>
          </w:p>
        </w:tc>
        <w:tc>
          <w:tcPr>
            <w:tcW w:w="1797" w:type="dxa"/>
          </w:tcPr>
          <w:p w:rsidR="00D23963" w:rsidRPr="003E745F" w:rsidRDefault="00D23963" w:rsidP="008268A7">
            <w:r>
              <w:t>Centimeter</w:t>
            </w:r>
          </w:p>
        </w:tc>
        <w:tc>
          <w:tcPr>
            <w:tcW w:w="1791" w:type="dxa"/>
          </w:tcPr>
          <w:p w:rsidR="00D23963" w:rsidRPr="003E745F" w:rsidRDefault="00D23963" w:rsidP="008268A7">
            <w:r>
              <w:t>0</w:t>
            </w:r>
          </w:p>
        </w:tc>
        <w:tc>
          <w:tcPr>
            <w:tcW w:w="1791" w:type="dxa"/>
          </w:tcPr>
          <w:p w:rsidR="00D23963" w:rsidRPr="003E745F" w:rsidRDefault="00D23963" w:rsidP="008268A7">
            <w:r>
              <w:t>16383</w:t>
            </w:r>
          </w:p>
        </w:tc>
      </w:tr>
      <w:tr w:rsidR="00D23963" w:rsidRPr="003E745F" w:rsidTr="00D23963">
        <w:tc>
          <w:tcPr>
            <w:tcW w:w="1931" w:type="dxa"/>
          </w:tcPr>
          <w:p w:rsidR="00D23963" w:rsidRPr="000D041D" w:rsidRDefault="00D23963" w:rsidP="008268A7">
            <w:pPr>
              <w:rPr>
                <w:rFonts w:ascii="Courier New" w:hAnsi="Courier New" w:cs="Courier New"/>
              </w:rPr>
            </w:pPr>
            <w:r>
              <w:rPr>
                <w:rFonts w:ascii="Courier New" w:hAnsi="Courier New" w:cs="Courier New"/>
              </w:rPr>
              <w:t>w</w:t>
            </w:r>
            <w:r w:rsidRPr="000D041D">
              <w:rPr>
                <w:rFonts w:ascii="Courier New" w:hAnsi="Courier New" w:cs="Courier New"/>
              </w:rPr>
              <w:t>idth</w:t>
            </w:r>
          </w:p>
        </w:tc>
        <w:tc>
          <w:tcPr>
            <w:tcW w:w="3649" w:type="dxa"/>
          </w:tcPr>
          <w:p w:rsidR="00D23963" w:rsidRDefault="00D23963" w:rsidP="008268A7">
            <w:pPr>
              <w:rPr>
                <w:rFonts w:ascii="Courier New" w:hAnsi="Courier New" w:cs="Courier New"/>
              </w:rPr>
            </w:pPr>
            <w:r>
              <w:rPr>
                <w:rFonts w:ascii="Courier New" w:hAnsi="Courier New" w:cs="Courier New"/>
              </w:rPr>
              <w:t>integer</w:t>
            </w:r>
          </w:p>
        </w:tc>
        <w:tc>
          <w:tcPr>
            <w:tcW w:w="1991" w:type="dxa"/>
          </w:tcPr>
          <w:p w:rsidR="00D23963" w:rsidRPr="003E745F" w:rsidRDefault="00D23963" w:rsidP="008268A7">
            <w:r>
              <w:t>Vehicle Width</w:t>
            </w:r>
          </w:p>
        </w:tc>
        <w:tc>
          <w:tcPr>
            <w:tcW w:w="1797" w:type="dxa"/>
          </w:tcPr>
          <w:p w:rsidR="00D23963" w:rsidRPr="003E745F" w:rsidRDefault="00D23963" w:rsidP="008268A7">
            <w:r>
              <w:t>Centimeter</w:t>
            </w:r>
          </w:p>
        </w:tc>
        <w:tc>
          <w:tcPr>
            <w:tcW w:w="1791" w:type="dxa"/>
          </w:tcPr>
          <w:p w:rsidR="00D23963" w:rsidRPr="003E745F" w:rsidRDefault="00D23963" w:rsidP="008268A7">
            <w:r>
              <w:t>0</w:t>
            </w:r>
          </w:p>
        </w:tc>
        <w:tc>
          <w:tcPr>
            <w:tcW w:w="1791" w:type="dxa"/>
          </w:tcPr>
          <w:p w:rsidR="00D23963" w:rsidRPr="003E745F" w:rsidRDefault="00D23963" w:rsidP="008268A7">
            <w:pPr>
              <w:keepNext/>
            </w:pPr>
            <w:r>
              <w:t>1023</w:t>
            </w:r>
          </w:p>
        </w:tc>
      </w:tr>
    </w:tbl>
    <w:p w:rsidR="00D23963" w:rsidRDefault="00955C0A" w:rsidP="008268A7">
      <w:pPr>
        <w:pStyle w:val="Caption"/>
      </w:pPr>
      <w:r>
        <w:t xml:space="preserve">Table </w:t>
      </w:r>
      <w:r w:rsidR="00A07801">
        <w:fldChar w:fldCharType="begin"/>
      </w:r>
      <w:r w:rsidR="00A07801">
        <w:instrText xml:space="preserve"> SEQ Table \* ARABIC </w:instrText>
      </w:r>
      <w:r w:rsidR="00A07801">
        <w:fldChar w:fldCharType="separate"/>
      </w:r>
      <w:r w:rsidR="00B9778E">
        <w:rPr>
          <w:noProof/>
        </w:rPr>
        <w:t>16</w:t>
      </w:r>
      <w:r w:rsidR="00A07801">
        <w:rPr>
          <w:noProof/>
        </w:rPr>
        <w:fldChar w:fldCharType="end"/>
      </w:r>
      <w:r>
        <w:t xml:space="preserve"> - </w:t>
      </w:r>
      <w:r w:rsidRPr="00D669B5">
        <w:t>J2735VehicleSize</w:t>
      </w:r>
    </w:p>
    <w:p w:rsidR="00D23963" w:rsidRDefault="00D23963" w:rsidP="008268A7">
      <w:pPr>
        <w:pStyle w:val="Heading2"/>
      </w:pPr>
      <w:bookmarkStart w:id="118" w:name="_J2735BitString"/>
      <w:bookmarkStart w:id="119" w:name="_Toc530144519"/>
      <w:bookmarkEnd w:id="118"/>
      <w:r w:rsidRPr="0068352B">
        <w:t>J2735BitString</w:t>
      </w:r>
      <w:bookmarkEnd w:id="119"/>
    </w:p>
    <w:p w:rsidR="00D23963" w:rsidRPr="00FD62B9" w:rsidRDefault="00D23963" w:rsidP="008268A7">
      <w:r>
        <w:t xml:space="preserve">A J2735BitString is represented by a Boolean dictionary, a collection of name-value pairs where the name identifies a Boolean indicator and the value represents the state of the indicator as </w:t>
      </w:r>
      <w:r w:rsidRPr="00FD62B9">
        <w:rPr>
          <w:i/>
        </w:rPr>
        <w:t>true</w:t>
      </w:r>
      <w:r>
        <w:t xml:space="preserve"> or </w:t>
      </w:r>
      <w:r w:rsidRPr="00FD62B9">
        <w:rPr>
          <w:i/>
        </w:rPr>
        <w:t>false</w:t>
      </w:r>
      <w:r>
        <w:t>.</w:t>
      </w:r>
    </w:p>
    <w:p w:rsidR="00D23963" w:rsidRDefault="00D23963" w:rsidP="008268A7"/>
    <w:p w:rsidR="00D23963" w:rsidRDefault="00D23963" w:rsidP="008268A7">
      <w:pPr>
        <w:pStyle w:val="Heading2"/>
      </w:pPr>
      <w:bookmarkStart w:id="120" w:name="_J2735VehicleSafetyExtensions"/>
      <w:bookmarkStart w:id="121" w:name="_Toc530144520"/>
      <w:bookmarkEnd w:id="120"/>
      <w:r w:rsidRPr="0068352B">
        <w:t>J2735VehicleSafetyExtensions</w:t>
      </w:r>
      <w:bookmarkEnd w:id="121"/>
    </w:p>
    <w:p w:rsidR="00242F1E" w:rsidRPr="00242F1E" w:rsidRDefault="00242F1E" w:rsidP="008268A7">
      <w:r>
        <w:t>J2735</w:t>
      </w:r>
      <w:r w:rsidRPr="00242F1E">
        <w:t>VehicleSafetyExtensions data frame is used to send various additional details about the vehicle.</w:t>
      </w:r>
    </w:p>
    <w:tbl>
      <w:tblPr>
        <w:tblStyle w:val="TableGrid"/>
        <w:tblW w:w="0" w:type="auto"/>
        <w:tblLook w:val="04A0" w:firstRow="1" w:lastRow="0" w:firstColumn="1" w:lastColumn="0" w:noHBand="0" w:noVBand="1"/>
      </w:tblPr>
      <w:tblGrid>
        <w:gridCol w:w="2065"/>
        <w:gridCol w:w="2730"/>
        <w:gridCol w:w="1733"/>
        <w:gridCol w:w="993"/>
        <w:gridCol w:w="932"/>
        <w:gridCol w:w="897"/>
      </w:tblGrid>
      <w:tr w:rsidR="00D23963" w:rsidRPr="006E5FF6" w:rsidTr="00242F1E">
        <w:tc>
          <w:tcPr>
            <w:tcW w:w="2065" w:type="dxa"/>
          </w:tcPr>
          <w:p w:rsidR="00D23963" w:rsidRPr="006E5FF6" w:rsidRDefault="00D23963" w:rsidP="008268A7">
            <w:pPr>
              <w:rPr>
                <w:b/>
              </w:rPr>
            </w:pPr>
            <w:r w:rsidRPr="006E5FF6">
              <w:rPr>
                <w:b/>
              </w:rPr>
              <w:t>Name</w:t>
            </w:r>
          </w:p>
        </w:tc>
        <w:tc>
          <w:tcPr>
            <w:tcW w:w="2730" w:type="dxa"/>
          </w:tcPr>
          <w:p w:rsidR="00D23963" w:rsidRPr="006E5FF6" w:rsidRDefault="00D23963" w:rsidP="008268A7">
            <w:pPr>
              <w:rPr>
                <w:b/>
              </w:rPr>
            </w:pPr>
            <w:r w:rsidRPr="006E5FF6">
              <w:rPr>
                <w:b/>
              </w:rPr>
              <w:t>Type</w:t>
            </w:r>
          </w:p>
        </w:tc>
        <w:tc>
          <w:tcPr>
            <w:tcW w:w="1733" w:type="dxa"/>
          </w:tcPr>
          <w:p w:rsidR="00D23963" w:rsidRPr="006E5FF6" w:rsidRDefault="00D23963" w:rsidP="008268A7">
            <w:pPr>
              <w:rPr>
                <w:b/>
              </w:rPr>
            </w:pPr>
            <w:r w:rsidRPr="006E5FF6">
              <w:rPr>
                <w:b/>
              </w:rPr>
              <w:t>Description</w:t>
            </w:r>
          </w:p>
        </w:tc>
        <w:tc>
          <w:tcPr>
            <w:tcW w:w="993" w:type="dxa"/>
          </w:tcPr>
          <w:p w:rsidR="00D23963" w:rsidRPr="006E5FF6" w:rsidRDefault="00D23963" w:rsidP="008268A7">
            <w:pPr>
              <w:rPr>
                <w:b/>
              </w:rPr>
            </w:pPr>
            <w:r w:rsidRPr="006E5FF6">
              <w:rPr>
                <w:b/>
              </w:rPr>
              <w:t>Units</w:t>
            </w:r>
          </w:p>
        </w:tc>
        <w:tc>
          <w:tcPr>
            <w:tcW w:w="932" w:type="dxa"/>
          </w:tcPr>
          <w:p w:rsidR="00D23963" w:rsidRPr="006E5FF6" w:rsidRDefault="00D23963" w:rsidP="008268A7">
            <w:pPr>
              <w:rPr>
                <w:b/>
              </w:rPr>
            </w:pPr>
            <w:r w:rsidRPr="006E5FF6">
              <w:rPr>
                <w:b/>
              </w:rPr>
              <w:t>Valid Min</w:t>
            </w:r>
          </w:p>
        </w:tc>
        <w:tc>
          <w:tcPr>
            <w:tcW w:w="897" w:type="dxa"/>
          </w:tcPr>
          <w:p w:rsidR="00D23963" w:rsidRPr="006E5FF6" w:rsidRDefault="00D23963" w:rsidP="008268A7">
            <w:pPr>
              <w:rPr>
                <w:b/>
              </w:rPr>
            </w:pPr>
            <w:r w:rsidRPr="006E5FF6">
              <w:rPr>
                <w:b/>
              </w:rPr>
              <w:t>Valid Max</w:t>
            </w:r>
          </w:p>
        </w:tc>
      </w:tr>
      <w:tr w:rsidR="00D23963" w:rsidRPr="003E745F" w:rsidTr="00242F1E">
        <w:tc>
          <w:tcPr>
            <w:tcW w:w="2065" w:type="dxa"/>
          </w:tcPr>
          <w:p w:rsidR="00D23963" w:rsidRPr="000D041D" w:rsidRDefault="00D23963" w:rsidP="008268A7">
            <w:pPr>
              <w:rPr>
                <w:rFonts w:ascii="Courier New" w:hAnsi="Courier New" w:cs="Courier New"/>
              </w:rPr>
            </w:pPr>
            <w:r w:rsidRPr="00053F27">
              <w:rPr>
                <w:rFonts w:ascii="Courier New" w:hAnsi="Courier New" w:cs="Courier New"/>
              </w:rPr>
              <w:t>events</w:t>
            </w:r>
          </w:p>
        </w:tc>
        <w:tc>
          <w:tcPr>
            <w:tcW w:w="2730" w:type="dxa"/>
          </w:tcPr>
          <w:p w:rsidR="00D23963" w:rsidRPr="000D041D" w:rsidRDefault="00A07801"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555" w:type="dxa"/>
            <w:gridSpan w:val="4"/>
          </w:tcPr>
          <w:p w:rsidR="00D23963" w:rsidRDefault="00EA25DF" w:rsidP="008268A7">
            <w:r>
              <w:t>C</w:t>
            </w:r>
            <w:r w:rsidRPr="00EA25DF">
              <w:t>onveys the sender's state regarding a set of events</w:t>
            </w:r>
            <w:r>
              <w:t xml:space="preserve">. </w:t>
            </w:r>
            <w:r w:rsidR="00D23963">
              <w:t>A Boolean dictionary of the following indicators:</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053F27">
              <w:rPr>
                <w:rFonts w:ascii="Courier New" w:hAnsi="Courier New" w:cs="Courier New"/>
                <w:color w:val="000000"/>
                <w:sz w:val="24"/>
                <w:szCs w:val="24"/>
              </w:rPr>
              <w:t xml:space="preserve">eventHazardLights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eventStopLineViolation -- Intersection Violation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eventABSactivated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eventTractionControlLoss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eventStabilityControlactivated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eventHazardousMaterials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eventReserved1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eventHardBraking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eventLightsChanged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eventWipersChanged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eventFlatTire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lastRenderedPageBreak/>
              <w:t xml:space="preserve">eventDisabledVehicle -- The DisabledVehicle DF may also be sent </w:t>
            </w:r>
          </w:p>
          <w:p w:rsidR="00D23963" w:rsidRPr="003E745F" w:rsidRDefault="00D23963" w:rsidP="00AF2AED">
            <w:pPr>
              <w:pStyle w:val="ListParagraph"/>
              <w:numPr>
                <w:ilvl w:val="0"/>
                <w:numId w:val="17"/>
              </w:numPr>
              <w:spacing w:before="120"/>
            </w:pPr>
            <w:r w:rsidRPr="00053F27">
              <w:rPr>
                <w:rFonts w:ascii="Courier New" w:hAnsi="Courier New" w:cs="Courier New"/>
                <w:color w:val="000000"/>
                <w:sz w:val="20"/>
                <w:szCs w:val="20"/>
              </w:rPr>
              <w:t>eventAirBagDeployment</w:t>
            </w:r>
          </w:p>
        </w:tc>
      </w:tr>
      <w:tr w:rsidR="00242F1E" w:rsidRPr="003E745F" w:rsidTr="00242F1E">
        <w:tc>
          <w:tcPr>
            <w:tcW w:w="2065" w:type="dxa"/>
          </w:tcPr>
          <w:p w:rsidR="00242F1E" w:rsidRPr="000D041D" w:rsidRDefault="00242F1E" w:rsidP="008268A7">
            <w:pPr>
              <w:rPr>
                <w:rFonts w:ascii="Courier New" w:hAnsi="Courier New" w:cs="Courier New"/>
              </w:rPr>
            </w:pPr>
            <w:r w:rsidRPr="00951EFA">
              <w:rPr>
                <w:rFonts w:ascii="Courier New" w:hAnsi="Courier New" w:cs="Courier New"/>
              </w:rPr>
              <w:lastRenderedPageBreak/>
              <w:t>pathHistory</w:t>
            </w:r>
          </w:p>
        </w:tc>
        <w:tc>
          <w:tcPr>
            <w:tcW w:w="2730" w:type="dxa"/>
          </w:tcPr>
          <w:p w:rsidR="00242F1E" w:rsidRPr="000D041D" w:rsidRDefault="00A07801" w:rsidP="008268A7">
            <w:pPr>
              <w:rPr>
                <w:rFonts w:ascii="Courier New" w:hAnsi="Courier New" w:cs="Courier New"/>
              </w:rPr>
            </w:pPr>
            <w:hyperlink w:anchor="_J2735PathHistory" w:history="1">
              <w:r w:rsidR="00242F1E" w:rsidRPr="00951EFA">
                <w:rPr>
                  <w:rStyle w:val="Hyperlink"/>
                  <w:rFonts w:ascii="Courier New" w:hAnsi="Courier New" w:cs="Courier New"/>
                </w:rPr>
                <w:t>J2735PathHistory</w:t>
              </w:r>
            </w:hyperlink>
          </w:p>
        </w:tc>
        <w:tc>
          <w:tcPr>
            <w:tcW w:w="4555" w:type="dxa"/>
            <w:gridSpan w:val="4"/>
          </w:tcPr>
          <w:p w:rsidR="00242F1E" w:rsidRPr="003E745F" w:rsidRDefault="00242F1E" w:rsidP="008268A7">
            <w:r>
              <w:t>A</w:t>
            </w:r>
            <w:r w:rsidRPr="00242F1E">
              <w:t xml:space="preserve"> geometric path reflecting time-tagged vehicle movement over some period of time and/or distance.</w:t>
            </w:r>
          </w:p>
        </w:tc>
      </w:tr>
      <w:tr w:rsidR="00242F1E" w:rsidRPr="003E745F" w:rsidTr="00955C0A">
        <w:tc>
          <w:tcPr>
            <w:tcW w:w="2065" w:type="dxa"/>
          </w:tcPr>
          <w:p w:rsidR="00242F1E" w:rsidRPr="00951EFA" w:rsidRDefault="00242F1E" w:rsidP="008268A7">
            <w:pPr>
              <w:rPr>
                <w:rFonts w:ascii="Courier New" w:hAnsi="Courier New" w:cs="Courier New"/>
              </w:rPr>
            </w:pPr>
            <w:r w:rsidRPr="00951EFA">
              <w:rPr>
                <w:rFonts w:ascii="Courier New" w:hAnsi="Courier New" w:cs="Courier New"/>
              </w:rPr>
              <w:t>pathPrediction</w:t>
            </w:r>
          </w:p>
        </w:tc>
        <w:tc>
          <w:tcPr>
            <w:tcW w:w="2730" w:type="dxa"/>
          </w:tcPr>
          <w:p w:rsidR="00242F1E" w:rsidRDefault="00A07801" w:rsidP="008268A7">
            <w:pPr>
              <w:rPr>
                <w:rFonts w:ascii="Courier New" w:hAnsi="Courier New" w:cs="Courier New"/>
              </w:rPr>
            </w:pPr>
            <w:hyperlink w:anchor="_J2735PathPrediction" w:history="1">
              <w:r w:rsidR="00242F1E" w:rsidRPr="00951EFA">
                <w:rPr>
                  <w:rStyle w:val="Hyperlink"/>
                  <w:rFonts w:ascii="Courier New" w:hAnsi="Courier New" w:cs="Courier New"/>
                </w:rPr>
                <w:t>J2735PathPrediction</w:t>
              </w:r>
            </w:hyperlink>
          </w:p>
        </w:tc>
        <w:tc>
          <w:tcPr>
            <w:tcW w:w="4555" w:type="dxa"/>
            <w:gridSpan w:val="4"/>
          </w:tcPr>
          <w:p w:rsidR="00242F1E" w:rsidRPr="003E745F" w:rsidRDefault="00242F1E" w:rsidP="008268A7">
            <w:r>
              <w:t>A</w:t>
            </w:r>
            <w:r w:rsidRPr="00242F1E">
              <w:t>llows vehicles and other type of users to share their predicted path trajectory by estimating a future path of travel.</w:t>
            </w:r>
          </w:p>
        </w:tc>
      </w:tr>
      <w:tr w:rsidR="00D23963" w:rsidRPr="003E745F" w:rsidTr="00242F1E">
        <w:tc>
          <w:tcPr>
            <w:tcW w:w="2065" w:type="dxa"/>
          </w:tcPr>
          <w:p w:rsidR="00D23963" w:rsidRPr="00951EFA" w:rsidRDefault="00D23963" w:rsidP="008268A7">
            <w:pPr>
              <w:rPr>
                <w:rFonts w:ascii="Courier New" w:hAnsi="Courier New" w:cs="Courier New"/>
              </w:rPr>
            </w:pPr>
            <w:r w:rsidRPr="00951EFA">
              <w:rPr>
                <w:rFonts w:ascii="Courier New" w:hAnsi="Courier New" w:cs="Courier New"/>
              </w:rPr>
              <w:t>lights</w:t>
            </w:r>
          </w:p>
        </w:tc>
        <w:tc>
          <w:tcPr>
            <w:tcW w:w="2730" w:type="dxa"/>
          </w:tcPr>
          <w:p w:rsidR="00D23963" w:rsidRDefault="00A07801"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555" w:type="dxa"/>
            <w:gridSpan w:val="4"/>
          </w:tcPr>
          <w:p w:rsidR="00D23963" w:rsidRDefault="00EA25DF" w:rsidP="008268A7">
            <w:r>
              <w:t>P</w:t>
            </w:r>
            <w:r w:rsidRPr="00EA25DF">
              <w:t>rovides the status of various exterior lights</w:t>
            </w:r>
            <w:r>
              <w:t xml:space="preserve">. </w:t>
            </w:r>
            <w:r w:rsidR="00D23963">
              <w:t>A Boolean dictionary of the following indicators:</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Pr>
                <w:rFonts w:ascii="Courier New" w:hAnsi="Courier New" w:cs="Courier New"/>
                <w:color w:val="000000"/>
                <w:sz w:val="24"/>
                <w:szCs w:val="24"/>
              </w:rPr>
              <w:t>lowBeamHeadlightsOn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highBeamHeadlightsOn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leftTurnSignalOn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rightTurnSignalOn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hazardSignalOn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automaticLightControlOn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daytimeRunningLightsOn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fogLightOn</w:t>
            </w:r>
          </w:p>
          <w:p w:rsidR="00D23963" w:rsidRPr="003E745F" w:rsidRDefault="00D23963" w:rsidP="00AF2AED">
            <w:pPr>
              <w:pStyle w:val="ListParagraph"/>
              <w:keepNext/>
              <w:numPr>
                <w:ilvl w:val="0"/>
                <w:numId w:val="17"/>
              </w:numPr>
              <w:autoSpaceDE w:val="0"/>
              <w:autoSpaceDN w:val="0"/>
              <w:adjustRightInd w:val="0"/>
            </w:pPr>
            <w:r w:rsidRPr="00951EFA">
              <w:rPr>
                <w:rFonts w:ascii="Courier New" w:hAnsi="Courier New" w:cs="Courier New"/>
                <w:color w:val="000000"/>
                <w:sz w:val="24"/>
                <w:szCs w:val="24"/>
              </w:rPr>
              <w:t>parkingLightsOn</w:t>
            </w:r>
          </w:p>
        </w:tc>
      </w:tr>
    </w:tbl>
    <w:p w:rsidR="00D23963" w:rsidRDefault="00955C0A" w:rsidP="008268A7">
      <w:pPr>
        <w:pStyle w:val="Caption"/>
      </w:pPr>
      <w:r>
        <w:t xml:space="preserve">Table </w:t>
      </w:r>
      <w:r w:rsidR="00A07801">
        <w:fldChar w:fldCharType="begin"/>
      </w:r>
      <w:r w:rsidR="00A07801">
        <w:instrText xml:space="preserve"> SEQ Table \* ARABIC </w:instrText>
      </w:r>
      <w:r w:rsidR="00A07801">
        <w:fldChar w:fldCharType="separate"/>
      </w:r>
      <w:r w:rsidR="00B9778E">
        <w:rPr>
          <w:noProof/>
        </w:rPr>
        <w:t>17</w:t>
      </w:r>
      <w:r w:rsidR="00A07801">
        <w:rPr>
          <w:noProof/>
        </w:rPr>
        <w:fldChar w:fldCharType="end"/>
      </w:r>
      <w:r>
        <w:t xml:space="preserve"> - </w:t>
      </w:r>
      <w:r w:rsidRPr="00D5002F">
        <w:t>J2735VehicleSafetyExtensions</w:t>
      </w:r>
    </w:p>
    <w:p w:rsidR="00D23963" w:rsidRPr="0068352B" w:rsidRDefault="00D23963" w:rsidP="008268A7"/>
    <w:p w:rsidR="00D23963" w:rsidRDefault="00D23963" w:rsidP="008268A7">
      <w:pPr>
        <w:pStyle w:val="Heading2"/>
      </w:pPr>
      <w:bookmarkStart w:id="122" w:name="_J2735SpecialVehicleExtensions"/>
      <w:bookmarkStart w:id="123" w:name="_Toc530144521"/>
      <w:bookmarkEnd w:id="122"/>
      <w:r w:rsidRPr="008F46C9">
        <w:t>J2735SpecialVehicleExtensions</w:t>
      </w:r>
      <w:bookmarkEnd w:id="123"/>
    </w:p>
    <w:p w:rsidR="00D23963" w:rsidRDefault="00242F1E" w:rsidP="008268A7">
      <w:r w:rsidRPr="00242F1E">
        <w:t>J2735SpecialVehicleExtensions</w:t>
      </w:r>
      <w:r>
        <w:t xml:space="preserve"> is </w:t>
      </w:r>
      <w:r w:rsidRPr="00242F1E">
        <w:t>used to send various additional optional information elements in the Part II BSM used by special vehicles.</w:t>
      </w:r>
    </w:p>
    <w:tbl>
      <w:tblPr>
        <w:tblStyle w:val="TableGrid"/>
        <w:tblW w:w="0" w:type="auto"/>
        <w:tblLook w:val="04A0" w:firstRow="1" w:lastRow="0" w:firstColumn="1" w:lastColumn="0" w:noHBand="0" w:noVBand="1"/>
      </w:tblPr>
      <w:tblGrid>
        <w:gridCol w:w="1933"/>
        <w:gridCol w:w="3259"/>
        <w:gridCol w:w="4158"/>
      </w:tblGrid>
      <w:tr w:rsidR="00792834" w:rsidRPr="006E5FF6" w:rsidTr="00792834">
        <w:tc>
          <w:tcPr>
            <w:tcW w:w="1933" w:type="dxa"/>
          </w:tcPr>
          <w:p w:rsidR="00792834" w:rsidRPr="006E5FF6" w:rsidRDefault="00792834" w:rsidP="008268A7">
            <w:pPr>
              <w:rPr>
                <w:b/>
              </w:rPr>
            </w:pPr>
            <w:r w:rsidRPr="006E5FF6">
              <w:rPr>
                <w:b/>
              </w:rPr>
              <w:t>Name</w:t>
            </w:r>
          </w:p>
        </w:tc>
        <w:tc>
          <w:tcPr>
            <w:tcW w:w="3259" w:type="dxa"/>
          </w:tcPr>
          <w:p w:rsidR="00792834" w:rsidRPr="006E5FF6" w:rsidRDefault="00792834" w:rsidP="008268A7">
            <w:pPr>
              <w:rPr>
                <w:b/>
              </w:rPr>
            </w:pPr>
            <w:r w:rsidRPr="006E5FF6">
              <w:rPr>
                <w:b/>
              </w:rPr>
              <w:t>Type</w:t>
            </w:r>
          </w:p>
        </w:tc>
        <w:tc>
          <w:tcPr>
            <w:tcW w:w="4158" w:type="dxa"/>
          </w:tcPr>
          <w:p w:rsidR="00792834" w:rsidRPr="006E5FF6" w:rsidRDefault="00792834" w:rsidP="008268A7">
            <w:pPr>
              <w:rPr>
                <w:b/>
              </w:rPr>
            </w:pPr>
            <w:r w:rsidRPr="006E5FF6">
              <w:rPr>
                <w:b/>
              </w:rPr>
              <w:t>Description</w:t>
            </w:r>
          </w:p>
        </w:tc>
      </w:tr>
      <w:tr w:rsidR="00792834" w:rsidRPr="003E745F" w:rsidTr="00331B6B">
        <w:tc>
          <w:tcPr>
            <w:tcW w:w="1933" w:type="dxa"/>
          </w:tcPr>
          <w:p w:rsidR="00792834" w:rsidRPr="000D041D" w:rsidRDefault="00792834" w:rsidP="008268A7">
            <w:pPr>
              <w:rPr>
                <w:rFonts w:ascii="Courier New" w:hAnsi="Courier New" w:cs="Courier New"/>
              </w:rPr>
            </w:pPr>
            <w:r w:rsidRPr="00C119E8">
              <w:rPr>
                <w:rFonts w:ascii="Courier New" w:hAnsi="Courier New" w:cs="Courier New"/>
              </w:rPr>
              <w:t>vehicleAlerts</w:t>
            </w:r>
          </w:p>
        </w:tc>
        <w:tc>
          <w:tcPr>
            <w:tcW w:w="3259" w:type="dxa"/>
          </w:tcPr>
          <w:p w:rsidR="00792834" w:rsidRPr="000D041D" w:rsidRDefault="00A07801" w:rsidP="008268A7">
            <w:pPr>
              <w:rPr>
                <w:rFonts w:ascii="Courier New" w:hAnsi="Courier New" w:cs="Courier New"/>
              </w:rPr>
            </w:pPr>
            <w:hyperlink w:anchor="_J2735EmergencyDetails" w:history="1">
              <w:r w:rsidR="00792834" w:rsidRPr="00C119E8">
                <w:rPr>
                  <w:rStyle w:val="Hyperlink"/>
                  <w:rFonts w:ascii="Courier New" w:hAnsi="Courier New" w:cs="Courier New"/>
                </w:rPr>
                <w:t>J2735EmergencyDetails</w:t>
              </w:r>
            </w:hyperlink>
          </w:p>
        </w:tc>
        <w:tc>
          <w:tcPr>
            <w:tcW w:w="4158" w:type="dxa"/>
          </w:tcPr>
          <w:p w:rsidR="00792834" w:rsidRPr="003E745F" w:rsidRDefault="00792834" w:rsidP="008268A7">
            <w:r>
              <w:t>C</w:t>
            </w:r>
            <w:r w:rsidRPr="00792834">
              <w:t>ombines several bit level items into a structure for efficient transmission about the vehicle during a response call.</w:t>
            </w:r>
            <w:r>
              <w:t xml:space="preserve"> See section </w:t>
            </w:r>
            <w:r>
              <w:fldChar w:fldCharType="begin"/>
            </w:r>
            <w:r>
              <w:instrText xml:space="preserve"> REF _Ref511816853 \r \h </w:instrText>
            </w:r>
            <w:r>
              <w:fldChar w:fldCharType="separate"/>
            </w:r>
            <w:r w:rsidR="00B9778E">
              <w:t>6.14</w:t>
            </w:r>
            <w:r>
              <w:fldChar w:fldCharType="end"/>
            </w:r>
            <w:r>
              <w:t>.</w:t>
            </w:r>
          </w:p>
        </w:tc>
      </w:tr>
      <w:tr w:rsidR="00792834" w:rsidRPr="003E745F" w:rsidTr="00331B6B">
        <w:tc>
          <w:tcPr>
            <w:tcW w:w="1933" w:type="dxa"/>
          </w:tcPr>
          <w:p w:rsidR="00792834" w:rsidRPr="000D041D" w:rsidRDefault="00792834" w:rsidP="008268A7">
            <w:pPr>
              <w:rPr>
                <w:rFonts w:ascii="Courier New" w:hAnsi="Courier New" w:cs="Courier New"/>
              </w:rPr>
            </w:pPr>
            <w:r w:rsidRPr="00C119E8">
              <w:rPr>
                <w:rFonts w:ascii="Courier New" w:hAnsi="Courier New" w:cs="Courier New"/>
              </w:rPr>
              <w:t>description</w:t>
            </w:r>
          </w:p>
        </w:tc>
        <w:tc>
          <w:tcPr>
            <w:tcW w:w="3259" w:type="dxa"/>
          </w:tcPr>
          <w:p w:rsidR="00792834" w:rsidRPr="000D041D" w:rsidRDefault="00A07801" w:rsidP="008268A7">
            <w:pPr>
              <w:rPr>
                <w:rFonts w:ascii="Courier New" w:hAnsi="Courier New" w:cs="Courier New"/>
              </w:rPr>
            </w:pPr>
            <w:hyperlink w:anchor="_J2735EventDescription" w:history="1">
              <w:r w:rsidR="00792834" w:rsidRPr="00C119E8">
                <w:rPr>
                  <w:rStyle w:val="Hyperlink"/>
                  <w:rFonts w:ascii="Courier New" w:hAnsi="Courier New" w:cs="Courier New"/>
                </w:rPr>
                <w:t>J2735EventDescription</w:t>
              </w:r>
            </w:hyperlink>
          </w:p>
        </w:tc>
        <w:tc>
          <w:tcPr>
            <w:tcW w:w="4158" w:type="dxa"/>
          </w:tcPr>
          <w:p w:rsidR="00792834" w:rsidRPr="003E745F" w:rsidRDefault="00792834" w:rsidP="008268A7">
            <w:r>
              <w:t>P</w:t>
            </w:r>
            <w:r w:rsidRPr="00792834">
              <w:t xml:space="preserve">rovides a short summary of an event or incident. It is used by a sending device (often a public safety vehicle) to inform nearby equipped devices about an event or about the driving action the sending device is taking or is about to take. Typical use cases </w:t>
            </w:r>
            <w:r>
              <w:t>include such concepts as a slow-</w:t>
            </w:r>
            <w:r w:rsidRPr="00792834">
              <w:t>moving vehicle as well as fire/police movement with flashing light details.</w:t>
            </w:r>
          </w:p>
        </w:tc>
      </w:tr>
      <w:tr w:rsidR="00792834" w:rsidRPr="003E745F" w:rsidTr="00331B6B">
        <w:tc>
          <w:tcPr>
            <w:tcW w:w="1933" w:type="dxa"/>
          </w:tcPr>
          <w:p w:rsidR="00792834" w:rsidRPr="00C119E8" w:rsidRDefault="00792834" w:rsidP="008268A7">
            <w:pPr>
              <w:rPr>
                <w:rFonts w:ascii="Courier New" w:hAnsi="Courier New" w:cs="Courier New"/>
              </w:rPr>
            </w:pPr>
            <w:r w:rsidRPr="00C119E8">
              <w:rPr>
                <w:rFonts w:ascii="Courier New" w:hAnsi="Courier New" w:cs="Courier New"/>
              </w:rPr>
              <w:t>trailers</w:t>
            </w:r>
          </w:p>
        </w:tc>
        <w:tc>
          <w:tcPr>
            <w:tcW w:w="3259" w:type="dxa"/>
          </w:tcPr>
          <w:p w:rsidR="00792834" w:rsidRDefault="00A07801" w:rsidP="008268A7">
            <w:pPr>
              <w:rPr>
                <w:rFonts w:ascii="Courier New" w:hAnsi="Courier New" w:cs="Courier New"/>
              </w:rPr>
            </w:pPr>
            <w:hyperlink w:anchor="_J2735TrailerData" w:history="1">
              <w:r w:rsidR="00792834" w:rsidRPr="00C119E8">
                <w:rPr>
                  <w:rStyle w:val="Hyperlink"/>
                  <w:rFonts w:ascii="Courier New" w:hAnsi="Courier New" w:cs="Courier New"/>
                </w:rPr>
                <w:t>J2735TrailerData</w:t>
              </w:r>
            </w:hyperlink>
          </w:p>
        </w:tc>
        <w:tc>
          <w:tcPr>
            <w:tcW w:w="4158" w:type="dxa"/>
          </w:tcPr>
          <w:p w:rsidR="00792834" w:rsidRPr="003E745F" w:rsidRDefault="00330EC7" w:rsidP="008268A7">
            <w:pPr>
              <w:keepNext/>
            </w:pPr>
            <w:r>
              <w:t>P</w:t>
            </w:r>
            <w:r w:rsidRPr="00330EC7">
              <w:t>rovides a means to describe trailers pulled by a motor vehicle and/or other equipped devices.</w:t>
            </w:r>
          </w:p>
        </w:tc>
      </w:tr>
    </w:tbl>
    <w:p w:rsidR="00D23963" w:rsidRDefault="00955C0A" w:rsidP="008268A7">
      <w:pPr>
        <w:pStyle w:val="Caption"/>
      </w:pPr>
      <w:r>
        <w:lastRenderedPageBreak/>
        <w:t xml:space="preserve">Table </w:t>
      </w:r>
      <w:r w:rsidR="00A07801">
        <w:fldChar w:fldCharType="begin"/>
      </w:r>
      <w:r w:rsidR="00A07801">
        <w:instrText xml:space="preserve"> SEQ Table \* ARABIC </w:instrText>
      </w:r>
      <w:r w:rsidR="00A07801">
        <w:fldChar w:fldCharType="separate"/>
      </w:r>
      <w:r w:rsidR="00B9778E">
        <w:rPr>
          <w:noProof/>
        </w:rPr>
        <w:t>18</w:t>
      </w:r>
      <w:r w:rsidR="00A07801">
        <w:rPr>
          <w:noProof/>
        </w:rPr>
        <w:fldChar w:fldCharType="end"/>
      </w:r>
      <w:r>
        <w:t xml:space="preserve"> - </w:t>
      </w:r>
      <w:r w:rsidRPr="00F02094">
        <w:t>J2735SpecialVehicleExtensions</w:t>
      </w:r>
    </w:p>
    <w:p w:rsidR="00D23963" w:rsidRDefault="00D23963" w:rsidP="008268A7">
      <w:pPr>
        <w:pStyle w:val="Heading2"/>
      </w:pPr>
      <w:bookmarkStart w:id="124" w:name="_J2735SupplementalVehicleExtensions"/>
      <w:bookmarkStart w:id="125" w:name="_Toc530144522"/>
      <w:bookmarkEnd w:id="124"/>
      <w:r w:rsidRPr="00C644FE">
        <w:t>J2735SupplementalVehicleExtensions</w:t>
      </w:r>
      <w:bookmarkEnd w:id="125"/>
    </w:p>
    <w:p w:rsidR="00D23963" w:rsidRDefault="00FF6DB2" w:rsidP="008268A7">
      <w:r>
        <w:t xml:space="preserve">This data structure is </w:t>
      </w:r>
      <w:r w:rsidRPr="00FF6DB2">
        <w:t>used to send various optional additional information elements in the Part II BSM. The range of use cases supported by these elements is very broad and includes both additional V2V functionality and various V2I monitoring applications. A variety of "vehicle as probe" applications fit within this overall functionality as well. Further use cases and requirements are developed in relevant standards. It should be noted that the use of the regional extension mechanism here is intended to provide a means to develop experimental message content within this data frame.</w:t>
      </w:r>
    </w:p>
    <w:tbl>
      <w:tblPr>
        <w:tblStyle w:val="TableGrid"/>
        <w:tblW w:w="0" w:type="auto"/>
        <w:tblLook w:val="04A0" w:firstRow="1" w:lastRow="0" w:firstColumn="1" w:lastColumn="0" w:noHBand="0" w:noVBand="1"/>
      </w:tblPr>
      <w:tblGrid>
        <w:gridCol w:w="2065"/>
        <w:gridCol w:w="1170"/>
        <w:gridCol w:w="3874"/>
        <w:gridCol w:w="757"/>
        <w:gridCol w:w="742"/>
        <w:gridCol w:w="742"/>
      </w:tblGrid>
      <w:tr w:rsidR="00D23963" w:rsidRPr="006E5FF6" w:rsidTr="006C3F59">
        <w:tc>
          <w:tcPr>
            <w:tcW w:w="2065" w:type="dxa"/>
          </w:tcPr>
          <w:p w:rsidR="00D23963" w:rsidRPr="006E5FF6" w:rsidRDefault="00D23963" w:rsidP="008268A7">
            <w:pPr>
              <w:rPr>
                <w:b/>
              </w:rPr>
            </w:pPr>
            <w:r w:rsidRPr="006E5FF6">
              <w:rPr>
                <w:b/>
              </w:rPr>
              <w:t>Name</w:t>
            </w:r>
          </w:p>
        </w:tc>
        <w:tc>
          <w:tcPr>
            <w:tcW w:w="1170" w:type="dxa"/>
          </w:tcPr>
          <w:p w:rsidR="00D23963" w:rsidRPr="006E5FF6" w:rsidRDefault="00D23963" w:rsidP="008268A7">
            <w:pPr>
              <w:rPr>
                <w:b/>
              </w:rPr>
            </w:pPr>
            <w:r w:rsidRPr="006E5FF6">
              <w:rPr>
                <w:b/>
              </w:rPr>
              <w:t>Type</w:t>
            </w:r>
          </w:p>
        </w:tc>
        <w:tc>
          <w:tcPr>
            <w:tcW w:w="3874" w:type="dxa"/>
          </w:tcPr>
          <w:p w:rsidR="00D23963" w:rsidRPr="006E5FF6" w:rsidRDefault="00D23963" w:rsidP="008268A7">
            <w:pPr>
              <w:rPr>
                <w:b/>
              </w:rPr>
            </w:pPr>
            <w:r w:rsidRPr="006E5FF6">
              <w:rPr>
                <w:b/>
              </w:rPr>
              <w:t>Description</w:t>
            </w:r>
          </w:p>
        </w:tc>
        <w:tc>
          <w:tcPr>
            <w:tcW w:w="757" w:type="dxa"/>
          </w:tcPr>
          <w:p w:rsidR="00D23963" w:rsidRPr="006E5FF6" w:rsidRDefault="00D23963" w:rsidP="008268A7">
            <w:pPr>
              <w:rPr>
                <w:b/>
              </w:rPr>
            </w:pPr>
            <w:r w:rsidRPr="006E5FF6">
              <w:rPr>
                <w:b/>
              </w:rPr>
              <w:t>Units</w:t>
            </w:r>
          </w:p>
        </w:tc>
        <w:tc>
          <w:tcPr>
            <w:tcW w:w="742" w:type="dxa"/>
          </w:tcPr>
          <w:p w:rsidR="00D23963" w:rsidRPr="006E5FF6" w:rsidRDefault="00D23963" w:rsidP="008268A7">
            <w:pPr>
              <w:rPr>
                <w:b/>
              </w:rPr>
            </w:pPr>
            <w:r w:rsidRPr="006E5FF6">
              <w:rPr>
                <w:b/>
              </w:rPr>
              <w:t>Valid Min</w:t>
            </w:r>
          </w:p>
        </w:tc>
        <w:tc>
          <w:tcPr>
            <w:tcW w:w="742" w:type="dxa"/>
          </w:tcPr>
          <w:p w:rsidR="00D23963" w:rsidRPr="006E5FF6" w:rsidRDefault="00D23963" w:rsidP="008268A7">
            <w:pPr>
              <w:rPr>
                <w:b/>
              </w:rPr>
            </w:pPr>
            <w:r w:rsidRPr="006E5FF6">
              <w:rPr>
                <w:b/>
              </w:rPr>
              <w:t>Valid Max</w:t>
            </w:r>
          </w:p>
        </w:tc>
      </w:tr>
      <w:tr w:rsidR="00D23963" w:rsidRPr="003E745F" w:rsidTr="006C3F59">
        <w:tc>
          <w:tcPr>
            <w:tcW w:w="2065" w:type="dxa"/>
          </w:tcPr>
          <w:p w:rsidR="00D23963" w:rsidRPr="000D041D" w:rsidRDefault="00D23963" w:rsidP="008268A7">
            <w:pPr>
              <w:rPr>
                <w:rFonts w:ascii="Courier New" w:hAnsi="Courier New" w:cs="Courier New"/>
              </w:rPr>
            </w:pPr>
            <w:r w:rsidRPr="00BB46E4">
              <w:rPr>
                <w:rFonts w:ascii="Courier New" w:hAnsi="Courier New" w:cs="Courier New"/>
              </w:rPr>
              <w:t>classification</w:t>
            </w:r>
          </w:p>
        </w:tc>
        <w:tc>
          <w:tcPr>
            <w:tcW w:w="1170" w:type="dxa"/>
          </w:tcPr>
          <w:p w:rsidR="00D23963" w:rsidRPr="000D041D" w:rsidRDefault="00D23963" w:rsidP="008268A7">
            <w:pPr>
              <w:rPr>
                <w:rFonts w:ascii="Courier New" w:hAnsi="Courier New" w:cs="Courier New"/>
              </w:rPr>
            </w:pPr>
            <w:r>
              <w:rPr>
                <w:rFonts w:ascii="Courier New" w:hAnsi="Courier New" w:cs="Courier New"/>
              </w:rPr>
              <w:t>Integer</w:t>
            </w:r>
          </w:p>
        </w:tc>
        <w:tc>
          <w:tcPr>
            <w:tcW w:w="3874" w:type="dxa"/>
          </w:tcPr>
          <w:p w:rsidR="00D23963" w:rsidRPr="003E745F" w:rsidRDefault="00FF6DB2" w:rsidP="008268A7">
            <w:r>
              <w:t>U</w:t>
            </w:r>
            <w:r w:rsidRPr="00FF6DB2">
              <w:t>sed to provide a common classification system to categorize DSRC- equipped devices for various cross-cutting uses</w:t>
            </w:r>
            <w:r>
              <w:t>. See J2735 spec for details.</w:t>
            </w:r>
          </w:p>
        </w:tc>
        <w:tc>
          <w:tcPr>
            <w:tcW w:w="757" w:type="dxa"/>
          </w:tcPr>
          <w:p w:rsidR="00D23963" w:rsidRPr="00FF6DB2" w:rsidRDefault="00FF6DB2" w:rsidP="008268A7">
            <w:r>
              <w:t>N/A</w:t>
            </w:r>
          </w:p>
        </w:tc>
        <w:tc>
          <w:tcPr>
            <w:tcW w:w="742" w:type="dxa"/>
          </w:tcPr>
          <w:p w:rsidR="00D23963" w:rsidRPr="003E745F" w:rsidRDefault="00FF6DB2" w:rsidP="008268A7">
            <w:r>
              <w:t>0</w:t>
            </w:r>
          </w:p>
        </w:tc>
        <w:tc>
          <w:tcPr>
            <w:tcW w:w="742" w:type="dxa"/>
          </w:tcPr>
          <w:p w:rsidR="00D23963" w:rsidRPr="003E745F" w:rsidRDefault="00FF6DB2" w:rsidP="008268A7">
            <w:pPr>
              <w:keepNext/>
            </w:pPr>
            <w:r>
              <w:t>255</w:t>
            </w:r>
          </w:p>
        </w:tc>
      </w:tr>
    </w:tbl>
    <w:p w:rsidR="002C43AC" w:rsidRDefault="00D27A99" w:rsidP="008268A7">
      <w:pPr>
        <w:pStyle w:val="Caption"/>
      </w:pPr>
      <w:r>
        <w:t xml:space="preserve">Table </w:t>
      </w:r>
      <w:r w:rsidR="00A07801">
        <w:fldChar w:fldCharType="begin"/>
      </w:r>
      <w:r w:rsidR="00A07801">
        <w:instrText xml:space="preserve"> SEQ Table \* ARABIC </w:instrText>
      </w:r>
      <w:r w:rsidR="00A07801">
        <w:fldChar w:fldCharType="separate"/>
      </w:r>
      <w:r w:rsidR="00B9778E">
        <w:rPr>
          <w:noProof/>
        </w:rPr>
        <w:t>19</w:t>
      </w:r>
      <w:r w:rsidR="00A07801">
        <w:rPr>
          <w:noProof/>
        </w:rPr>
        <w:fldChar w:fldCharType="end"/>
      </w:r>
      <w:r>
        <w:t xml:space="preserve"> - </w:t>
      </w:r>
      <w:r w:rsidRPr="00306021">
        <w:t>J2735SupplementalVehicleExtensions</w:t>
      </w:r>
      <w:r>
        <w:rPr>
          <w:noProof/>
        </w:rPr>
        <w:t xml:space="preserve"> (1)</w:t>
      </w:r>
    </w:p>
    <w:tbl>
      <w:tblPr>
        <w:tblStyle w:val="TableGrid"/>
        <w:tblW w:w="0" w:type="auto"/>
        <w:tblLook w:val="04A0" w:firstRow="1" w:lastRow="0" w:firstColumn="1" w:lastColumn="0" w:noHBand="0" w:noVBand="1"/>
      </w:tblPr>
      <w:tblGrid>
        <w:gridCol w:w="2065"/>
        <w:gridCol w:w="3649"/>
        <w:gridCol w:w="3636"/>
      </w:tblGrid>
      <w:tr w:rsidR="002C43AC" w:rsidRPr="006E5FF6" w:rsidTr="00331B6B">
        <w:tc>
          <w:tcPr>
            <w:tcW w:w="2065" w:type="dxa"/>
          </w:tcPr>
          <w:p w:rsidR="002C43AC" w:rsidRPr="006E5FF6" w:rsidRDefault="002C43AC" w:rsidP="008268A7">
            <w:pPr>
              <w:rPr>
                <w:b/>
              </w:rPr>
            </w:pPr>
            <w:r w:rsidRPr="006E5FF6">
              <w:rPr>
                <w:b/>
              </w:rPr>
              <w:t>Name</w:t>
            </w:r>
          </w:p>
        </w:tc>
        <w:tc>
          <w:tcPr>
            <w:tcW w:w="3649" w:type="dxa"/>
          </w:tcPr>
          <w:p w:rsidR="002C43AC" w:rsidRPr="006E5FF6" w:rsidRDefault="002C43AC" w:rsidP="008268A7">
            <w:pPr>
              <w:rPr>
                <w:b/>
              </w:rPr>
            </w:pPr>
            <w:r w:rsidRPr="006E5FF6">
              <w:rPr>
                <w:b/>
              </w:rPr>
              <w:t>Type</w:t>
            </w:r>
          </w:p>
        </w:tc>
        <w:tc>
          <w:tcPr>
            <w:tcW w:w="3636" w:type="dxa"/>
          </w:tcPr>
          <w:p w:rsidR="002C43AC" w:rsidRPr="006E5FF6" w:rsidRDefault="002C43AC" w:rsidP="008268A7">
            <w:pPr>
              <w:rPr>
                <w:b/>
              </w:rPr>
            </w:pPr>
            <w:r w:rsidRPr="006E5FF6">
              <w:rPr>
                <w:b/>
              </w:rPr>
              <w:t>Description</w:t>
            </w:r>
          </w:p>
        </w:tc>
      </w:tr>
      <w:tr w:rsidR="002C43AC" w:rsidRPr="003E745F" w:rsidTr="00331B6B">
        <w:tc>
          <w:tcPr>
            <w:tcW w:w="2065" w:type="dxa"/>
          </w:tcPr>
          <w:p w:rsidR="002C43AC" w:rsidRPr="000D041D" w:rsidRDefault="002C43AC" w:rsidP="008268A7">
            <w:pPr>
              <w:rPr>
                <w:rFonts w:ascii="Courier New" w:hAnsi="Courier New" w:cs="Courier New"/>
              </w:rPr>
            </w:pPr>
            <w:r w:rsidRPr="00BB46E4">
              <w:rPr>
                <w:rFonts w:ascii="Courier New" w:hAnsi="Courier New" w:cs="Courier New"/>
              </w:rPr>
              <w:t>classDetails</w:t>
            </w:r>
          </w:p>
        </w:tc>
        <w:tc>
          <w:tcPr>
            <w:tcW w:w="3649" w:type="dxa"/>
          </w:tcPr>
          <w:p w:rsidR="002C43AC" w:rsidRPr="000D041D" w:rsidRDefault="00A07801" w:rsidP="008268A7">
            <w:pPr>
              <w:rPr>
                <w:rFonts w:ascii="Courier New" w:hAnsi="Courier New" w:cs="Courier New"/>
              </w:rPr>
            </w:pPr>
            <w:hyperlink w:anchor="_J2735VehicleClassification" w:history="1">
              <w:r w:rsidR="002C43AC" w:rsidRPr="00BB46E4">
                <w:rPr>
                  <w:rStyle w:val="Hyperlink"/>
                  <w:rFonts w:ascii="Courier New" w:hAnsi="Courier New" w:cs="Courier New"/>
                </w:rPr>
                <w:t>J2735VehicleClassification</w:t>
              </w:r>
            </w:hyperlink>
          </w:p>
        </w:tc>
        <w:tc>
          <w:tcPr>
            <w:tcW w:w="3636" w:type="dxa"/>
          </w:tcPr>
          <w:p w:rsidR="002C43AC" w:rsidRPr="003E745F" w:rsidRDefault="00763A9D" w:rsidP="008268A7">
            <w:r>
              <w:t>U</w:t>
            </w:r>
            <w:r w:rsidRPr="00763A9D">
              <w:t>sed in ITS and DSRC work.</w:t>
            </w:r>
            <w:r>
              <w:t xml:space="preserve"> See </w:t>
            </w:r>
            <w:r>
              <w:fldChar w:fldCharType="begin"/>
            </w:r>
            <w:r>
              <w:instrText xml:space="preserve"> REF _Ref511817467 \r \h </w:instrText>
            </w:r>
            <w:r>
              <w:fldChar w:fldCharType="separate"/>
            </w:r>
            <w:r w:rsidR="00B9778E">
              <w:t>6.17</w:t>
            </w:r>
            <w:r>
              <w:fldChar w:fldCharType="end"/>
            </w:r>
          </w:p>
        </w:tc>
      </w:tr>
      <w:tr w:rsidR="002C43AC" w:rsidRPr="003E745F" w:rsidTr="00331B6B">
        <w:tc>
          <w:tcPr>
            <w:tcW w:w="2065" w:type="dxa"/>
          </w:tcPr>
          <w:p w:rsidR="002C43AC" w:rsidRPr="00BB46E4" w:rsidRDefault="002C43AC" w:rsidP="008268A7">
            <w:pPr>
              <w:rPr>
                <w:rFonts w:ascii="Courier New" w:hAnsi="Courier New" w:cs="Courier New"/>
              </w:rPr>
            </w:pPr>
            <w:r w:rsidRPr="00BB46E4">
              <w:rPr>
                <w:rFonts w:ascii="Courier New" w:hAnsi="Courier New" w:cs="Courier New"/>
              </w:rPr>
              <w:t>vehicleData</w:t>
            </w:r>
          </w:p>
        </w:tc>
        <w:tc>
          <w:tcPr>
            <w:tcW w:w="3649" w:type="dxa"/>
          </w:tcPr>
          <w:p w:rsidR="002C43AC" w:rsidRDefault="00A07801" w:rsidP="008268A7">
            <w:pPr>
              <w:rPr>
                <w:rFonts w:ascii="Courier New" w:hAnsi="Courier New" w:cs="Courier New"/>
              </w:rPr>
            </w:pPr>
            <w:hyperlink w:anchor="_J2735VehicleData" w:history="1">
              <w:r w:rsidR="002C43AC" w:rsidRPr="00BB46E4">
                <w:rPr>
                  <w:rStyle w:val="Hyperlink"/>
                  <w:rFonts w:ascii="Courier New" w:hAnsi="Courier New" w:cs="Courier New"/>
                </w:rPr>
                <w:t>J2735VehicleData</w:t>
              </w:r>
            </w:hyperlink>
          </w:p>
        </w:tc>
        <w:tc>
          <w:tcPr>
            <w:tcW w:w="3636" w:type="dxa"/>
          </w:tcPr>
          <w:p w:rsidR="002C43AC" w:rsidRPr="003E745F" w:rsidRDefault="00763A9D" w:rsidP="008268A7">
            <w:r>
              <w:t>U</w:t>
            </w:r>
            <w:r w:rsidRPr="00763A9D">
              <w:t>sed to convey additional data about the vehicle not found in the BSM Part I data frame</w:t>
            </w:r>
            <w:r>
              <w:t>.</w:t>
            </w:r>
          </w:p>
        </w:tc>
      </w:tr>
      <w:tr w:rsidR="002C43AC" w:rsidRPr="003E745F" w:rsidTr="00331B6B">
        <w:tc>
          <w:tcPr>
            <w:tcW w:w="2065" w:type="dxa"/>
          </w:tcPr>
          <w:p w:rsidR="002C43AC" w:rsidRPr="00BB46E4" w:rsidRDefault="002C43AC" w:rsidP="008268A7">
            <w:pPr>
              <w:rPr>
                <w:rFonts w:ascii="Courier New" w:hAnsi="Courier New" w:cs="Courier New"/>
              </w:rPr>
            </w:pPr>
            <w:r w:rsidRPr="00E86218">
              <w:rPr>
                <w:rFonts w:ascii="Courier New" w:hAnsi="Courier New" w:cs="Courier New"/>
              </w:rPr>
              <w:t>weatherReport</w:t>
            </w:r>
          </w:p>
        </w:tc>
        <w:tc>
          <w:tcPr>
            <w:tcW w:w="3649" w:type="dxa"/>
          </w:tcPr>
          <w:p w:rsidR="002C43AC" w:rsidRDefault="00A07801" w:rsidP="008268A7">
            <w:pPr>
              <w:rPr>
                <w:rFonts w:ascii="Courier New" w:hAnsi="Courier New" w:cs="Courier New"/>
              </w:rPr>
            </w:pPr>
            <w:hyperlink w:anchor="_J2735WeatherReport" w:history="1">
              <w:r w:rsidR="002C43AC" w:rsidRPr="00E86218">
                <w:rPr>
                  <w:rStyle w:val="Hyperlink"/>
                  <w:rFonts w:ascii="Courier New" w:hAnsi="Courier New" w:cs="Courier New"/>
                </w:rPr>
                <w:t>J2735WeatherReport</w:t>
              </w:r>
            </w:hyperlink>
          </w:p>
        </w:tc>
        <w:tc>
          <w:tcPr>
            <w:tcW w:w="3636" w:type="dxa"/>
          </w:tcPr>
          <w:p w:rsidR="002C43AC" w:rsidRPr="003E745F" w:rsidRDefault="006C3F59" w:rsidP="008268A7">
            <w:r>
              <w:t>U</w:t>
            </w:r>
            <w:r w:rsidRPr="006C3F59">
              <w:t>sed to convey weather measurements made by the sending device</w:t>
            </w:r>
          </w:p>
        </w:tc>
      </w:tr>
      <w:tr w:rsidR="002C43AC" w:rsidRPr="003E745F" w:rsidTr="00331B6B">
        <w:tc>
          <w:tcPr>
            <w:tcW w:w="2065" w:type="dxa"/>
          </w:tcPr>
          <w:p w:rsidR="002C43AC" w:rsidRPr="00E86218" w:rsidRDefault="002C43AC" w:rsidP="008268A7">
            <w:pPr>
              <w:rPr>
                <w:rFonts w:ascii="Courier New" w:hAnsi="Courier New" w:cs="Courier New"/>
              </w:rPr>
            </w:pPr>
            <w:r w:rsidRPr="00E86218">
              <w:rPr>
                <w:rFonts w:ascii="Courier New" w:hAnsi="Courier New" w:cs="Courier New"/>
              </w:rPr>
              <w:t>weatherProbe</w:t>
            </w:r>
          </w:p>
        </w:tc>
        <w:tc>
          <w:tcPr>
            <w:tcW w:w="3649" w:type="dxa"/>
          </w:tcPr>
          <w:p w:rsidR="002C43AC" w:rsidRDefault="00A07801" w:rsidP="008268A7">
            <w:pPr>
              <w:rPr>
                <w:rFonts w:ascii="Courier New" w:hAnsi="Courier New" w:cs="Courier New"/>
              </w:rPr>
            </w:pPr>
            <w:hyperlink w:anchor="_J2735WeatherProbe" w:history="1">
              <w:r w:rsidR="002C43AC" w:rsidRPr="00E86218">
                <w:rPr>
                  <w:rStyle w:val="Hyperlink"/>
                  <w:rFonts w:ascii="Courier New" w:hAnsi="Courier New" w:cs="Courier New"/>
                </w:rPr>
                <w:t>J2735WeatherProbe</w:t>
              </w:r>
            </w:hyperlink>
          </w:p>
        </w:tc>
        <w:tc>
          <w:tcPr>
            <w:tcW w:w="3636" w:type="dxa"/>
          </w:tcPr>
          <w:p w:rsidR="002C43AC" w:rsidRPr="003E745F" w:rsidRDefault="006C3F59" w:rsidP="008268A7">
            <w:r>
              <w:t>P</w:t>
            </w:r>
            <w:r w:rsidRPr="006C3F59">
              <w:t>rovides basic data on the air temperature and barometric pressure experienced by a vehicle, as well as the current status of the wiper systems on the vehicle, including front and rear wiper systems (where equipped) to indicate coarse rainfall levels.</w:t>
            </w:r>
          </w:p>
        </w:tc>
      </w:tr>
      <w:tr w:rsidR="002C43AC" w:rsidRPr="003E745F" w:rsidTr="00331B6B">
        <w:tc>
          <w:tcPr>
            <w:tcW w:w="2065" w:type="dxa"/>
          </w:tcPr>
          <w:p w:rsidR="002C43AC" w:rsidRPr="00E86218" w:rsidRDefault="002C43AC" w:rsidP="008268A7">
            <w:pPr>
              <w:rPr>
                <w:rFonts w:ascii="Courier New" w:hAnsi="Courier New" w:cs="Courier New"/>
              </w:rPr>
            </w:pPr>
            <w:r w:rsidRPr="00E86218">
              <w:rPr>
                <w:rFonts w:ascii="Courier New" w:hAnsi="Courier New" w:cs="Courier New"/>
              </w:rPr>
              <w:t>obstacle</w:t>
            </w:r>
          </w:p>
        </w:tc>
        <w:tc>
          <w:tcPr>
            <w:tcW w:w="3649" w:type="dxa"/>
          </w:tcPr>
          <w:p w:rsidR="002C43AC" w:rsidRDefault="00A07801" w:rsidP="008268A7">
            <w:pPr>
              <w:rPr>
                <w:rFonts w:ascii="Courier New" w:hAnsi="Courier New" w:cs="Courier New"/>
              </w:rPr>
            </w:pPr>
            <w:hyperlink w:anchor="_J2735ObstacleDetection" w:history="1">
              <w:r w:rsidR="002C43AC" w:rsidRPr="003D1AA9">
                <w:rPr>
                  <w:rStyle w:val="Hyperlink"/>
                  <w:rFonts w:ascii="Courier New" w:hAnsi="Courier New" w:cs="Courier New"/>
                </w:rPr>
                <w:t>J2735ObstacleDetection</w:t>
              </w:r>
            </w:hyperlink>
          </w:p>
        </w:tc>
        <w:tc>
          <w:tcPr>
            <w:tcW w:w="3636" w:type="dxa"/>
          </w:tcPr>
          <w:p w:rsidR="002C43AC" w:rsidRPr="003E745F" w:rsidRDefault="006C3F59" w:rsidP="008268A7">
            <w:r>
              <w:t>U</w:t>
            </w:r>
            <w:r w:rsidRPr="006C3F59">
              <w:t>sed to relate basic location information about a detect obstacle or a road hazard in a vehicles path.</w:t>
            </w:r>
          </w:p>
        </w:tc>
      </w:tr>
      <w:tr w:rsidR="002C43AC" w:rsidRPr="003E745F" w:rsidTr="00331B6B">
        <w:tc>
          <w:tcPr>
            <w:tcW w:w="2065" w:type="dxa"/>
          </w:tcPr>
          <w:p w:rsidR="002C43AC" w:rsidRPr="00E86218" w:rsidRDefault="002C43AC" w:rsidP="008268A7">
            <w:pPr>
              <w:rPr>
                <w:rFonts w:ascii="Courier New" w:hAnsi="Courier New" w:cs="Courier New"/>
              </w:rPr>
            </w:pPr>
            <w:r w:rsidRPr="003D1AA9">
              <w:rPr>
                <w:rFonts w:ascii="Courier New" w:hAnsi="Courier New" w:cs="Courier New"/>
              </w:rPr>
              <w:t>status</w:t>
            </w:r>
          </w:p>
        </w:tc>
        <w:tc>
          <w:tcPr>
            <w:tcW w:w="3649" w:type="dxa"/>
          </w:tcPr>
          <w:p w:rsidR="002C43AC" w:rsidRDefault="00A07801" w:rsidP="008268A7">
            <w:pPr>
              <w:rPr>
                <w:rFonts w:ascii="Courier New" w:hAnsi="Courier New" w:cs="Courier New"/>
              </w:rPr>
            </w:pPr>
            <w:hyperlink w:anchor="_J2735DisabledVehicle" w:history="1">
              <w:r w:rsidR="002C43AC" w:rsidRPr="003D1AA9">
                <w:rPr>
                  <w:rStyle w:val="Hyperlink"/>
                  <w:rFonts w:ascii="Courier New" w:hAnsi="Courier New" w:cs="Courier New"/>
                </w:rPr>
                <w:t>J2735DisabledVehicle</w:t>
              </w:r>
            </w:hyperlink>
          </w:p>
        </w:tc>
        <w:tc>
          <w:tcPr>
            <w:tcW w:w="3636" w:type="dxa"/>
          </w:tcPr>
          <w:p w:rsidR="002C43AC" w:rsidRPr="003E745F" w:rsidRDefault="006C3F59" w:rsidP="008268A7">
            <w:r>
              <w:t>P</w:t>
            </w:r>
            <w:r w:rsidRPr="006C3F59">
              <w:t>rovides a means for a vehicle (or other equipped device) to describe its operational status and gross location to others using a subset of the ITIS codes.</w:t>
            </w:r>
          </w:p>
        </w:tc>
      </w:tr>
      <w:tr w:rsidR="002C43AC" w:rsidRPr="003E745F" w:rsidTr="00331B6B">
        <w:tc>
          <w:tcPr>
            <w:tcW w:w="2065" w:type="dxa"/>
          </w:tcPr>
          <w:p w:rsidR="002C43AC" w:rsidRPr="003D1AA9" w:rsidRDefault="002C43AC" w:rsidP="008268A7">
            <w:pPr>
              <w:rPr>
                <w:rFonts w:ascii="Courier New" w:hAnsi="Courier New" w:cs="Courier New"/>
              </w:rPr>
            </w:pPr>
            <w:r w:rsidRPr="003D1AA9">
              <w:rPr>
                <w:rFonts w:ascii="Courier New" w:hAnsi="Courier New" w:cs="Courier New"/>
              </w:rPr>
              <w:t>speedProfile</w:t>
            </w:r>
          </w:p>
        </w:tc>
        <w:tc>
          <w:tcPr>
            <w:tcW w:w="3649" w:type="dxa"/>
          </w:tcPr>
          <w:p w:rsidR="002C43AC" w:rsidRDefault="00A07801" w:rsidP="008268A7">
            <w:pPr>
              <w:rPr>
                <w:rFonts w:ascii="Courier New" w:hAnsi="Courier New" w:cs="Courier New"/>
              </w:rPr>
            </w:pPr>
            <w:hyperlink w:anchor="_J2735SpeedProfile" w:history="1">
              <w:r w:rsidR="002C43AC" w:rsidRPr="003D1AA9">
                <w:rPr>
                  <w:rStyle w:val="Hyperlink"/>
                  <w:rFonts w:ascii="Courier New" w:hAnsi="Courier New" w:cs="Courier New"/>
                </w:rPr>
                <w:t>J2735SpeedProfile</w:t>
              </w:r>
            </w:hyperlink>
          </w:p>
        </w:tc>
        <w:tc>
          <w:tcPr>
            <w:tcW w:w="3636" w:type="dxa"/>
          </w:tcPr>
          <w:p w:rsidR="002C43AC" w:rsidRPr="003E745F" w:rsidRDefault="001D2392" w:rsidP="008268A7">
            <w:r>
              <w:t>S</w:t>
            </w:r>
            <w:r w:rsidRPr="001D2392">
              <w:t xml:space="preserve">upports connected vehicles which will be collecting and parsing BSMs as they travel: these consist of speed data reported from the opposite direction. Each equipped vehicle </w:t>
            </w:r>
            <w:r w:rsidRPr="001D2392">
              <w:lastRenderedPageBreak/>
              <w:t>collects the reported BSM speeds from the vehicles traveling in the opposite direction and store the average speed of these vehicles every 100 meters.</w:t>
            </w:r>
          </w:p>
        </w:tc>
      </w:tr>
      <w:tr w:rsidR="002C43AC" w:rsidRPr="003E745F" w:rsidTr="00331B6B">
        <w:tc>
          <w:tcPr>
            <w:tcW w:w="2065" w:type="dxa"/>
          </w:tcPr>
          <w:p w:rsidR="002C43AC" w:rsidRPr="003D1AA9" w:rsidRDefault="002C43AC" w:rsidP="008268A7">
            <w:pPr>
              <w:rPr>
                <w:rFonts w:ascii="Courier New" w:hAnsi="Courier New" w:cs="Courier New"/>
              </w:rPr>
            </w:pPr>
            <w:r w:rsidRPr="003D1AA9">
              <w:rPr>
                <w:rFonts w:ascii="Courier New" w:hAnsi="Courier New" w:cs="Courier New"/>
              </w:rPr>
              <w:lastRenderedPageBreak/>
              <w:t>theRTCM</w:t>
            </w:r>
          </w:p>
        </w:tc>
        <w:tc>
          <w:tcPr>
            <w:tcW w:w="3649" w:type="dxa"/>
          </w:tcPr>
          <w:p w:rsidR="002C43AC" w:rsidRDefault="00A07801" w:rsidP="008268A7">
            <w:pPr>
              <w:rPr>
                <w:rFonts w:ascii="Courier New" w:hAnsi="Courier New" w:cs="Courier New"/>
              </w:rPr>
            </w:pPr>
            <w:hyperlink w:anchor="_J2735RTCMPackage" w:history="1">
              <w:r w:rsidR="002C43AC" w:rsidRPr="003D1AA9">
                <w:rPr>
                  <w:rStyle w:val="Hyperlink"/>
                  <w:rFonts w:ascii="Courier New" w:hAnsi="Courier New" w:cs="Courier New"/>
                </w:rPr>
                <w:t>J2735RTCMPackage</w:t>
              </w:r>
            </w:hyperlink>
          </w:p>
        </w:tc>
        <w:tc>
          <w:tcPr>
            <w:tcW w:w="3636" w:type="dxa"/>
          </w:tcPr>
          <w:p w:rsidR="002C43AC" w:rsidRPr="003E745F" w:rsidRDefault="001D2392" w:rsidP="008268A7">
            <w:r>
              <w:t>U</w:t>
            </w:r>
            <w:r w:rsidRPr="001D2392">
              <w:t>sed to convey RTCM messages which deal with differential corrections between users from one mobile device to another</w:t>
            </w:r>
            <w:r>
              <w:t>.</w:t>
            </w:r>
          </w:p>
        </w:tc>
      </w:tr>
      <w:tr w:rsidR="002C43AC" w:rsidRPr="003E745F" w:rsidTr="00331B6B">
        <w:tc>
          <w:tcPr>
            <w:tcW w:w="2065" w:type="dxa"/>
          </w:tcPr>
          <w:p w:rsidR="002C43AC" w:rsidRPr="003D1AA9" w:rsidRDefault="002C43AC" w:rsidP="008268A7">
            <w:pPr>
              <w:rPr>
                <w:rFonts w:ascii="Courier New" w:hAnsi="Courier New" w:cs="Courier New"/>
              </w:rPr>
            </w:pPr>
            <w:r w:rsidRPr="003D1AA9">
              <w:rPr>
                <w:rFonts w:ascii="Courier New" w:hAnsi="Courier New" w:cs="Courier New"/>
              </w:rPr>
              <w:t>regional</w:t>
            </w:r>
          </w:p>
        </w:tc>
        <w:tc>
          <w:tcPr>
            <w:tcW w:w="3649" w:type="dxa"/>
          </w:tcPr>
          <w:p w:rsidR="002C43AC" w:rsidRDefault="002C43AC" w:rsidP="008268A7">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3636" w:type="dxa"/>
          </w:tcPr>
          <w:p w:rsidR="002C43AC" w:rsidRPr="003E745F" w:rsidRDefault="007562FF" w:rsidP="008268A7">
            <w:pPr>
              <w:keepNext/>
            </w:pPr>
            <w:r>
              <w:t>Regional extensions is NOT currently implemented.</w:t>
            </w:r>
          </w:p>
        </w:tc>
      </w:tr>
    </w:tbl>
    <w:p w:rsidR="00D23963" w:rsidRDefault="00955C0A" w:rsidP="008268A7">
      <w:pPr>
        <w:pStyle w:val="Caption"/>
      </w:pPr>
      <w:r>
        <w:t xml:space="preserve">Table </w:t>
      </w:r>
      <w:r w:rsidR="00A07801">
        <w:fldChar w:fldCharType="begin"/>
      </w:r>
      <w:r w:rsidR="00A07801">
        <w:instrText xml:space="preserve"> SEQ Table \* ARABIC </w:instrText>
      </w:r>
      <w:r w:rsidR="00A07801">
        <w:fldChar w:fldCharType="separate"/>
      </w:r>
      <w:r w:rsidR="00B9778E">
        <w:rPr>
          <w:noProof/>
        </w:rPr>
        <w:t>20</w:t>
      </w:r>
      <w:r w:rsidR="00A07801">
        <w:rPr>
          <w:noProof/>
        </w:rPr>
        <w:fldChar w:fldCharType="end"/>
      </w:r>
      <w:r>
        <w:t xml:space="preserve"> - </w:t>
      </w:r>
      <w:r w:rsidRPr="00E17E9F">
        <w:t>J2735SupplementalVehicleExtensions</w:t>
      </w:r>
      <w:r w:rsidR="00D27A99">
        <w:t xml:space="preserve"> (2)</w:t>
      </w:r>
    </w:p>
    <w:p w:rsidR="00D23963" w:rsidRDefault="00D23963" w:rsidP="008268A7">
      <w:pPr>
        <w:pStyle w:val="Heading2"/>
      </w:pPr>
      <w:bookmarkStart w:id="126" w:name="_J2735PathHistory"/>
      <w:bookmarkStart w:id="127" w:name="_Toc530144523"/>
      <w:bookmarkEnd w:id="126"/>
      <w:r w:rsidRPr="008A4FC6">
        <w:t>J2735PathHistory</w:t>
      </w:r>
      <w:bookmarkEnd w:id="127"/>
    </w:p>
    <w:p w:rsidR="00D23963" w:rsidRDefault="00A036F1" w:rsidP="008268A7">
      <w:r w:rsidRPr="00A036F1">
        <w:t xml:space="preserve">The </w:t>
      </w:r>
      <w:r>
        <w:t>J2735</w:t>
      </w:r>
      <w:r w:rsidRPr="00A036F1">
        <w:t>PathHistory data frame defines a geometric path reflecting time-tagged vehicle movement over some period of time and/or distance. A sequence of Path History Points is used along with an initial position (and the GNSS status at that time) to create a set of straight line segments representing the path.</w:t>
      </w:r>
    </w:p>
    <w:tbl>
      <w:tblPr>
        <w:tblStyle w:val="TableGrid"/>
        <w:tblW w:w="0" w:type="auto"/>
        <w:tblLook w:val="04A0" w:firstRow="1" w:lastRow="0" w:firstColumn="1" w:lastColumn="0" w:noHBand="0" w:noVBand="1"/>
      </w:tblPr>
      <w:tblGrid>
        <w:gridCol w:w="2189"/>
        <w:gridCol w:w="3240"/>
        <w:gridCol w:w="3921"/>
      </w:tblGrid>
      <w:tr w:rsidR="00C87165" w:rsidRPr="006E5FF6" w:rsidTr="00C87165">
        <w:tc>
          <w:tcPr>
            <w:tcW w:w="2187" w:type="dxa"/>
          </w:tcPr>
          <w:p w:rsidR="00C87165" w:rsidRPr="006E5FF6" w:rsidRDefault="00C87165" w:rsidP="008268A7">
            <w:pPr>
              <w:rPr>
                <w:b/>
              </w:rPr>
            </w:pPr>
            <w:r w:rsidRPr="006E5FF6">
              <w:rPr>
                <w:b/>
              </w:rPr>
              <w:t>Name</w:t>
            </w:r>
          </w:p>
        </w:tc>
        <w:tc>
          <w:tcPr>
            <w:tcW w:w="3239" w:type="dxa"/>
          </w:tcPr>
          <w:p w:rsidR="00C87165" w:rsidRPr="006E5FF6" w:rsidRDefault="00C87165" w:rsidP="008268A7">
            <w:pPr>
              <w:rPr>
                <w:b/>
              </w:rPr>
            </w:pPr>
            <w:r w:rsidRPr="006E5FF6">
              <w:rPr>
                <w:b/>
              </w:rPr>
              <w:t>Type</w:t>
            </w:r>
          </w:p>
        </w:tc>
        <w:tc>
          <w:tcPr>
            <w:tcW w:w="3924" w:type="dxa"/>
          </w:tcPr>
          <w:p w:rsidR="00C87165" w:rsidRPr="006E5FF6" w:rsidRDefault="00C87165" w:rsidP="008268A7">
            <w:pPr>
              <w:rPr>
                <w:b/>
              </w:rPr>
            </w:pPr>
            <w:r w:rsidRPr="006E5FF6">
              <w:rPr>
                <w:b/>
              </w:rPr>
              <w:t>Description</w:t>
            </w:r>
          </w:p>
        </w:tc>
      </w:tr>
      <w:tr w:rsidR="00C87165" w:rsidRPr="003E745F" w:rsidTr="00C87165">
        <w:tc>
          <w:tcPr>
            <w:tcW w:w="2187" w:type="dxa"/>
          </w:tcPr>
          <w:p w:rsidR="00C87165" w:rsidRPr="000D041D" w:rsidRDefault="00C87165" w:rsidP="008268A7">
            <w:pPr>
              <w:rPr>
                <w:rFonts w:ascii="Courier New" w:hAnsi="Courier New" w:cs="Courier New"/>
              </w:rPr>
            </w:pPr>
            <w:r w:rsidRPr="00E42F1E">
              <w:rPr>
                <w:rFonts w:ascii="Courier New" w:hAnsi="Courier New" w:cs="Courier New"/>
              </w:rPr>
              <w:t>initialPosition</w:t>
            </w:r>
          </w:p>
        </w:tc>
        <w:tc>
          <w:tcPr>
            <w:tcW w:w="3239" w:type="dxa"/>
          </w:tcPr>
          <w:p w:rsidR="00C87165" w:rsidRPr="000D041D" w:rsidRDefault="00A07801" w:rsidP="008268A7">
            <w:pPr>
              <w:rPr>
                <w:rFonts w:ascii="Courier New" w:hAnsi="Courier New" w:cs="Courier New"/>
              </w:rPr>
            </w:pPr>
            <w:hyperlink w:anchor="_J2735FullPositionVector" w:history="1">
              <w:r w:rsidR="00C87165" w:rsidRPr="00E42F1E">
                <w:rPr>
                  <w:rStyle w:val="Hyperlink"/>
                  <w:rFonts w:ascii="Courier New" w:hAnsi="Courier New" w:cs="Courier New"/>
                </w:rPr>
                <w:t>J2735FullPositionVector</w:t>
              </w:r>
            </w:hyperlink>
          </w:p>
        </w:tc>
        <w:tc>
          <w:tcPr>
            <w:tcW w:w="3924" w:type="dxa"/>
          </w:tcPr>
          <w:p w:rsidR="00C87165" w:rsidRPr="003E745F" w:rsidRDefault="00216203" w:rsidP="008268A7">
            <w:r w:rsidRPr="00216203">
              <w:t>A complete report of the vehicle's position, speed, and heading at an instant in time.</w:t>
            </w:r>
          </w:p>
        </w:tc>
      </w:tr>
      <w:tr w:rsidR="00D23963" w:rsidRPr="003E745F" w:rsidTr="00C87165">
        <w:tc>
          <w:tcPr>
            <w:tcW w:w="2187" w:type="dxa"/>
          </w:tcPr>
          <w:p w:rsidR="00D23963" w:rsidRPr="000D041D" w:rsidRDefault="00D23963" w:rsidP="008268A7">
            <w:pPr>
              <w:rPr>
                <w:rFonts w:ascii="Courier New" w:hAnsi="Courier New" w:cs="Courier New"/>
              </w:rPr>
            </w:pPr>
            <w:r w:rsidRPr="00E42F1E">
              <w:rPr>
                <w:rFonts w:ascii="Courier New" w:hAnsi="Courier New" w:cs="Courier New"/>
              </w:rPr>
              <w:t>currGNSSstatus</w:t>
            </w:r>
          </w:p>
        </w:tc>
        <w:tc>
          <w:tcPr>
            <w:tcW w:w="3239" w:type="dxa"/>
          </w:tcPr>
          <w:p w:rsidR="00D23963" w:rsidRPr="000D041D" w:rsidRDefault="00A07801"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3924" w:type="dxa"/>
          </w:tcPr>
          <w:p w:rsidR="00D23963" w:rsidRDefault="00D23963" w:rsidP="008268A7">
            <w:r>
              <w:t xml:space="preserve">A Boolean </w:t>
            </w:r>
            <w:r w:rsidR="003148C0">
              <w:t xml:space="preserve">(true/false) </w:t>
            </w:r>
            <w:r>
              <w:t>dictionary</w:t>
            </w:r>
            <w:r w:rsidR="003148C0">
              <w:t xml:space="preserve"> (name/value pairs)</w:t>
            </w:r>
            <w:r>
              <w:t xml:space="preserve"> of the following indicators:</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unavailable -- Not Equipped or unavailable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isHealthy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isMonitored</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baseStationType -- Set to zero if a moving base station, or if a rover device (an OBU), set to one if it is a fixed base station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aPDOPofUnder5 -- A dilution of precision greater than 5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inViewOfUnder5 -- Less than 5 satellites in view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localCorrectionsPresent -- DGPS type corrections used </w:t>
            </w:r>
          </w:p>
          <w:p w:rsidR="00D23963" w:rsidRPr="003E745F" w:rsidRDefault="00D23963" w:rsidP="00AF2AED">
            <w:pPr>
              <w:pStyle w:val="ListParagraph"/>
              <w:numPr>
                <w:ilvl w:val="0"/>
                <w:numId w:val="18"/>
              </w:numPr>
              <w:spacing w:before="120"/>
            </w:pPr>
            <w:r w:rsidRPr="00E42F1E">
              <w:rPr>
                <w:rFonts w:ascii="Courier New" w:hAnsi="Courier New" w:cs="Courier New"/>
                <w:color w:val="000000"/>
                <w:sz w:val="20"/>
                <w:szCs w:val="20"/>
              </w:rPr>
              <w:t>networkCorrectionsPresent -- RTK type corrections used</w:t>
            </w:r>
          </w:p>
        </w:tc>
      </w:tr>
      <w:tr w:rsidR="00D23963" w:rsidRPr="003E745F" w:rsidTr="00C87165">
        <w:tc>
          <w:tcPr>
            <w:tcW w:w="2187" w:type="dxa"/>
          </w:tcPr>
          <w:p w:rsidR="00D23963" w:rsidRPr="00E42F1E" w:rsidRDefault="00D23963" w:rsidP="008268A7">
            <w:pPr>
              <w:rPr>
                <w:rFonts w:ascii="Courier New" w:hAnsi="Courier New" w:cs="Courier New"/>
              </w:rPr>
            </w:pPr>
            <w:r w:rsidRPr="00E42F1E">
              <w:rPr>
                <w:rFonts w:ascii="Courier New" w:hAnsi="Courier New" w:cs="Courier New"/>
              </w:rPr>
              <w:lastRenderedPageBreak/>
              <w:t>crumbData</w:t>
            </w:r>
          </w:p>
        </w:tc>
        <w:tc>
          <w:tcPr>
            <w:tcW w:w="3239" w:type="dxa"/>
          </w:tcPr>
          <w:p w:rsidR="00D23963" w:rsidRDefault="00D23963" w:rsidP="008268A7">
            <w:pPr>
              <w:rPr>
                <w:rFonts w:ascii="Courier New" w:hAnsi="Courier New" w:cs="Courier New"/>
              </w:rPr>
            </w:pPr>
            <w:r>
              <w:rPr>
                <w:rFonts w:ascii="Courier New" w:hAnsi="Courier New" w:cs="Courier New"/>
              </w:rPr>
              <w:t xml:space="preserve">Array of </w:t>
            </w:r>
            <w:hyperlink w:anchor="_J2735PathHistoryPoint" w:history="1">
              <w:r w:rsidRPr="00E42F1E">
                <w:rPr>
                  <w:rStyle w:val="Hyperlink"/>
                  <w:rFonts w:ascii="Courier New" w:hAnsi="Courier New" w:cs="Courier New"/>
                </w:rPr>
                <w:t>J2735PathHistoryPoint</w:t>
              </w:r>
            </w:hyperlink>
          </w:p>
        </w:tc>
        <w:tc>
          <w:tcPr>
            <w:tcW w:w="3924" w:type="dxa"/>
          </w:tcPr>
          <w:p w:rsidR="00D23963" w:rsidRDefault="00216203" w:rsidP="008268A7">
            <w:pPr>
              <w:keepNext/>
            </w:pPr>
            <w:r w:rsidRPr="00216203">
              <w:t>The Path</w:t>
            </w:r>
            <w:r>
              <w:t xml:space="preserve"> </w:t>
            </w:r>
            <w:r w:rsidRPr="00216203">
              <w:t>History</w:t>
            </w:r>
            <w:r>
              <w:t xml:space="preserve"> </w:t>
            </w:r>
            <w:r w:rsidRPr="00216203">
              <w:t>Point data frame is used to convey a single point in the path of an object (typically a motor vehicle) described as a sequence of such position points. The sequence and number of these points is selected to convey the desired level of accuracy and precision required by the application.</w:t>
            </w:r>
          </w:p>
        </w:tc>
      </w:tr>
    </w:tbl>
    <w:p w:rsidR="00D23963" w:rsidRDefault="00955C0A" w:rsidP="008268A7">
      <w:pPr>
        <w:pStyle w:val="Caption"/>
      </w:pPr>
      <w:r>
        <w:t xml:space="preserve">Table </w:t>
      </w:r>
      <w:r w:rsidR="00A07801">
        <w:fldChar w:fldCharType="begin"/>
      </w:r>
      <w:r w:rsidR="00A07801">
        <w:instrText xml:space="preserve"> SEQ Table \* ARABIC </w:instrText>
      </w:r>
      <w:r w:rsidR="00A07801">
        <w:fldChar w:fldCharType="separate"/>
      </w:r>
      <w:r w:rsidR="00B9778E">
        <w:rPr>
          <w:noProof/>
        </w:rPr>
        <w:t>21</w:t>
      </w:r>
      <w:r w:rsidR="00A07801">
        <w:rPr>
          <w:noProof/>
        </w:rPr>
        <w:fldChar w:fldCharType="end"/>
      </w:r>
      <w:r>
        <w:t xml:space="preserve"> - </w:t>
      </w:r>
      <w:r w:rsidRPr="00292B31">
        <w:t>J2735PathHistory</w:t>
      </w:r>
    </w:p>
    <w:p w:rsidR="00D23963" w:rsidRDefault="00D23963" w:rsidP="008268A7">
      <w:pPr>
        <w:pStyle w:val="Heading2"/>
      </w:pPr>
      <w:bookmarkStart w:id="128" w:name="_J2735PathPrediction"/>
      <w:bookmarkStart w:id="129" w:name="_Toc530144524"/>
      <w:bookmarkEnd w:id="128"/>
      <w:r w:rsidRPr="008A4FC6">
        <w:t>J2735PathPrediction</w:t>
      </w:r>
      <w:bookmarkEnd w:id="129"/>
    </w:p>
    <w:p w:rsidR="00E26586" w:rsidRDefault="00E26586" w:rsidP="008268A7">
      <w:r w:rsidRPr="00E26586">
        <w:t>The J2735PathPrediction</w:t>
      </w:r>
      <w:r>
        <w:t xml:space="preserve"> </w:t>
      </w:r>
      <w:r w:rsidRPr="00E26586">
        <w:t xml:space="preserve">data frame allows vehicles and other type of users to share their predicted path trajectory by estimating a future path of travel. </w:t>
      </w:r>
    </w:p>
    <w:tbl>
      <w:tblPr>
        <w:tblStyle w:val="TableGrid"/>
        <w:tblW w:w="0" w:type="auto"/>
        <w:tblLook w:val="04A0" w:firstRow="1" w:lastRow="0" w:firstColumn="1" w:lastColumn="0" w:noHBand="0" w:noVBand="1"/>
      </w:tblPr>
      <w:tblGrid>
        <w:gridCol w:w="2065"/>
        <w:gridCol w:w="1792"/>
        <w:gridCol w:w="1948"/>
        <w:gridCol w:w="1140"/>
        <w:gridCol w:w="1162"/>
        <w:gridCol w:w="1243"/>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D23963" w:rsidP="008268A7">
            <w:pPr>
              <w:rPr>
                <w:rFonts w:ascii="Courier New" w:hAnsi="Courier New" w:cs="Courier New"/>
              </w:rPr>
            </w:pPr>
            <w:r w:rsidRPr="00E42F1E">
              <w:rPr>
                <w:rFonts w:ascii="Courier New" w:hAnsi="Courier New" w:cs="Courier New"/>
              </w:rPr>
              <w:t>confidence</w:t>
            </w:r>
            <w:r w:rsidR="00842BF9">
              <w:rPr>
                <w:rFonts w:ascii="Courier New" w:hAnsi="Courier New" w:cs="Courier New"/>
              </w:rPr>
              <w:fldChar w:fldCharType="begin"/>
            </w:r>
            <w:r w:rsidR="00842BF9">
              <w:rPr>
                <w:rFonts w:ascii="Courier New" w:hAnsi="Courier New" w:cs="Courier New"/>
              </w:rPr>
              <w:instrText xml:space="preserve"> NOTEREF _Ref511750746 \h </w:instrText>
            </w:r>
            <w:r w:rsidR="00842BF9">
              <w:rPr>
                <w:rFonts w:ascii="Courier New" w:hAnsi="Courier New" w:cs="Courier New"/>
              </w:rPr>
            </w:r>
            <w:r w:rsidR="00842BF9">
              <w:rPr>
                <w:rFonts w:ascii="Courier New" w:hAnsi="Courier New" w:cs="Courier New"/>
              </w:rPr>
              <w:fldChar w:fldCharType="separate"/>
            </w:r>
            <w:r w:rsidR="00B9778E">
              <w:rPr>
                <w:rFonts w:ascii="Courier New" w:hAnsi="Courier New" w:cs="Courier New"/>
              </w:rPr>
              <w:t>†</w:t>
            </w:r>
            <w:r w:rsidR="00842BF9">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1F4B1F" w:rsidP="008268A7">
            <w:r w:rsidRPr="001F4B1F">
              <w:t>The Confidence is a data element representing the general confidence of another associated value</w:t>
            </w:r>
            <w:r>
              <w:t xml:space="preserve">, in this case, the confidence level of </w:t>
            </w:r>
            <w:r w:rsidRPr="00E42F1E">
              <w:rPr>
                <w:rFonts w:ascii="Courier New" w:hAnsi="Courier New" w:cs="Courier New"/>
              </w:rPr>
              <w:t>radiusOfCurve</w:t>
            </w:r>
          </w:p>
        </w:tc>
        <w:tc>
          <w:tcPr>
            <w:tcW w:w="1797" w:type="dxa"/>
          </w:tcPr>
          <w:p w:rsidR="00D23963" w:rsidRPr="006E5FF6" w:rsidRDefault="00D23963" w:rsidP="008268A7">
            <w:pPr>
              <w:rPr>
                <w:vertAlign w:val="superscript"/>
              </w:rPr>
            </w:pPr>
            <w:r w:rsidRPr="00E42F1E">
              <w:t>percent</w:t>
            </w:r>
          </w:p>
        </w:tc>
        <w:tc>
          <w:tcPr>
            <w:tcW w:w="1791" w:type="dxa"/>
          </w:tcPr>
          <w:p w:rsidR="00D23963" w:rsidRPr="003E745F" w:rsidRDefault="00D23963" w:rsidP="008268A7">
            <w:r>
              <w:t>0</w:t>
            </w:r>
            <w:r w:rsidR="00842BF9">
              <w:t>.0</w:t>
            </w:r>
          </w:p>
        </w:tc>
        <w:tc>
          <w:tcPr>
            <w:tcW w:w="1791" w:type="dxa"/>
          </w:tcPr>
          <w:p w:rsidR="00D23963" w:rsidRPr="003E745F" w:rsidRDefault="00D23963" w:rsidP="008268A7">
            <w:r>
              <w:t>100</w:t>
            </w:r>
            <w:r w:rsidR="00842BF9">
              <w:t>.0</w:t>
            </w:r>
          </w:p>
        </w:tc>
      </w:tr>
      <w:tr w:rsidR="00D23963" w:rsidRPr="003E745F" w:rsidTr="00D23963">
        <w:tc>
          <w:tcPr>
            <w:tcW w:w="1931" w:type="dxa"/>
          </w:tcPr>
          <w:p w:rsidR="00D23963" w:rsidRPr="000D041D" w:rsidRDefault="00D23963" w:rsidP="008268A7">
            <w:pPr>
              <w:rPr>
                <w:rFonts w:ascii="Courier New" w:hAnsi="Courier New" w:cs="Courier New"/>
              </w:rPr>
            </w:pPr>
            <w:r w:rsidRPr="00E42F1E">
              <w:rPr>
                <w:rFonts w:ascii="Courier New" w:hAnsi="Courier New" w:cs="Courier New"/>
              </w:rPr>
              <w:t>radiusOfCurve</w:t>
            </w:r>
            <w:r w:rsidR="00842BF9">
              <w:rPr>
                <w:rFonts w:ascii="Courier New" w:hAnsi="Courier New" w:cs="Courier New"/>
              </w:rPr>
              <w:fldChar w:fldCharType="begin"/>
            </w:r>
            <w:r w:rsidR="00842BF9">
              <w:rPr>
                <w:rFonts w:ascii="Courier New" w:hAnsi="Courier New" w:cs="Courier New"/>
              </w:rPr>
              <w:instrText xml:space="preserve"> NOTEREF _Ref511750746 \h </w:instrText>
            </w:r>
            <w:r w:rsidR="00842BF9">
              <w:rPr>
                <w:rFonts w:ascii="Courier New" w:hAnsi="Courier New" w:cs="Courier New"/>
              </w:rPr>
            </w:r>
            <w:r w:rsidR="00842BF9">
              <w:rPr>
                <w:rFonts w:ascii="Courier New" w:hAnsi="Courier New" w:cs="Courier New"/>
              </w:rPr>
              <w:fldChar w:fldCharType="separate"/>
            </w:r>
            <w:r w:rsidR="00B9778E">
              <w:rPr>
                <w:rFonts w:ascii="Courier New" w:hAnsi="Courier New" w:cs="Courier New"/>
              </w:rPr>
              <w:t>†</w:t>
            </w:r>
            <w:r w:rsidR="00842BF9">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075BEE" w:rsidP="008268A7">
            <w:r>
              <w:t>A</w:t>
            </w:r>
            <w:r w:rsidR="00C81C73" w:rsidRPr="00C81C73">
              <w:t xml:space="preserve"> data element representing an estimate of the current trajectory of the sender</w:t>
            </w:r>
            <w:r w:rsidR="00C81C73">
              <w:t>.</w:t>
            </w:r>
            <w:r>
              <w:t xml:space="preserve"> See J2735 spec for details.</w:t>
            </w:r>
          </w:p>
        </w:tc>
        <w:tc>
          <w:tcPr>
            <w:tcW w:w="1797" w:type="dxa"/>
          </w:tcPr>
          <w:p w:rsidR="00D23963" w:rsidRPr="003E745F" w:rsidRDefault="00842BF9" w:rsidP="008268A7">
            <w:r>
              <w:t>meters</w:t>
            </w:r>
          </w:p>
        </w:tc>
        <w:tc>
          <w:tcPr>
            <w:tcW w:w="1791" w:type="dxa"/>
          </w:tcPr>
          <w:p w:rsidR="00D23963" w:rsidRPr="003E745F" w:rsidRDefault="00E26586" w:rsidP="008268A7">
            <w:r w:rsidRPr="00E26586">
              <w:t>-32767</w:t>
            </w:r>
            <w:r w:rsidR="00842BF9">
              <w:t>.</w:t>
            </w:r>
            <w:r>
              <w:t>0</w:t>
            </w:r>
          </w:p>
        </w:tc>
        <w:tc>
          <w:tcPr>
            <w:tcW w:w="1791" w:type="dxa"/>
          </w:tcPr>
          <w:p w:rsidR="00D23963" w:rsidRPr="003E745F" w:rsidRDefault="00E26586" w:rsidP="008268A7">
            <w:r>
              <w:t>+</w:t>
            </w:r>
            <w:r w:rsidRPr="00E26586">
              <w:t>32767</w:t>
            </w:r>
            <w:r w:rsidR="00842BF9">
              <w:t>.</w:t>
            </w:r>
            <w:r>
              <w:t>0</w:t>
            </w:r>
          </w:p>
        </w:tc>
      </w:tr>
    </w:tbl>
    <w:p w:rsidR="00D23963" w:rsidRDefault="00D23963" w:rsidP="008268A7"/>
    <w:p w:rsidR="00D23963" w:rsidRDefault="00D23963" w:rsidP="008268A7">
      <w:pPr>
        <w:pStyle w:val="Heading2"/>
      </w:pPr>
      <w:bookmarkStart w:id="130" w:name="_J2735EmergencyDetails"/>
      <w:bookmarkStart w:id="131" w:name="_Ref511816853"/>
      <w:bookmarkStart w:id="132" w:name="_Toc530144525"/>
      <w:bookmarkEnd w:id="130"/>
      <w:r w:rsidRPr="008A4FC6">
        <w:t>J2735EmergencyDetails</w:t>
      </w:r>
      <w:bookmarkEnd w:id="131"/>
      <w:bookmarkEnd w:id="132"/>
    </w:p>
    <w:p w:rsidR="00D23963" w:rsidRDefault="00330EC7" w:rsidP="008268A7">
      <w:r>
        <w:t>This data structure c</w:t>
      </w:r>
      <w:r w:rsidRPr="00792834">
        <w:t>ombines several bit level items into a structure for efficient transmission about the vehicle during a response call.</w:t>
      </w:r>
    </w:p>
    <w:tbl>
      <w:tblPr>
        <w:tblStyle w:val="TableGrid"/>
        <w:tblW w:w="0" w:type="auto"/>
        <w:tblLook w:val="04A0" w:firstRow="1" w:lastRow="0" w:firstColumn="1" w:lastColumn="0" w:noHBand="0" w:noVBand="1"/>
      </w:tblPr>
      <w:tblGrid>
        <w:gridCol w:w="1806"/>
        <w:gridCol w:w="3030"/>
        <w:gridCol w:w="1764"/>
        <w:gridCol w:w="926"/>
        <w:gridCol w:w="912"/>
        <w:gridCol w:w="912"/>
      </w:tblGrid>
      <w:tr w:rsidR="00D23963" w:rsidRPr="006E5FF6" w:rsidTr="004F613F">
        <w:tc>
          <w:tcPr>
            <w:tcW w:w="1806" w:type="dxa"/>
          </w:tcPr>
          <w:p w:rsidR="00D23963" w:rsidRPr="006E5FF6" w:rsidRDefault="00D23963" w:rsidP="008268A7">
            <w:pPr>
              <w:rPr>
                <w:b/>
              </w:rPr>
            </w:pPr>
            <w:r w:rsidRPr="006E5FF6">
              <w:rPr>
                <w:b/>
              </w:rPr>
              <w:t>Name</w:t>
            </w:r>
          </w:p>
        </w:tc>
        <w:tc>
          <w:tcPr>
            <w:tcW w:w="3030" w:type="dxa"/>
          </w:tcPr>
          <w:p w:rsidR="00D23963" w:rsidRPr="006E5FF6" w:rsidRDefault="00D23963" w:rsidP="008268A7">
            <w:pPr>
              <w:rPr>
                <w:b/>
              </w:rPr>
            </w:pPr>
            <w:r w:rsidRPr="006E5FF6">
              <w:rPr>
                <w:b/>
              </w:rPr>
              <w:t>Type</w:t>
            </w:r>
          </w:p>
        </w:tc>
        <w:tc>
          <w:tcPr>
            <w:tcW w:w="1764" w:type="dxa"/>
          </w:tcPr>
          <w:p w:rsidR="00D23963" w:rsidRPr="006E5FF6" w:rsidRDefault="00D23963" w:rsidP="008268A7">
            <w:pPr>
              <w:rPr>
                <w:b/>
              </w:rPr>
            </w:pPr>
            <w:r w:rsidRPr="006E5FF6">
              <w:rPr>
                <w:b/>
              </w:rPr>
              <w:t>Description</w:t>
            </w:r>
          </w:p>
        </w:tc>
        <w:tc>
          <w:tcPr>
            <w:tcW w:w="926" w:type="dxa"/>
          </w:tcPr>
          <w:p w:rsidR="00D23963" w:rsidRPr="006E5FF6" w:rsidRDefault="00D23963" w:rsidP="008268A7">
            <w:pPr>
              <w:rPr>
                <w:b/>
              </w:rPr>
            </w:pPr>
            <w:r w:rsidRPr="006E5FF6">
              <w:rPr>
                <w:b/>
              </w:rPr>
              <w:t>Units</w:t>
            </w:r>
          </w:p>
        </w:tc>
        <w:tc>
          <w:tcPr>
            <w:tcW w:w="912" w:type="dxa"/>
          </w:tcPr>
          <w:p w:rsidR="00D23963" w:rsidRPr="006E5FF6" w:rsidRDefault="00D23963" w:rsidP="008268A7">
            <w:pPr>
              <w:rPr>
                <w:b/>
              </w:rPr>
            </w:pPr>
            <w:r w:rsidRPr="006E5FF6">
              <w:rPr>
                <w:b/>
              </w:rPr>
              <w:t>Valid Min</w:t>
            </w:r>
          </w:p>
        </w:tc>
        <w:tc>
          <w:tcPr>
            <w:tcW w:w="912" w:type="dxa"/>
          </w:tcPr>
          <w:p w:rsidR="00D23963" w:rsidRPr="006E5FF6" w:rsidRDefault="00D23963" w:rsidP="008268A7">
            <w:pPr>
              <w:rPr>
                <w:b/>
              </w:rPr>
            </w:pPr>
            <w:r w:rsidRPr="006E5FF6">
              <w:rPr>
                <w:b/>
              </w:rPr>
              <w:t>Valid Max</w:t>
            </w:r>
          </w:p>
        </w:tc>
      </w:tr>
      <w:tr w:rsidR="00CD7FAD" w:rsidRPr="003E745F" w:rsidTr="00897E23">
        <w:tc>
          <w:tcPr>
            <w:tcW w:w="1806" w:type="dxa"/>
          </w:tcPr>
          <w:p w:rsidR="00CD7FAD" w:rsidRPr="000D041D" w:rsidRDefault="00CD7FAD" w:rsidP="008268A7">
            <w:pPr>
              <w:rPr>
                <w:rFonts w:ascii="Courier New" w:hAnsi="Courier New" w:cs="Courier New"/>
              </w:rPr>
            </w:pPr>
            <w:r w:rsidRPr="00823070">
              <w:rPr>
                <w:rFonts w:ascii="Courier New" w:hAnsi="Courier New" w:cs="Courier New"/>
              </w:rPr>
              <w:t>sspRights</w:t>
            </w:r>
          </w:p>
        </w:tc>
        <w:tc>
          <w:tcPr>
            <w:tcW w:w="3030" w:type="dxa"/>
          </w:tcPr>
          <w:p w:rsidR="00CD7FAD" w:rsidRPr="000D041D" w:rsidRDefault="00CD7FAD" w:rsidP="008268A7">
            <w:pPr>
              <w:rPr>
                <w:rFonts w:ascii="Courier New" w:hAnsi="Courier New" w:cs="Courier New"/>
              </w:rPr>
            </w:pPr>
            <w:r>
              <w:rPr>
                <w:rFonts w:ascii="Courier New" w:hAnsi="Courier New" w:cs="Courier New"/>
              </w:rPr>
              <w:t>integer</w:t>
            </w:r>
          </w:p>
        </w:tc>
        <w:tc>
          <w:tcPr>
            <w:tcW w:w="4514" w:type="dxa"/>
            <w:gridSpan w:val="4"/>
          </w:tcPr>
          <w:p w:rsidR="00CD7FAD" w:rsidRPr="003E745F" w:rsidRDefault="00CD7FAD" w:rsidP="008268A7">
            <w:r>
              <w:t>I</w:t>
            </w:r>
            <w:r w:rsidRPr="004F613F">
              <w:t>ndex set by CERT</w:t>
            </w:r>
            <w:r>
              <w:t xml:space="preserve">. </w:t>
            </w:r>
            <w:r w:rsidRPr="00216203">
              <w:t>The SSP index</w:t>
            </w:r>
            <w:r>
              <w:t xml:space="preserve"> (0-31)</w:t>
            </w:r>
            <w:r w:rsidRPr="00216203">
              <w:t xml:space="preserve"> is used to control the data elements that follow the occurrence of the index.</w:t>
            </w:r>
          </w:p>
        </w:tc>
      </w:tr>
      <w:tr w:rsidR="004F613F" w:rsidRPr="003E745F" w:rsidTr="004F613F">
        <w:tc>
          <w:tcPr>
            <w:tcW w:w="1806" w:type="dxa"/>
          </w:tcPr>
          <w:p w:rsidR="004F613F" w:rsidRPr="000D041D" w:rsidRDefault="004F613F" w:rsidP="008268A7">
            <w:pPr>
              <w:rPr>
                <w:rFonts w:ascii="Courier New" w:hAnsi="Courier New" w:cs="Courier New"/>
              </w:rPr>
            </w:pPr>
            <w:r w:rsidRPr="00823070">
              <w:rPr>
                <w:rFonts w:ascii="Courier New" w:hAnsi="Courier New" w:cs="Courier New"/>
              </w:rPr>
              <w:t>events</w:t>
            </w:r>
          </w:p>
        </w:tc>
        <w:tc>
          <w:tcPr>
            <w:tcW w:w="3030" w:type="dxa"/>
          </w:tcPr>
          <w:p w:rsidR="004F613F" w:rsidRPr="000D041D" w:rsidRDefault="00A07801" w:rsidP="008268A7">
            <w:pPr>
              <w:rPr>
                <w:rFonts w:ascii="Courier New" w:hAnsi="Courier New" w:cs="Courier New"/>
              </w:rPr>
            </w:pPr>
            <w:hyperlink w:anchor="_J2735PrivilegedEvents" w:history="1">
              <w:r w:rsidR="004F613F" w:rsidRPr="00B2200E">
                <w:rPr>
                  <w:rStyle w:val="Hyperlink"/>
                  <w:rFonts w:ascii="Courier New" w:hAnsi="Courier New" w:cs="Courier New"/>
                </w:rPr>
                <w:t>J2735PrivilegedEvents</w:t>
              </w:r>
            </w:hyperlink>
          </w:p>
        </w:tc>
        <w:tc>
          <w:tcPr>
            <w:tcW w:w="4514" w:type="dxa"/>
            <w:gridSpan w:val="4"/>
          </w:tcPr>
          <w:p w:rsidR="004F613F" w:rsidRPr="003E745F" w:rsidRDefault="004F613F" w:rsidP="008268A7">
            <w:pPr>
              <w:spacing w:before="120"/>
            </w:pPr>
            <w:r>
              <w:t>P</w:t>
            </w:r>
            <w:r w:rsidRPr="00B2200E">
              <w:t>rovides a means to describe various public safety events.</w:t>
            </w:r>
          </w:p>
        </w:tc>
      </w:tr>
      <w:tr w:rsidR="004F613F" w:rsidRPr="003E745F" w:rsidTr="004F613F">
        <w:tc>
          <w:tcPr>
            <w:tcW w:w="1806" w:type="dxa"/>
          </w:tcPr>
          <w:p w:rsidR="004F613F" w:rsidRPr="00823070" w:rsidRDefault="004F613F" w:rsidP="008268A7">
            <w:pPr>
              <w:rPr>
                <w:rFonts w:ascii="Courier New" w:hAnsi="Courier New" w:cs="Courier New"/>
              </w:rPr>
            </w:pPr>
            <w:r w:rsidRPr="00823070">
              <w:rPr>
                <w:rFonts w:ascii="Courier New" w:hAnsi="Courier New" w:cs="Courier New"/>
              </w:rPr>
              <w:t>lightsUse</w:t>
            </w:r>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notInUse</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lastRenderedPageBreak/>
              <w:t>inUse</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yellowCautionLights</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schooldBusLights</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arrowSignsActive</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slowMovingVehicle</w:t>
            </w:r>
            <w:r w:rsidRPr="00823070">
              <w:rPr>
                <w:rFonts w:ascii="Consolas" w:hAnsi="Consolas" w:cs="Consolas"/>
                <w:color w:val="000000"/>
                <w:sz w:val="20"/>
                <w:szCs w:val="20"/>
              </w:rPr>
              <w:t>,</w:t>
            </w:r>
          </w:p>
          <w:p w:rsidR="004F613F" w:rsidRDefault="004F613F" w:rsidP="00AF2AED">
            <w:pPr>
              <w:pStyle w:val="ListParagraph"/>
              <w:numPr>
                <w:ilvl w:val="0"/>
                <w:numId w:val="20"/>
              </w:numPr>
              <w:spacing w:before="120"/>
            </w:pPr>
            <w:r w:rsidRPr="00823070">
              <w:rPr>
                <w:rFonts w:ascii="Consolas" w:hAnsi="Consolas" w:cs="Consolas"/>
                <w:b/>
                <w:bCs/>
                <w:i/>
                <w:iCs/>
                <w:color w:val="0000C0"/>
                <w:sz w:val="20"/>
                <w:szCs w:val="20"/>
              </w:rPr>
              <w:t>freqStops</w:t>
            </w:r>
          </w:p>
        </w:tc>
      </w:tr>
      <w:tr w:rsidR="004F613F" w:rsidRPr="003E745F" w:rsidTr="004F613F">
        <w:tc>
          <w:tcPr>
            <w:tcW w:w="1806" w:type="dxa"/>
          </w:tcPr>
          <w:p w:rsidR="004F613F" w:rsidRPr="00823070" w:rsidRDefault="004F613F" w:rsidP="008268A7">
            <w:pPr>
              <w:rPr>
                <w:rFonts w:ascii="Courier New" w:hAnsi="Courier New" w:cs="Courier New"/>
              </w:rPr>
            </w:pPr>
            <w:r w:rsidRPr="00823070">
              <w:rPr>
                <w:rFonts w:ascii="Courier New" w:hAnsi="Courier New" w:cs="Courier New"/>
              </w:rPr>
              <w:lastRenderedPageBreak/>
              <w:t>multi</w:t>
            </w:r>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1"/>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rsidR="004F613F" w:rsidRPr="00823070" w:rsidRDefault="004F613F" w:rsidP="00AF2AED">
            <w:pPr>
              <w:pStyle w:val="ListParagraph"/>
              <w:numPr>
                <w:ilvl w:val="0"/>
                <w:numId w:val="21"/>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singleVehicle</w:t>
            </w:r>
            <w:r w:rsidRPr="00823070">
              <w:rPr>
                <w:rFonts w:ascii="Consolas" w:hAnsi="Consolas" w:cs="Consolas"/>
                <w:color w:val="000000"/>
                <w:sz w:val="20"/>
                <w:szCs w:val="20"/>
              </w:rPr>
              <w:t>,</w:t>
            </w:r>
          </w:p>
          <w:p w:rsidR="004F613F" w:rsidRPr="00823070" w:rsidRDefault="004F613F" w:rsidP="00AF2AED">
            <w:pPr>
              <w:pStyle w:val="ListParagraph"/>
              <w:numPr>
                <w:ilvl w:val="0"/>
                <w:numId w:val="21"/>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multiVehicle</w:t>
            </w:r>
            <w:r w:rsidRPr="00823070">
              <w:rPr>
                <w:rFonts w:ascii="Consolas" w:hAnsi="Consolas" w:cs="Consolas"/>
                <w:color w:val="000000"/>
                <w:sz w:val="20"/>
                <w:szCs w:val="20"/>
              </w:rPr>
              <w:t>,</w:t>
            </w:r>
          </w:p>
          <w:p w:rsidR="004F613F" w:rsidRDefault="004F613F" w:rsidP="00AF2AED">
            <w:pPr>
              <w:pStyle w:val="ListParagraph"/>
              <w:numPr>
                <w:ilvl w:val="0"/>
                <w:numId w:val="21"/>
              </w:numPr>
              <w:spacing w:before="120"/>
            </w:pPr>
            <w:r w:rsidRPr="00823070">
              <w:rPr>
                <w:rFonts w:ascii="Consolas" w:hAnsi="Consolas" w:cs="Consolas"/>
                <w:b/>
                <w:bCs/>
                <w:i/>
                <w:iCs/>
                <w:color w:val="0000C0"/>
                <w:sz w:val="20"/>
                <w:szCs w:val="20"/>
              </w:rPr>
              <w:t>reserved</w:t>
            </w:r>
          </w:p>
        </w:tc>
      </w:tr>
      <w:tr w:rsidR="004F613F" w:rsidRPr="003E745F" w:rsidTr="004F613F">
        <w:tc>
          <w:tcPr>
            <w:tcW w:w="1806" w:type="dxa"/>
          </w:tcPr>
          <w:p w:rsidR="004F613F" w:rsidRPr="00823070" w:rsidRDefault="004F613F" w:rsidP="008268A7">
            <w:pPr>
              <w:rPr>
                <w:rFonts w:ascii="Courier New" w:hAnsi="Courier New" w:cs="Courier New"/>
              </w:rPr>
            </w:pPr>
            <w:r w:rsidRPr="00823070">
              <w:rPr>
                <w:rFonts w:ascii="Courier New" w:hAnsi="Courier New" w:cs="Courier New"/>
              </w:rPr>
              <w:t>responseType</w:t>
            </w:r>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notInUseOrNotEquipped</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emergency</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nonEmergency</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pursuit</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stationary</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slowMoving</w:t>
            </w:r>
            <w:r w:rsidRPr="00823070">
              <w:rPr>
                <w:rFonts w:ascii="Consolas" w:hAnsi="Consolas" w:cs="Consolas"/>
                <w:color w:val="000000"/>
                <w:sz w:val="20"/>
                <w:szCs w:val="20"/>
              </w:rPr>
              <w:t>,</w:t>
            </w:r>
          </w:p>
          <w:p w:rsidR="004F613F" w:rsidRDefault="004F613F" w:rsidP="00AF2AED">
            <w:pPr>
              <w:pStyle w:val="ListParagraph"/>
              <w:numPr>
                <w:ilvl w:val="0"/>
                <w:numId w:val="22"/>
              </w:numPr>
              <w:spacing w:before="120"/>
            </w:pPr>
            <w:r w:rsidRPr="00823070">
              <w:rPr>
                <w:rFonts w:ascii="Consolas" w:hAnsi="Consolas" w:cs="Consolas"/>
                <w:b/>
                <w:bCs/>
                <w:i/>
                <w:iCs/>
                <w:color w:val="0000C0"/>
                <w:sz w:val="20"/>
                <w:szCs w:val="20"/>
              </w:rPr>
              <w:t>stopAndGoMovement</w:t>
            </w:r>
          </w:p>
        </w:tc>
      </w:tr>
      <w:tr w:rsidR="004F613F" w:rsidRPr="003E745F" w:rsidTr="004F613F">
        <w:tc>
          <w:tcPr>
            <w:tcW w:w="1806" w:type="dxa"/>
          </w:tcPr>
          <w:p w:rsidR="004F613F" w:rsidRPr="00823070" w:rsidRDefault="004F613F" w:rsidP="008268A7">
            <w:pPr>
              <w:rPr>
                <w:rFonts w:ascii="Courier New" w:hAnsi="Courier New" w:cs="Courier New"/>
              </w:rPr>
            </w:pPr>
            <w:r w:rsidRPr="00823070">
              <w:rPr>
                <w:rFonts w:ascii="Courier New" w:hAnsi="Courier New" w:cs="Courier New"/>
              </w:rPr>
              <w:t>sirenUse</w:t>
            </w:r>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3"/>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rsidR="004F613F" w:rsidRPr="00823070" w:rsidRDefault="004F613F" w:rsidP="00AF2AED">
            <w:pPr>
              <w:pStyle w:val="ListParagraph"/>
              <w:numPr>
                <w:ilvl w:val="0"/>
                <w:numId w:val="23"/>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notInUse</w:t>
            </w:r>
            <w:r w:rsidRPr="00823070">
              <w:rPr>
                <w:rFonts w:ascii="Consolas" w:hAnsi="Consolas" w:cs="Consolas"/>
                <w:color w:val="000000"/>
                <w:sz w:val="20"/>
                <w:szCs w:val="20"/>
              </w:rPr>
              <w:t>,</w:t>
            </w:r>
          </w:p>
          <w:p w:rsidR="004F613F" w:rsidRPr="00823070" w:rsidRDefault="004F613F" w:rsidP="00AF2AED">
            <w:pPr>
              <w:pStyle w:val="ListParagraph"/>
              <w:numPr>
                <w:ilvl w:val="0"/>
                <w:numId w:val="23"/>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inUse</w:t>
            </w:r>
            <w:r w:rsidRPr="00823070">
              <w:rPr>
                <w:rFonts w:ascii="Consolas" w:hAnsi="Consolas" w:cs="Consolas"/>
                <w:color w:val="000000"/>
                <w:sz w:val="20"/>
                <w:szCs w:val="20"/>
              </w:rPr>
              <w:t>,</w:t>
            </w:r>
          </w:p>
          <w:p w:rsidR="004F613F" w:rsidRPr="00315A14" w:rsidRDefault="004F613F" w:rsidP="00AF2AED">
            <w:pPr>
              <w:pStyle w:val="ListParagraph"/>
              <w:numPr>
                <w:ilvl w:val="0"/>
                <w:numId w:val="23"/>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reserved</w:t>
            </w:r>
          </w:p>
        </w:tc>
      </w:tr>
    </w:tbl>
    <w:p w:rsidR="00D23963" w:rsidRDefault="00D23963" w:rsidP="008268A7"/>
    <w:p w:rsidR="00D23963" w:rsidRDefault="00D23963" w:rsidP="008268A7">
      <w:pPr>
        <w:pStyle w:val="Heading2"/>
      </w:pPr>
      <w:bookmarkStart w:id="133" w:name="_J2735EventDescription"/>
      <w:bookmarkStart w:id="134" w:name="_Toc530144526"/>
      <w:bookmarkEnd w:id="133"/>
      <w:r w:rsidRPr="00C219BA">
        <w:t>J2735EventDescription</w:t>
      </w:r>
      <w:bookmarkEnd w:id="134"/>
    </w:p>
    <w:p w:rsidR="00D23963" w:rsidRDefault="00792834" w:rsidP="008268A7">
      <w:r>
        <w:t xml:space="preserve">This data structure </w:t>
      </w:r>
      <w:r w:rsidRPr="00792834">
        <w:t>provides a short summary of an event or incident. It is used by a sending device (often a public safety vehicle) to inform nearby equipped devices about an event or about the driving action the sending device is taking or is about to take. Typical use cases include such concepts as a slow moving vehicle as well as fire/police movement with flashing light details.</w:t>
      </w:r>
    </w:p>
    <w:tbl>
      <w:tblPr>
        <w:tblStyle w:val="TableGrid"/>
        <w:tblW w:w="0" w:type="auto"/>
        <w:tblLook w:val="04A0" w:firstRow="1" w:lastRow="0" w:firstColumn="1" w:lastColumn="0" w:noHBand="0" w:noVBand="1"/>
      </w:tblPr>
      <w:tblGrid>
        <w:gridCol w:w="1741"/>
        <w:gridCol w:w="3073"/>
        <w:gridCol w:w="4536"/>
      </w:tblGrid>
      <w:tr w:rsidR="00216203" w:rsidRPr="006E5FF6" w:rsidTr="00331B6B">
        <w:tc>
          <w:tcPr>
            <w:tcW w:w="1741" w:type="dxa"/>
          </w:tcPr>
          <w:p w:rsidR="00216203" w:rsidRPr="006E5FF6" w:rsidRDefault="00216203" w:rsidP="008268A7">
            <w:pPr>
              <w:rPr>
                <w:b/>
              </w:rPr>
            </w:pPr>
            <w:r w:rsidRPr="006E5FF6">
              <w:rPr>
                <w:b/>
              </w:rPr>
              <w:t>Name</w:t>
            </w:r>
          </w:p>
        </w:tc>
        <w:tc>
          <w:tcPr>
            <w:tcW w:w="3073" w:type="dxa"/>
          </w:tcPr>
          <w:p w:rsidR="00216203" w:rsidRPr="006E5FF6" w:rsidRDefault="00216203" w:rsidP="008268A7">
            <w:pPr>
              <w:rPr>
                <w:b/>
              </w:rPr>
            </w:pPr>
            <w:r w:rsidRPr="006E5FF6">
              <w:rPr>
                <w:b/>
              </w:rPr>
              <w:t>Type</w:t>
            </w:r>
          </w:p>
        </w:tc>
        <w:tc>
          <w:tcPr>
            <w:tcW w:w="4536" w:type="dxa"/>
          </w:tcPr>
          <w:p w:rsidR="00216203" w:rsidRPr="006E5FF6" w:rsidRDefault="00216203" w:rsidP="008268A7">
            <w:pPr>
              <w:rPr>
                <w:b/>
              </w:rPr>
            </w:pPr>
            <w:r w:rsidRPr="006E5FF6">
              <w:rPr>
                <w:b/>
              </w:rPr>
              <w:t>Description</w:t>
            </w:r>
          </w:p>
        </w:tc>
      </w:tr>
      <w:tr w:rsidR="00216203" w:rsidRPr="003E745F" w:rsidTr="00331B6B">
        <w:tc>
          <w:tcPr>
            <w:tcW w:w="1741" w:type="dxa"/>
          </w:tcPr>
          <w:p w:rsidR="00216203" w:rsidRPr="000D041D" w:rsidRDefault="00216203" w:rsidP="008268A7">
            <w:pPr>
              <w:rPr>
                <w:rFonts w:ascii="Courier New" w:hAnsi="Courier New" w:cs="Courier New"/>
              </w:rPr>
            </w:pPr>
            <w:r w:rsidRPr="00315A14">
              <w:rPr>
                <w:rFonts w:ascii="Courier New" w:hAnsi="Courier New" w:cs="Courier New"/>
              </w:rPr>
              <w:t>description</w:t>
            </w:r>
          </w:p>
        </w:tc>
        <w:tc>
          <w:tcPr>
            <w:tcW w:w="3073" w:type="dxa"/>
          </w:tcPr>
          <w:p w:rsidR="00216203" w:rsidRPr="000D041D" w:rsidRDefault="00216203" w:rsidP="008268A7">
            <w:pPr>
              <w:rPr>
                <w:rFonts w:ascii="Courier New" w:hAnsi="Courier New" w:cs="Courier New"/>
              </w:rPr>
            </w:pPr>
            <w:r>
              <w:rPr>
                <w:rFonts w:ascii="Courier New" w:hAnsi="Courier New" w:cs="Courier New"/>
              </w:rPr>
              <w:t>Array of integers</w:t>
            </w:r>
          </w:p>
        </w:tc>
        <w:tc>
          <w:tcPr>
            <w:tcW w:w="4536" w:type="dxa"/>
          </w:tcPr>
          <w:p w:rsidR="00216203" w:rsidRPr="003E745F" w:rsidRDefault="00216203" w:rsidP="008268A7">
            <w:r>
              <w:rPr>
                <w:sz w:val="20"/>
                <w:szCs w:val="20"/>
              </w:rPr>
              <w:t>1 to 8 ITIS.ITIScodes</w:t>
            </w:r>
          </w:p>
        </w:tc>
      </w:tr>
      <w:tr w:rsidR="00216203" w:rsidRPr="003E745F" w:rsidTr="00216203">
        <w:tc>
          <w:tcPr>
            <w:tcW w:w="1741" w:type="dxa"/>
          </w:tcPr>
          <w:p w:rsidR="00216203" w:rsidRPr="000D041D" w:rsidRDefault="00216203" w:rsidP="008268A7">
            <w:pPr>
              <w:rPr>
                <w:rFonts w:ascii="Courier New" w:hAnsi="Courier New" w:cs="Courier New"/>
              </w:rPr>
            </w:pPr>
            <w:r w:rsidRPr="00315A14">
              <w:rPr>
                <w:rFonts w:ascii="Courier New" w:hAnsi="Courier New" w:cs="Courier New"/>
              </w:rPr>
              <w:t>extent</w:t>
            </w:r>
          </w:p>
        </w:tc>
        <w:tc>
          <w:tcPr>
            <w:tcW w:w="3073" w:type="dxa"/>
          </w:tcPr>
          <w:p w:rsidR="00216203" w:rsidRPr="000D041D" w:rsidRDefault="004F613F" w:rsidP="008268A7">
            <w:pPr>
              <w:rPr>
                <w:rFonts w:ascii="Courier New" w:hAnsi="Courier New" w:cs="Courier New"/>
              </w:rPr>
            </w:pPr>
            <w:r w:rsidRPr="004F613F">
              <w:rPr>
                <w:rFonts w:ascii="Courier New" w:hAnsi="Courier New" w:cs="Courier New"/>
              </w:rPr>
              <w:t>string</w:t>
            </w:r>
          </w:p>
        </w:tc>
        <w:tc>
          <w:tcPr>
            <w:tcW w:w="4536" w:type="dxa"/>
          </w:tcPr>
          <w:p w:rsidR="00216203" w:rsidRDefault="00216203" w:rsidP="008268A7">
            <w:r w:rsidRPr="00216203">
              <w:t>The spatial distance over which this message applies and should be presented to the driver.</w:t>
            </w:r>
            <w:r w:rsidR="004F613F">
              <w:t xml:space="preserve"> An enumeration constant: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highlight w:val="lightGray"/>
              </w:rPr>
              <w:t>USEINSTANTLYONLY</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USEFOR3METERS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lastRenderedPageBreak/>
              <w:t>USEFOR5000000METERS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USEFOR10000000METERS</w:t>
            </w:r>
            <w:r w:rsidRPr="004F613F">
              <w:rPr>
                <w:rFonts w:ascii="Consolas" w:hAnsi="Consolas" w:cs="Consolas"/>
                <w:color w:val="000000"/>
                <w:sz w:val="20"/>
                <w:szCs w:val="20"/>
              </w:rPr>
              <w:t>,</w:t>
            </w:r>
          </w:p>
          <w:p w:rsidR="004F613F" w:rsidRPr="003E745F" w:rsidRDefault="004F613F" w:rsidP="00AF2AED">
            <w:pPr>
              <w:pStyle w:val="ListParagraph"/>
              <w:numPr>
                <w:ilvl w:val="0"/>
                <w:numId w:val="39"/>
              </w:numPr>
            </w:pPr>
            <w:r w:rsidRPr="004F613F">
              <w:rPr>
                <w:rFonts w:ascii="Consolas" w:hAnsi="Consolas" w:cs="Consolas"/>
                <w:b/>
                <w:bCs/>
                <w:i/>
                <w:iCs/>
                <w:color w:val="0000C0"/>
                <w:sz w:val="20"/>
                <w:szCs w:val="20"/>
              </w:rPr>
              <w:t>FOREVER</w:t>
            </w:r>
          </w:p>
        </w:tc>
      </w:tr>
      <w:tr w:rsidR="00D23963" w:rsidRPr="003E745F" w:rsidTr="00216203">
        <w:tc>
          <w:tcPr>
            <w:tcW w:w="1741" w:type="dxa"/>
          </w:tcPr>
          <w:p w:rsidR="00D23963" w:rsidRPr="00315A14" w:rsidRDefault="00D23963" w:rsidP="008268A7">
            <w:pPr>
              <w:rPr>
                <w:rFonts w:ascii="Courier New" w:hAnsi="Courier New" w:cs="Courier New"/>
              </w:rPr>
            </w:pPr>
            <w:r w:rsidRPr="00315A14">
              <w:rPr>
                <w:rFonts w:ascii="Courier New" w:hAnsi="Courier New" w:cs="Courier New"/>
              </w:rPr>
              <w:lastRenderedPageBreak/>
              <w:t>heading</w:t>
            </w:r>
          </w:p>
        </w:tc>
        <w:tc>
          <w:tcPr>
            <w:tcW w:w="3073" w:type="dxa"/>
          </w:tcPr>
          <w:p w:rsidR="00D23963" w:rsidRDefault="00A07801"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536" w:type="dxa"/>
          </w:tcPr>
          <w:p w:rsidR="00D23963" w:rsidRDefault="00D23963" w:rsidP="008268A7">
            <w:r>
              <w:t>A Boolean dictionary of the following indicators: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from000-0to022-5degrees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from022-5to045-0degrees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from045-0to067-5degrees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from067-5to090-0degrees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from090-0to112-5degrees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from112-5to135-0degrees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from135-0to157-5degrees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from157-5to180-0degrees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from180-0to202-5degrees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from202-5to225-0degrees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from225-0to247-5degrees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from247-5to270-0degrees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from270-0to292-5degrees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from292-5to315-0degrees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from315-0to337-5degrees</w:t>
            </w:r>
          </w:p>
          <w:p w:rsidR="00D23963" w:rsidRPr="003E745F" w:rsidRDefault="00D23963" w:rsidP="00AF2AED">
            <w:pPr>
              <w:pStyle w:val="ListParagraph"/>
              <w:numPr>
                <w:ilvl w:val="0"/>
                <w:numId w:val="24"/>
              </w:numPr>
              <w:spacing w:before="120"/>
            </w:pPr>
            <w:r w:rsidRPr="00315A14">
              <w:rPr>
                <w:rFonts w:ascii="Courier New" w:hAnsi="Courier New" w:cs="Courier New"/>
              </w:rPr>
              <w:t>from337-5to360-0degrees</w:t>
            </w:r>
          </w:p>
        </w:tc>
      </w:tr>
      <w:tr w:rsidR="00216203" w:rsidRPr="003E745F" w:rsidTr="00331B6B">
        <w:tc>
          <w:tcPr>
            <w:tcW w:w="1741" w:type="dxa"/>
          </w:tcPr>
          <w:p w:rsidR="00216203" w:rsidRPr="00297A50" w:rsidRDefault="00216203" w:rsidP="008268A7">
            <w:pPr>
              <w:rPr>
                <w:rFonts w:ascii="Courier New" w:hAnsi="Courier New" w:cs="Courier New"/>
              </w:rPr>
            </w:pPr>
            <w:r w:rsidRPr="00297A50">
              <w:rPr>
                <w:rFonts w:ascii="Courier New" w:hAnsi="Courier New" w:cs="Courier New"/>
              </w:rPr>
              <w:t>regional</w:t>
            </w:r>
          </w:p>
        </w:tc>
        <w:tc>
          <w:tcPr>
            <w:tcW w:w="3073" w:type="dxa"/>
          </w:tcPr>
          <w:p w:rsidR="00216203" w:rsidRDefault="00216203" w:rsidP="008268A7">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4536" w:type="dxa"/>
          </w:tcPr>
          <w:p w:rsidR="00216203" w:rsidRDefault="00216203" w:rsidP="008268A7">
            <w:pPr>
              <w:keepNext/>
            </w:pPr>
            <w:r>
              <w:t>Regional content is NOT currently implemented.</w:t>
            </w:r>
          </w:p>
        </w:tc>
      </w:tr>
    </w:tbl>
    <w:p w:rsidR="00D23963" w:rsidRDefault="00216203" w:rsidP="008268A7">
      <w:pPr>
        <w:pStyle w:val="Caption"/>
      </w:pPr>
      <w:r>
        <w:t xml:space="preserve">Table </w:t>
      </w:r>
      <w:r w:rsidR="00A07801">
        <w:fldChar w:fldCharType="begin"/>
      </w:r>
      <w:r w:rsidR="00A07801">
        <w:instrText xml:space="preserve"> SEQ Table \* ARABIC </w:instrText>
      </w:r>
      <w:r w:rsidR="00A07801">
        <w:fldChar w:fldCharType="separate"/>
      </w:r>
      <w:r w:rsidR="00B9778E">
        <w:rPr>
          <w:noProof/>
        </w:rPr>
        <w:t>22</w:t>
      </w:r>
      <w:r w:rsidR="00A07801">
        <w:rPr>
          <w:noProof/>
        </w:rPr>
        <w:fldChar w:fldCharType="end"/>
      </w:r>
      <w:r>
        <w:t xml:space="preserve"> - </w:t>
      </w:r>
      <w:r w:rsidRPr="00434991">
        <w:t>J2735EventDescription</w:t>
      </w:r>
      <w:r>
        <w:t xml:space="preserve"> (1)</w:t>
      </w:r>
    </w:p>
    <w:p w:rsidR="00216203" w:rsidRPr="00216203" w:rsidRDefault="00216203" w:rsidP="008268A7">
      <w:pPr>
        <w:rPr>
          <w:lang w:eastAsia="ja-JP"/>
        </w:rPr>
      </w:pPr>
    </w:p>
    <w:tbl>
      <w:tblPr>
        <w:tblStyle w:val="TableGrid"/>
        <w:tblW w:w="0" w:type="auto"/>
        <w:tblLook w:val="04A0" w:firstRow="1" w:lastRow="0" w:firstColumn="1" w:lastColumn="0" w:noHBand="0" w:noVBand="1"/>
      </w:tblPr>
      <w:tblGrid>
        <w:gridCol w:w="1741"/>
        <w:gridCol w:w="3073"/>
        <w:gridCol w:w="1503"/>
        <w:gridCol w:w="997"/>
        <w:gridCol w:w="984"/>
        <w:gridCol w:w="1052"/>
      </w:tblGrid>
      <w:tr w:rsidR="00216203" w:rsidRPr="006E5FF6" w:rsidTr="00331B6B">
        <w:tc>
          <w:tcPr>
            <w:tcW w:w="1741" w:type="dxa"/>
          </w:tcPr>
          <w:p w:rsidR="00216203" w:rsidRPr="006E5FF6" w:rsidRDefault="00216203" w:rsidP="008268A7">
            <w:pPr>
              <w:rPr>
                <w:b/>
              </w:rPr>
            </w:pPr>
            <w:r w:rsidRPr="006E5FF6">
              <w:rPr>
                <w:b/>
              </w:rPr>
              <w:t>Name</w:t>
            </w:r>
          </w:p>
        </w:tc>
        <w:tc>
          <w:tcPr>
            <w:tcW w:w="3073" w:type="dxa"/>
          </w:tcPr>
          <w:p w:rsidR="00216203" w:rsidRPr="006E5FF6" w:rsidRDefault="00216203" w:rsidP="008268A7">
            <w:pPr>
              <w:rPr>
                <w:b/>
              </w:rPr>
            </w:pPr>
            <w:r w:rsidRPr="006E5FF6">
              <w:rPr>
                <w:b/>
              </w:rPr>
              <w:t>Type</w:t>
            </w:r>
          </w:p>
        </w:tc>
        <w:tc>
          <w:tcPr>
            <w:tcW w:w="1503" w:type="dxa"/>
          </w:tcPr>
          <w:p w:rsidR="00216203" w:rsidRPr="006E5FF6" w:rsidRDefault="00216203" w:rsidP="008268A7">
            <w:pPr>
              <w:rPr>
                <w:b/>
              </w:rPr>
            </w:pPr>
            <w:r w:rsidRPr="006E5FF6">
              <w:rPr>
                <w:b/>
              </w:rPr>
              <w:t>Description</w:t>
            </w:r>
          </w:p>
        </w:tc>
        <w:tc>
          <w:tcPr>
            <w:tcW w:w="997" w:type="dxa"/>
          </w:tcPr>
          <w:p w:rsidR="00216203" w:rsidRPr="006E5FF6" w:rsidRDefault="00216203" w:rsidP="008268A7">
            <w:pPr>
              <w:rPr>
                <w:b/>
              </w:rPr>
            </w:pPr>
            <w:r w:rsidRPr="006E5FF6">
              <w:rPr>
                <w:b/>
              </w:rPr>
              <w:t>Units</w:t>
            </w:r>
          </w:p>
        </w:tc>
        <w:tc>
          <w:tcPr>
            <w:tcW w:w="984" w:type="dxa"/>
          </w:tcPr>
          <w:p w:rsidR="00216203" w:rsidRPr="006E5FF6" w:rsidRDefault="00216203" w:rsidP="008268A7">
            <w:pPr>
              <w:rPr>
                <w:b/>
              </w:rPr>
            </w:pPr>
            <w:r w:rsidRPr="006E5FF6">
              <w:rPr>
                <w:b/>
              </w:rPr>
              <w:t>Valid Min</w:t>
            </w:r>
          </w:p>
        </w:tc>
        <w:tc>
          <w:tcPr>
            <w:tcW w:w="1052" w:type="dxa"/>
          </w:tcPr>
          <w:p w:rsidR="00216203" w:rsidRPr="006E5FF6" w:rsidRDefault="00216203" w:rsidP="008268A7">
            <w:pPr>
              <w:rPr>
                <w:b/>
              </w:rPr>
            </w:pPr>
            <w:r w:rsidRPr="006E5FF6">
              <w:rPr>
                <w:b/>
              </w:rPr>
              <w:t>Valid Max</w:t>
            </w:r>
          </w:p>
        </w:tc>
      </w:tr>
      <w:tr w:rsidR="00216203" w:rsidRPr="003E745F" w:rsidTr="00216203">
        <w:tc>
          <w:tcPr>
            <w:tcW w:w="1741" w:type="dxa"/>
          </w:tcPr>
          <w:p w:rsidR="00216203" w:rsidRPr="00315A14" w:rsidRDefault="00216203" w:rsidP="008268A7">
            <w:pPr>
              <w:rPr>
                <w:rFonts w:ascii="Courier New" w:hAnsi="Courier New" w:cs="Courier New"/>
              </w:rPr>
            </w:pPr>
            <w:r w:rsidRPr="004947C9">
              <w:rPr>
                <w:rFonts w:ascii="Courier New" w:hAnsi="Courier New" w:cs="Courier New"/>
              </w:rPr>
              <w:t>priority</w:t>
            </w:r>
          </w:p>
        </w:tc>
        <w:tc>
          <w:tcPr>
            <w:tcW w:w="3073" w:type="dxa"/>
          </w:tcPr>
          <w:p w:rsidR="00216203" w:rsidRDefault="00216203" w:rsidP="008268A7">
            <w:pPr>
              <w:rPr>
                <w:rFonts w:ascii="Courier New" w:hAnsi="Courier New" w:cs="Courier New"/>
              </w:rPr>
            </w:pPr>
            <w:r>
              <w:rPr>
                <w:rFonts w:ascii="Courier New" w:hAnsi="Courier New" w:cs="Courier New"/>
              </w:rPr>
              <w:t>Integer</w:t>
            </w:r>
          </w:p>
        </w:tc>
        <w:tc>
          <w:tcPr>
            <w:tcW w:w="1503" w:type="dxa"/>
          </w:tcPr>
          <w:p w:rsidR="00216203" w:rsidRPr="003E745F" w:rsidRDefault="00216203" w:rsidP="008268A7">
            <w:r>
              <w:t>The urgency of the message</w:t>
            </w:r>
          </w:p>
        </w:tc>
        <w:tc>
          <w:tcPr>
            <w:tcW w:w="997" w:type="dxa"/>
          </w:tcPr>
          <w:p w:rsidR="00216203" w:rsidRPr="003E745F" w:rsidRDefault="00216203" w:rsidP="008268A7">
            <w:r>
              <w:t>N/A</w:t>
            </w:r>
          </w:p>
        </w:tc>
        <w:tc>
          <w:tcPr>
            <w:tcW w:w="984" w:type="dxa"/>
          </w:tcPr>
          <w:p w:rsidR="00216203" w:rsidRPr="003E745F" w:rsidRDefault="00216203" w:rsidP="008268A7">
            <w:r>
              <w:t>0</w:t>
            </w:r>
          </w:p>
        </w:tc>
        <w:tc>
          <w:tcPr>
            <w:tcW w:w="1052" w:type="dxa"/>
          </w:tcPr>
          <w:p w:rsidR="00216203" w:rsidRPr="003E745F" w:rsidRDefault="00216203" w:rsidP="008268A7">
            <w:r>
              <w:t>7</w:t>
            </w:r>
          </w:p>
        </w:tc>
      </w:tr>
      <w:tr w:rsidR="00216203" w:rsidRPr="003E745F" w:rsidTr="00216203">
        <w:tc>
          <w:tcPr>
            <w:tcW w:w="1741" w:type="dxa"/>
          </w:tcPr>
          <w:p w:rsidR="00216203" w:rsidRPr="004947C9" w:rsidRDefault="00216203" w:rsidP="008268A7">
            <w:pPr>
              <w:rPr>
                <w:rFonts w:ascii="Courier New" w:hAnsi="Courier New" w:cs="Courier New"/>
              </w:rPr>
            </w:pPr>
            <w:r w:rsidRPr="00297A50">
              <w:rPr>
                <w:rFonts w:ascii="Courier New" w:hAnsi="Courier New" w:cs="Courier New"/>
              </w:rPr>
              <w:t>typeEvent</w:t>
            </w:r>
          </w:p>
        </w:tc>
        <w:tc>
          <w:tcPr>
            <w:tcW w:w="3073" w:type="dxa"/>
          </w:tcPr>
          <w:p w:rsidR="00216203" w:rsidRDefault="00216203" w:rsidP="008268A7">
            <w:pPr>
              <w:rPr>
                <w:rFonts w:ascii="Courier New" w:hAnsi="Courier New" w:cs="Courier New"/>
              </w:rPr>
            </w:pPr>
            <w:r>
              <w:rPr>
                <w:rFonts w:ascii="Courier New" w:hAnsi="Courier New" w:cs="Courier New"/>
              </w:rPr>
              <w:t>Integer</w:t>
            </w:r>
          </w:p>
        </w:tc>
        <w:tc>
          <w:tcPr>
            <w:tcW w:w="1503" w:type="dxa"/>
          </w:tcPr>
          <w:p w:rsidR="00216203" w:rsidRDefault="00216203" w:rsidP="008268A7">
            <w:r>
              <w:rPr>
                <w:sz w:val="20"/>
                <w:szCs w:val="20"/>
              </w:rPr>
              <w:t>A code from the list of ITIS.ITIScodes</w:t>
            </w:r>
          </w:p>
        </w:tc>
        <w:tc>
          <w:tcPr>
            <w:tcW w:w="997" w:type="dxa"/>
          </w:tcPr>
          <w:p w:rsidR="00216203" w:rsidRDefault="00216203" w:rsidP="008268A7">
            <w:r>
              <w:t>N/A</w:t>
            </w:r>
          </w:p>
        </w:tc>
        <w:tc>
          <w:tcPr>
            <w:tcW w:w="984" w:type="dxa"/>
          </w:tcPr>
          <w:p w:rsidR="00216203" w:rsidRDefault="00216203" w:rsidP="008268A7">
            <w:r>
              <w:t>0</w:t>
            </w:r>
          </w:p>
        </w:tc>
        <w:tc>
          <w:tcPr>
            <w:tcW w:w="1052" w:type="dxa"/>
          </w:tcPr>
          <w:p w:rsidR="00216203" w:rsidRDefault="00216203" w:rsidP="008268A7">
            <w:pPr>
              <w:keepNext/>
            </w:pPr>
            <w:r>
              <w:t>65535</w:t>
            </w:r>
          </w:p>
        </w:tc>
      </w:tr>
    </w:tbl>
    <w:p w:rsidR="00216203" w:rsidRDefault="00216203" w:rsidP="008268A7">
      <w:pPr>
        <w:pStyle w:val="Caption"/>
      </w:pPr>
      <w:r>
        <w:t xml:space="preserve">Table </w:t>
      </w:r>
      <w:r w:rsidR="00A07801">
        <w:fldChar w:fldCharType="begin"/>
      </w:r>
      <w:r w:rsidR="00A07801">
        <w:instrText xml:space="preserve"> SEQ Table \* ARABIC </w:instrText>
      </w:r>
      <w:r w:rsidR="00A07801">
        <w:fldChar w:fldCharType="separate"/>
      </w:r>
      <w:r w:rsidR="00B9778E">
        <w:rPr>
          <w:noProof/>
        </w:rPr>
        <w:t>23</w:t>
      </w:r>
      <w:r w:rsidR="00A07801">
        <w:rPr>
          <w:noProof/>
        </w:rPr>
        <w:fldChar w:fldCharType="end"/>
      </w:r>
      <w:r>
        <w:t xml:space="preserve"> - J2735EventDescription (2)</w:t>
      </w:r>
    </w:p>
    <w:p w:rsidR="00216203" w:rsidRPr="00216203" w:rsidRDefault="00216203" w:rsidP="008268A7">
      <w:pPr>
        <w:rPr>
          <w:lang w:eastAsia="ja-JP"/>
        </w:rPr>
      </w:pPr>
    </w:p>
    <w:p w:rsidR="00D23963" w:rsidRDefault="00D23963" w:rsidP="008268A7">
      <w:pPr>
        <w:pStyle w:val="Heading2"/>
      </w:pPr>
      <w:bookmarkStart w:id="135" w:name="_J2735TrailerData"/>
      <w:bookmarkStart w:id="136" w:name="_Toc530144527"/>
      <w:bookmarkEnd w:id="135"/>
      <w:r w:rsidRPr="00C219BA">
        <w:t>J2735TrailerData</w:t>
      </w:r>
      <w:bookmarkEnd w:id="136"/>
    </w:p>
    <w:p w:rsidR="00D23963" w:rsidRDefault="00330EC7" w:rsidP="008268A7">
      <w:r>
        <w:t>P</w:t>
      </w:r>
      <w:r w:rsidRPr="00330EC7">
        <w:t>rovides a means to describe trailers pulled by a motor vehicle and/or other equipped devices.</w:t>
      </w:r>
      <w:r>
        <w:t xml:space="preserve"> </w:t>
      </w:r>
      <w:r w:rsidRPr="00330EC7">
        <w:t>The span of use is intended to cover use cases from simple passenger vehicles with trailers to class 8 vehicles hauling one or more trailers and dollies. The information in this data frame (along with the BSM message in which it is sent) can be used to determine various aspects of the sender. These include the path of the vehicle and its trailer(s) under various maneuvering conditions (lane matching) as well as the rear of the final trailer, which is often useful in signal control optimization and in intersection safety. This data frame is typically used in the BSM Part II content.</w:t>
      </w:r>
    </w:p>
    <w:tbl>
      <w:tblPr>
        <w:tblStyle w:val="TableGrid"/>
        <w:tblW w:w="0" w:type="auto"/>
        <w:tblLook w:val="04A0" w:firstRow="1" w:lastRow="0" w:firstColumn="1" w:lastColumn="0" w:noHBand="0" w:noVBand="1"/>
      </w:tblPr>
      <w:tblGrid>
        <w:gridCol w:w="1600"/>
        <w:gridCol w:w="3781"/>
        <w:gridCol w:w="1379"/>
        <w:gridCol w:w="872"/>
        <w:gridCol w:w="859"/>
        <w:gridCol w:w="859"/>
      </w:tblGrid>
      <w:tr w:rsidR="00D23963" w:rsidRPr="006E5FF6" w:rsidTr="00216203">
        <w:tc>
          <w:tcPr>
            <w:tcW w:w="1600" w:type="dxa"/>
          </w:tcPr>
          <w:p w:rsidR="00D23963" w:rsidRPr="006E5FF6" w:rsidRDefault="00D23963" w:rsidP="008268A7">
            <w:pPr>
              <w:rPr>
                <w:b/>
              </w:rPr>
            </w:pPr>
            <w:r w:rsidRPr="006E5FF6">
              <w:rPr>
                <w:b/>
              </w:rPr>
              <w:lastRenderedPageBreak/>
              <w:t>Name</w:t>
            </w:r>
          </w:p>
        </w:tc>
        <w:tc>
          <w:tcPr>
            <w:tcW w:w="3781" w:type="dxa"/>
          </w:tcPr>
          <w:p w:rsidR="00D23963" w:rsidRPr="006E5FF6" w:rsidRDefault="00D23963" w:rsidP="008268A7">
            <w:pPr>
              <w:rPr>
                <w:b/>
              </w:rPr>
            </w:pPr>
            <w:r w:rsidRPr="006E5FF6">
              <w:rPr>
                <w:b/>
              </w:rPr>
              <w:t>Type</w:t>
            </w:r>
          </w:p>
        </w:tc>
        <w:tc>
          <w:tcPr>
            <w:tcW w:w="1379" w:type="dxa"/>
          </w:tcPr>
          <w:p w:rsidR="00D23963" w:rsidRPr="006E5FF6" w:rsidRDefault="00D23963" w:rsidP="008268A7">
            <w:pPr>
              <w:rPr>
                <w:b/>
              </w:rPr>
            </w:pPr>
            <w:r w:rsidRPr="006E5FF6">
              <w:rPr>
                <w:b/>
              </w:rPr>
              <w:t>Description</w:t>
            </w:r>
          </w:p>
        </w:tc>
        <w:tc>
          <w:tcPr>
            <w:tcW w:w="872" w:type="dxa"/>
          </w:tcPr>
          <w:p w:rsidR="00D23963" w:rsidRPr="006E5FF6" w:rsidRDefault="00D23963" w:rsidP="008268A7">
            <w:pPr>
              <w:rPr>
                <w:b/>
              </w:rPr>
            </w:pPr>
            <w:r w:rsidRPr="006E5FF6">
              <w:rPr>
                <w:b/>
              </w:rPr>
              <w:t>Units</w:t>
            </w:r>
          </w:p>
        </w:tc>
        <w:tc>
          <w:tcPr>
            <w:tcW w:w="859" w:type="dxa"/>
          </w:tcPr>
          <w:p w:rsidR="00D23963" w:rsidRPr="006E5FF6" w:rsidRDefault="00D23963" w:rsidP="008268A7">
            <w:pPr>
              <w:rPr>
                <w:b/>
              </w:rPr>
            </w:pPr>
            <w:r w:rsidRPr="006E5FF6">
              <w:rPr>
                <w:b/>
              </w:rPr>
              <w:t>Valid Min</w:t>
            </w:r>
          </w:p>
        </w:tc>
        <w:tc>
          <w:tcPr>
            <w:tcW w:w="859" w:type="dxa"/>
          </w:tcPr>
          <w:p w:rsidR="00D23963" w:rsidRPr="006E5FF6" w:rsidRDefault="00D23963" w:rsidP="008268A7">
            <w:pPr>
              <w:rPr>
                <w:b/>
              </w:rPr>
            </w:pPr>
            <w:r w:rsidRPr="006E5FF6">
              <w:rPr>
                <w:b/>
              </w:rPr>
              <w:t>Valid Max</w:t>
            </w:r>
          </w:p>
        </w:tc>
      </w:tr>
      <w:tr w:rsidR="00D23963" w:rsidRPr="003E745F" w:rsidTr="00216203">
        <w:tc>
          <w:tcPr>
            <w:tcW w:w="1600" w:type="dxa"/>
          </w:tcPr>
          <w:p w:rsidR="00D23963" w:rsidRPr="000D041D" w:rsidRDefault="00D23963" w:rsidP="008268A7">
            <w:pPr>
              <w:rPr>
                <w:rFonts w:ascii="Courier New" w:hAnsi="Courier New" w:cs="Courier New"/>
              </w:rPr>
            </w:pPr>
            <w:r w:rsidRPr="00823070">
              <w:rPr>
                <w:rFonts w:ascii="Courier New" w:hAnsi="Courier New" w:cs="Courier New"/>
              </w:rPr>
              <w:t>sspRights</w:t>
            </w:r>
          </w:p>
        </w:tc>
        <w:tc>
          <w:tcPr>
            <w:tcW w:w="3781" w:type="dxa"/>
          </w:tcPr>
          <w:p w:rsidR="00D23963" w:rsidRPr="000D041D" w:rsidRDefault="00D23963" w:rsidP="008268A7">
            <w:pPr>
              <w:rPr>
                <w:rFonts w:ascii="Courier New" w:hAnsi="Courier New" w:cs="Courier New"/>
              </w:rPr>
            </w:pPr>
            <w:r>
              <w:rPr>
                <w:rFonts w:ascii="Courier New" w:hAnsi="Courier New" w:cs="Courier New"/>
              </w:rPr>
              <w:t>Integer</w:t>
            </w:r>
          </w:p>
        </w:tc>
        <w:tc>
          <w:tcPr>
            <w:tcW w:w="1379" w:type="dxa"/>
          </w:tcPr>
          <w:p w:rsidR="00D23963" w:rsidRPr="003E745F" w:rsidRDefault="004F613F" w:rsidP="008268A7">
            <w:r>
              <w:t>I</w:t>
            </w:r>
            <w:r w:rsidRPr="004F613F">
              <w:t>ndex to CERT rights</w:t>
            </w:r>
            <w:r>
              <w:t xml:space="preserve">. </w:t>
            </w:r>
            <w:r w:rsidR="00216203" w:rsidRPr="00216203">
              <w:t>The SSP index is used to control the data elements that follow the occurrence of the index.</w:t>
            </w:r>
          </w:p>
        </w:tc>
        <w:tc>
          <w:tcPr>
            <w:tcW w:w="872" w:type="dxa"/>
          </w:tcPr>
          <w:p w:rsidR="00D23963" w:rsidRPr="00216203" w:rsidRDefault="00216203" w:rsidP="008268A7">
            <w:r w:rsidRPr="00216203">
              <w:t>N/A</w:t>
            </w:r>
          </w:p>
        </w:tc>
        <w:tc>
          <w:tcPr>
            <w:tcW w:w="859" w:type="dxa"/>
          </w:tcPr>
          <w:p w:rsidR="00D23963" w:rsidRPr="003E745F" w:rsidRDefault="00D23963" w:rsidP="008268A7">
            <w:r>
              <w:t>0</w:t>
            </w:r>
          </w:p>
        </w:tc>
        <w:tc>
          <w:tcPr>
            <w:tcW w:w="859" w:type="dxa"/>
          </w:tcPr>
          <w:p w:rsidR="00D23963" w:rsidRPr="003E745F" w:rsidRDefault="00D23963" w:rsidP="008268A7">
            <w:pPr>
              <w:keepNext/>
            </w:pPr>
            <w:r>
              <w:t>31</w:t>
            </w:r>
          </w:p>
        </w:tc>
      </w:tr>
    </w:tbl>
    <w:p w:rsidR="00D23963" w:rsidRDefault="00216203" w:rsidP="008268A7">
      <w:pPr>
        <w:pStyle w:val="Caption"/>
        <w:rPr>
          <w:noProof/>
        </w:rPr>
      </w:pPr>
      <w:r>
        <w:t xml:space="preserve">Table </w:t>
      </w:r>
      <w:r w:rsidR="00A07801">
        <w:fldChar w:fldCharType="begin"/>
      </w:r>
      <w:r w:rsidR="00A07801">
        <w:instrText xml:space="preserve"> SEQ Table \* ARABIC </w:instrText>
      </w:r>
      <w:r w:rsidR="00A07801">
        <w:fldChar w:fldCharType="separate"/>
      </w:r>
      <w:r w:rsidR="00B9778E">
        <w:rPr>
          <w:noProof/>
        </w:rPr>
        <w:t>24</w:t>
      </w:r>
      <w:r w:rsidR="00A07801">
        <w:rPr>
          <w:noProof/>
        </w:rPr>
        <w:fldChar w:fldCharType="end"/>
      </w:r>
      <w:r>
        <w:t xml:space="preserve"> - </w:t>
      </w:r>
      <w:r w:rsidRPr="009A7CE1">
        <w:t>J2735TrailerData</w:t>
      </w:r>
      <w:r>
        <w:rPr>
          <w:noProof/>
        </w:rPr>
        <w:t xml:space="preserve"> (1)</w:t>
      </w:r>
    </w:p>
    <w:p w:rsidR="00216203" w:rsidRPr="00216203" w:rsidRDefault="00216203" w:rsidP="008268A7">
      <w:pPr>
        <w:rPr>
          <w:lang w:eastAsia="ja-JP"/>
        </w:rPr>
      </w:pPr>
    </w:p>
    <w:tbl>
      <w:tblPr>
        <w:tblStyle w:val="TableGrid"/>
        <w:tblW w:w="0" w:type="auto"/>
        <w:tblLook w:val="04A0" w:firstRow="1" w:lastRow="0" w:firstColumn="1" w:lastColumn="0" w:noHBand="0" w:noVBand="1"/>
      </w:tblPr>
      <w:tblGrid>
        <w:gridCol w:w="1600"/>
        <w:gridCol w:w="3781"/>
        <w:gridCol w:w="3969"/>
      </w:tblGrid>
      <w:tr w:rsidR="00216203" w:rsidRPr="006E5FF6" w:rsidTr="00331B6B">
        <w:tc>
          <w:tcPr>
            <w:tcW w:w="1600" w:type="dxa"/>
          </w:tcPr>
          <w:p w:rsidR="00216203" w:rsidRPr="006E5FF6" w:rsidRDefault="00216203" w:rsidP="008268A7">
            <w:pPr>
              <w:rPr>
                <w:b/>
              </w:rPr>
            </w:pPr>
            <w:r w:rsidRPr="006E5FF6">
              <w:rPr>
                <w:b/>
              </w:rPr>
              <w:t>Name</w:t>
            </w:r>
          </w:p>
        </w:tc>
        <w:tc>
          <w:tcPr>
            <w:tcW w:w="3781" w:type="dxa"/>
          </w:tcPr>
          <w:p w:rsidR="00216203" w:rsidRPr="006E5FF6" w:rsidRDefault="00216203" w:rsidP="008268A7">
            <w:pPr>
              <w:rPr>
                <w:b/>
              </w:rPr>
            </w:pPr>
            <w:r w:rsidRPr="006E5FF6">
              <w:rPr>
                <w:b/>
              </w:rPr>
              <w:t>Type</w:t>
            </w:r>
          </w:p>
        </w:tc>
        <w:tc>
          <w:tcPr>
            <w:tcW w:w="3969" w:type="dxa"/>
          </w:tcPr>
          <w:p w:rsidR="00216203" w:rsidRPr="006E5FF6" w:rsidRDefault="00216203" w:rsidP="008268A7">
            <w:pPr>
              <w:rPr>
                <w:b/>
              </w:rPr>
            </w:pPr>
            <w:r w:rsidRPr="006E5FF6">
              <w:rPr>
                <w:b/>
              </w:rPr>
              <w:t>Description</w:t>
            </w:r>
          </w:p>
        </w:tc>
      </w:tr>
      <w:tr w:rsidR="00216203" w:rsidRPr="003E745F" w:rsidTr="00331B6B">
        <w:tc>
          <w:tcPr>
            <w:tcW w:w="1600" w:type="dxa"/>
          </w:tcPr>
          <w:p w:rsidR="00216203" w:rsidRPr="000D041D" w:rsidRDefault="00216203" w:rsidP="008268A7">
            <w:pPr>
              <w:rPr>
                <w:rFonts w:ascii="Courier New" w:hAnsi="Courier New" w:cs="Courier New"/>
              </w:rPr>
            </w:pPr>
            <w:r w:rsidRPr="00984AB8">
              <w:rPr>
                <w:rFonts w:ascii="Courier New" w:hAnsi="Courier New" w:cs="Courier New"/>
              </w:rPr>
              <w:t>connection</w:t>
            </w:r>
          </w:p>
        </w:tc>
        <w:tc>
          <w:tcPr>
            <w:tcW w:w="3781" w:type="dxa"/>
          </w:tcPr>
          <w:p w:rsidR="00216203" w:rsidRPr="000D041D" w:rsidRDefault="00A07801" w:rsidP="008268A7">
            <w:pPr>
              <w:rPr>
                <w:rFonts w:ascii="Courier New" w:hAnsi="Courier New" w:cs="Courier New"/>
              </w:rPr>
            </w:pPr>
            <w:hyperlink w:anchor="_J2735PivotPointDescription" w:history="1">
              <w:r w:rsidR="00216203" w:rsidRPr="00984AB8">
                <w:rPr>
                  <w:rStyle w:val="Hyperlink"/>
                  <w:rFonts w:ascii="Courier New" w:hAnsi="Courier New" w:cs="Courier New"/>
                </w:rPr>
                <w:t>J2735PivotPointDescription</w:t>
              </w:r>
            </w:hyperlink>
          </w:p>
        </w:tc>
        <w:tc>
          <w:tcPr>
            <w:tcW w:w="3969" w:type="dxa"/>
          </w:tcPr>
          <w:p w:rsidR="00216203" w:rsidRPr="003E745F" w:rsidRDefault="004F613F" w:rsidP="008268A7">
            <w:r w:rsidRPr="004F613F">
              <w:t>Offset connection point details from the hauling vehicle to the first trailer unit</w:t>
            </w:r>
            <w:r>
              <w:t>.</w:t>
            </w:r>
            <w:r w:rsidRPr="004F613F">
              <w:t xml:space="preserve"> </w:t>
            </w:r>
          </w:p>
        </w:tc>
      </w:tr>
      <w:tr w:rsidR="00216203" w:rsidRPr="003E745F" w:rsidTr="00331B6B">
        <w:tc>
          <w:tcPr>
            <w:tcW w:w="1600" w:type="dxa"/>
          </w:tcPr>
          <w:p w:rsidR="00216203" w:rsidRPr="00984AB8" w:rsidRDefault="00216203" w:rsidP="008268A7">
            <w:pPr>
              <w:rPr>
                <w:rFonts w:ascii="Courier New" w:hAnsi="Courier New" w:cs="Courier New"/>
              </w:rPr>
            </w:pPr>
            <w:r w:rsidRPr="00984AB8">
              <w:rPr>
                <w:rFonts w:ascii="Courier New" w:hAnsi="Courier New" w:cs="Courier New"/>
              </w:rPr>
              <w:t>units</w:t>
            </w:r>
          </w:p>
        </w:tc>
        <w:tc>
          <w:tcPr>
            <w:tcW w:w="3781" w:type="dxa"/>
          </w:tcPr>
          <w:p w:rsidR="00216203" w:rsidRDefault="00216203" w:rsidP="008268A7">
            <w:pPr>
              <w:rPr>
                <w:rFonts w:ascii="Courier New" w:hAnsi="Courier New" w:cs="Courier New"/>
              </w:rPr>
            </w:pPr>
            <w:r>
              <w:rPr>
                <w:rFonts w:ascii="Courier New" w:hAnsi="Courier New" w:cs="Courier New"/>
              </w:rPr>
              <w:t xml:space="preserve">Array of </w:t>
            </w:r>
            <w:hyperlink w:anchor="_J2735TrailerUnitDescription" w:history="1">
              <w:r w:rsidRPr="00984AB8">
                <w:rPr>
                  <w:rStyle w:val="Hyperlink"/>
                  <w:rFonts w:ascii="Courier New" w:hAnsi="Courier New" w:cs="Courier New"/>
                </w:rPr>
                <w:t>J2735TrailerUnitDescription</w:t>
              </w:r>
            </w:hyperlink>
          </w:p>
        </w:tc>
        <w:tc>
          <w:tcPr>
            <w:tcW w:w="3969" w:type="dxa"/>
          </w:tcPr>
          <w:p w:rsidR="00216203" w:rsidRPr="003E745F" w:rsidRDefault="00E245F8" w:rsidP="008268A7">
            <w:pPr>
              <w:keepNext/>
            </w:pPr>
            <w:r w:rsidRPr="00E245F8">
              <w:t>One of mor</w:t>
            </w:r>
            <w:r>
              <w:t>e Trailer or Dolly Descriptions</w:t>
            </w:r>
            <w:r w:rsidRPr="00E245F8">
              <w:t xml:space="preserve"> (each called a unit)</w:t>
            </w:r>
            <w:r>
              <w:t>.</w:t>
            </w:r>
          </w:p>
        </w:tc>
      </w:tr>
    </w:tbl>
    <w:p w:rsidR="00216203" w:rsidRDefault="00216203" w:rsidP="008268A7">
      <w:pPr>
        <w:pStyle w:val="Caption"/>
      </w:pPr>
      <w:r>
        <w:t xml:space="preserve">Table </w:t>
      </w:r>
      <w:r w:rsidR="00A07801">
        <w:fldChar w:fldCharType="begin"/>
      </w:r>
      <w:r w:rsidR="00A07801">
        <w:instrText xml:space="preserve"> SEQ Table \* ARABIC </w:instrText>
      </w:r>
      <w:r w:rsidR="00A07801">
        <w:fldChar w:fldCharType="separate"/>
      </w:r>
      <w:r w:rsidR="00B9778E">
        <w:rPr>
          <w:noProof/>
        </w:rPr>
        <w:t>25</w:t>
      </w:r>
      <w:r w:rsidR="00A07801">
        <w:rPr>
          <w:noProof/>
        </w:rPr>
        <w:fldChar w:fldCharType="end"/>
      </w:r>
      <w:r>
        <w:t xml:space="preserve"> - </w:t>
      </w:r>
      <w:r w:rsidRPr="00437023">
        <w:t xml:space="preserve">J2735TrailerData </w:t>
      </w:r>
      <w:r>
        <w:t>(2</w:t>
      </w:r>
      <w:r w:rsidRPr="00437023">
        <w:t>)</w:t>
      </w:r>
    </w:p>
    <w:p w:rsidR="00D23963" w:rsidRDefault="00D23963" w:rsidP="008268A7">
      <w:pPr>
        <w:pStyle w:val="Heading2"/>
      </w:pPr>
      <w:bookmarkStart w:id="137" w:name="_J2735VehicleClassification"/>
      <w:bookmarkStart w:id="138" w:name="_Ref511817467"/>
      <w:bookmarkStart w:id="139" w:name="_Toc530144528"/>
      <w:bookmarkEnd w:id="137"/>
      <w:r w:rsidRPr="008A2877">
        <w:t>J2735VehicleClassification</w:t>
      </w:r>
      <w:bookmarkEnd w:id="138"/>
      <w:bookmarkEnd w:id="139"/>
    </w:p>
    <w:p w:rsidR="00D23963" w:rsidRDefault="00763A9D" w:rsidP="008268A7">
      <w:r>
        <w:t>This</w:t>
      </w:r>
      <w:r w:rsidRPr="00763A9D">
        <w:t xml:space="preserve"> data frame is a structure with a composite set of common classification systems used in ITS and DSRC work. There are any number of such 'types' that can be used to classify a vehicle based on different systems and needs. A given use case will typically use only a subset of the items noted below.</w:t>
      </w:r>
    </w:p>
    <w:tbl>
      <w:tblPr>
        <w:tblStyle w:val="TableGrid"/>
        <w:tblW w:w="0" w:type="auto"/>
        <w:tblLook w:val="04A0" w:firstRow="1" w:lastRow="0" w:firstColumn="1" w:lastColumn="0" w:noHBand="0" w:noVBand="1"/>
      </w:tblPr>
      <w:tblGrid>
        <w:gridCol w:w="1934"/>
        <w:gridCol w:w="1916"/>
        <w:gridCol w:w="5500"/>
      </w:tblGrid>
      <w:tr w:rsidR="004F2717" w:rsidRPr="006E5FF6" w:rsidTr="00331B6B">
        <w:tc>
          <w:tcPr>
            <w:tcW w:w="1934" w:type="dxa"/>
          </w:tcPr>
          <w:p w:rsidR="004F2717" w:rsidRPr="006E5FF6" w:rsidRDefault="004F2717" w:rsidP="008268A7">
            <w:pPr>
              <w:rPr>
                <w:b/>
              </w:rPr>
            </w:pPr>
            <w:r w:rsidRPr="006E5FF6">
              <w:rPr>
                <w:b/>
              </w:rPr>
              <w:t>Name</w:t>
            </w:r>
          </w:p>
        </w:tc>
        <w:tc>
          <w:tcPr>
            <w:tcW w:w="1916" w:type="dxa"/>
          </w:tcPr>
          <w:p w:rsidR="004F2717" w:rsidRPr="006E5FF6" w:rsidRDefault="004F2717" w:rsidP="008268A7">
            <w:pPr>
              <w:rPr>
                <w:b/>
              </w:rPr>
            </w:pPr>
            <w:r w:rsidRPr="006E5FF6">
              <w:rPr>
                <w:b/>
              </w:rPr>
              <w:t>Type</w:t>
            </w:r>
          </w:p>
        </w:tc>
        <w:tc>
          <w:tcPr>
            <w:tcW w:w="5500" w:type="dxa"/>
          </w:tcPr>
          <w:p w:rsidR="004F2717" w:rsidRPr="006E5FF6" w:rsidRDefault="004F2717" w:rsidP="008268A7">
            <w:pPr>
              <w:rPr>
                <w:b/>
              </w:rPr>
            </w:pPr>
            <w:r w:rsidRPr="006E5FF6">
              <w:rPr>
                <w:b/>
              </w:rPr>
              <w:t>Description</w:t>
            </w:r>
          </w:p>
        </w:tc>
      </w:tr>
      <w:tr w:rsidR="00CD7FAD" w:rsidRPr="003E745F" w:rsidTr="004F2717">
        <w:tc>
          <w:tcPr>
            <w:tcW w:w="1934" w:type="dxa"/>
          </w:tcPr>
          <w:p w:rsidR="00CD7FAD" w:rsidRPr="000D041D" w:rsidRDefault="00CD7FAD" w:rsidP="008268A7">
            <w:pPr>
              <w:rPr>
                <w:rFonts w:ascii="Courier New" w:hAnsi="Courier New" w:cs="Courier New"/>
              </w:rPr>
            </w:pPr>
            <w:r w:rsidRPr="00D043A2">
              <w:rPr>
                <w:rFonts w:ascii="Courier New" w:hAnsi="Courier New" w:cs="Courier New"/>
              </w:rPr>
              <w:t>fuelType</w:t>
            </w:r>
          </w:p>
        </w:tc>
        <w:tc>
          <w:tcPr>
            <w:tcW w:w="1916" w:type="dxa"/>
          </w:tcPr>
          <w:p w:rsidR="00CD7FAD" w:rsidRDefault="00CD7FAD" w:rsidP="008268A7">
            <w:pPr>
              <w:rPr>
                <w:rFonts w:ascii="Courier New" w:hAnsi="Courier New" w:cs="Courier New"/>
              </w:rPr>
            </w:pPr>
            <w:r>
              <w:rPr>
                <w:rFonts w:ascii="Courier New" w:hAnsi="Courier New" w:cs="Courier New"/>
              </w:rPr>
              <w:t>String</w:t>
            </w:r>
          </w:p>
        </w:tc>
        <w:tc>
          <w:tcPr>
            <w:tcW w:w="5500" w:type="dxa"/>
          </w:tcPr>
          <w:p w:rsidR="00CD7FAD" w:rsidRDefault="00CD7FAD" w:rsidP="008268A7">
            <w:r>
              <w:t>One of the following enumeration constants: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highlight w:val="lightGray"/>
              </w:rPr>
              <w:t>unknownFuel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0 -- Gasoline Powered</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gasoline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1</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ethanol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2 -- Including blends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diesel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3 -- All types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electric</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4</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hybrid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5 -- All types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hydrogen</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6</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natGasLiquid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7 -- Liquefied</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natGasComp</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8 -- Compressed</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propane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9</w:t>
            </w:r>
          </w:p>
          <w:p w:rsidR="00CD7FAD" w:rsidRPr="003E745F" w:rsidRDefault="00CD7FAD" w:rsidP="008268A7"/>
        </w:tc>
      </w:tr>
      <w:tr w:rsidR="00CD7FAD" w:rsidRPr="003E745F" w:rsidTr="004F2717">
        <w:tc>
          <w:tcPr>
            <w:tcW w:w="1934" w:type="dxa"/>
          </w:tcPr>
          <w:p w:rsidR="00CD7FAD" w:rsidRPr="000D041D" w:rsidRDefault="00CD7FAD" w:rsidP="008268A7">
            <w:pPr>
              <w:rPr>
                <w:rFonts w:ascii="Courier New" w:hAnsi="Courier New" w:cs="Courier New"/>
              </w:rPr>
            </w:pPr>
            <w:r w:rsidRPr="00813084">
              <w:rPr>
                <w:rFonts w:ascii="Courier New" w:hAnsi="Courier New" w:cs="Courier New"/>
              </w:rPr>
              <w:t>hpmsType</w:t>
            </w:r>
          </w:p>
        </w:tc>
        <w:tc>
          <w:tcPr>
            <w:tcW w:w="1916" w:type="dxa"/>
          </w:tcPr>
          <w:p w:rsidR="00CD7FAD" w:rsidRDefault="00CD7FAD" w:rsidP="008268A7">
            <w:pPr>
              <w:rPr>
                <w:rFonts w:ascii="Courier New" w:hAnsi="Courier New" w:cs="Courier New"/>
              </w:rPr>
            </w:pPr>
            <w:r>
              <w:rPr>
                <w:rFonts w:ascii="Courier New" w:hAnsi="Courier New" w:cs="Courier New"/>
              </w:rPr>
              <w:t>String</w:t>
            </w:r>
          </w:p>
        </w:tc>
        <w:tc>
          <w:tcPr>
            <w:tcW w:w="5500" w:type="dxa"/>
          </w:tcPr>
          <w:p w:rsidR="00CD7FAD" w:rsidRDefault="00CD7FAD" w:rsidP="008268A7">
            <w:r>
              <w:t>One of the following enumeration constants:</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none</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lastRenderedPageBreak/>
              <w:t>unknown</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special</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moto</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car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carOther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bus</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axleCnt2</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axleCnt3</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axleCnt4</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axleCnt4Trailer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axleCnt5Trailer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axleCnt6Trailer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axleCnt5MultiTrailer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axleCnt6MultiTrailer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axleCnt7MultiTrailer</w:t>
            </w:r>
          </w:p>
          <w:p w:rsidR="00CD7FAD" w:rsidRPr="003E745F" w:rsidRDefault="00CD7FAD" w:rsidP="008268A7"/>
        </w:tc>
      </w:tr>
      <w:tr w:rsidR="00D23963" w:rsidRPr="003E745F" w:rsidTr="004F2717">
        <w:tc>
          <w:tcPr>
            <w:tcW w:w="1934" w:type="dxa"/>
          </w:tcPr>
          <w:p w:rsidR="00D23963" w:rsidRPr="00813084" w:rsidRDefault="00D23963" w:rsidP="008268A7">
            <w:pPr>
              <w:rPr>
                <w:rFonts w:ascii="Courier New" w:hAnsi="Courier New" w:cs="Courier New"/>
              </w:rPr>
            </w:pPr>
            <w:r w:rsidRPr="00EC1603">
              <w:rPr>
                <w:rFonts w:ascii="Courier New" w:hAnsi="Courier New" w:cs="Courier New"/>
              </w:rPr>
              <w:lastRenderedPageBreak/>
              <w:t>responderType</w:t>
            </w:r>
          </w:p>
        </w:tc>
        <w:tc>
          <w:tcPr>
            <w:tcW w:w="1916" w:type="dxa"/>
          </w:tcPr>
          <w:p w:rsidR="00D23963" w:rsidRDefault="00CD7FAD" w:rsidP="008268A7">
            <w:pPr>
              <w:rPr>
                <w:rFonts w:ascii="Courier New" w:hAnsi="Courier New" w:cs="Courier New"/>
              </w:rPr>
            </w:pPr>
            <w:r>
              <w:rPr>
                <w:rFonts w:ascii="Courier New" w:hAnsi="Courier New" w:cs="Courier New"/>
              </w:rPr>
              <w:t>String</w:t>
            </w:r>
          </w:p>
        </w:tc>
        <w:tc>
          <w:tcPr>
            <w:tcW w:w="5500" w:type="dxa"/>
          </w:tcPr>
          <w:p w:rsidR="00D23963" w:rsidRDefault="00CD7FAD" w:rsidP="008268A7">
            <w:r>
              <w:t>One of the following enumeration constants:</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emergency_vehicle_units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federal_law_enforcement_units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state_police_units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county_police_units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local_police_units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ambulance_units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rescue_units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fire_units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hAZMAT_units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light_tow_unit</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heavy_tow_unit</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freeway_service_patrols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transportation_response_units</w:t>
            </w:r>
            <w:r w:rsidRPr="00EC1603">
              <w:rPr>
                <w:rFonts w:ascii="Consolas" w:hAnsi="Consolas" w:cs="Consolas"/>
                <w:color w:val="000000"/>
                <w:sz w:val="20"/>
                <w:szCs w:val="20"/>
              </w:rPr>
              <w:t>,</w:t>
            </w:r>
          </w:p>
          <w:p w:rsidR="00D23963" w:rsidRPr="00EC1603" w:rsidRDefault="00D23963" w:rsidP="00AF2AED">
            <w:pPr>
              <w:pStyle w:val="ListParagraph"/>
              <w:keepNext/>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private_contractor_response_units</w:t>
            </w:r>
          </w:p>
        </w:tc>
      </w:tr>
    </w:tbl>
    <w:p w:rsidR="00D23963" w:rsidRDefault="004F2717" w:rsidP="008268A7">
      <w:pPr>
        <w:pStyle w:val="Caption"/>
      </w:pPr>
      <w:r>
        <w:t xml:space="preserve">Table </w:t>
      </w:r>
      <w:r w:rsidR="00A07801">
        <w:fldChar w:fldCharType="begin"/>
      </w:r>
      <w:r w:rsidR="00A07801">
        <w:instrText xml:space="preserve"> SEQ Table \* ARABIC </w:instrText>
      </w:r>
      <w:r w:rsidR="00A07801">
        <w:fldChar w:fldCharType="separate"/>
      </w:r>
      <w:r w:rsidR="00B9778E">
        <w:rPr>
          <w:noProof/>
        </w:rPr>
        <w:t>26</w:t>
      </w:r>
      <w:r w:rsidR="00A07801">
        <w:rPr>
          <w:noProof/>
        </w:rPr>
        <w:fldChar w:fldCharType="end"/>
      </w:r>
      <w:r>
        <w:t xml:space="preserve"> - </w:t>
      </w:r>
      <w:r w:rsidRPr="00171386">
        <w:t>J2735VehicleClassification</w:t>
      </w:r>
      <w:r>
        <w:t xml:space="preserve"> (1)</w:t>
      </w:r>
    </w:p>
    <w:tbl>
      <w:tblPr>
        <w:tblStyle w:val="TableGrid"/>
        <w:tblW w:w="0" w:type="auto"/>
        <w:tblLook w:val="04A0" w:firstRow="1" w:lastRow="0" w:firstColumn="1" w:lastColumn="0" w:noHBand="0" w:noVBand="1"/>
      </w:tblPr>
      <w:tblGrid>
        <w:gridCol w:w="1567"/>
        <w:gridCol w:w="2210"/>
        <w:gridCol w:w="2096"/>
        <w:gridCol w:w="1167"/>
        <w:gridCol w:w="1155"/>
        <w:gridCol w:w="1155"/>
      </w:tblGrid>
      <w:tr w:rsidR="004F2717" w:rsidRPr="006E5FF6" w:rsidTr="004F2717">
        <w:tc>
          <w:tcPr>
            <w:tcW w:w="1567" w:type="dxa"/>
          </w:tcPr>
          <w:p w:rsidR="004F2717" w:rsidRPr="006E5FF6" w:rsidRDefault="004F2717" w:rsidP="008268A7">
            <w:pPr>
              <w:rPr>
                <w:b/>
              </w:rPr>
            </w:pPr>
            <w:r w:rsidRPr="006E5FF6">
              <w:rPr>
                <w:b/>
              </w:rPr>
              <w:t>Name</w:t>
            </w:r>
          </w:p>
        </w:tc>
        <w:tc>
          <w:tcPr>
            <w:tcW w:w="2210" w:type="dxa"/>
          </w:tcPr>
          <w:p w:rsidR="004F2717" w:rsidRPr="006E5FF6" w:rsidRDefault="004F2717" w:rsidP="008268A7">
            <w:pPr>
              <w:rPr>
                <w:b/>
              </w:rPr>
            </w:pPr>
            <w:r w:rsidRPr="006E5FF6">
              <w:rPr>
                <w:b/>
              </w:rPr>
              <w:t>Type</w:t>
            </w:r>
          </w:p>
        </w:tc>
        <w:tc>
          <w:tcPr>
            <w:tcW w:w="2096" w:type="dxa"/>
          </w:tcPr>
          <w:p w:rsidR="004F2717" w:rsidRPr="006E5FF6" w:rsidRDefault="004F2717" w:rsidP="008268A7">
            <w:pPr>
              <w:rPr>
                <w:b/>
              </w:rPr>
            </w:pPr>
            <w:r w:rsidRPr="006E5FF6">
              <w:rPr>
                <w:b/>
              </w:rPr>
              <w:t>Description</w:t>
            </w:r>
          </w:p>
        </w:tc>
        <w:tc>
          <w:tcPr>
            <w:tcW w:w="1167" w:type="dxa"/>
          </w:tcPr>
          <w:p w:rsidR="004F2717" w:rsidRPr="006E5FF6" w:rsidRDefault="004F2717" w:rsidP="008268A7">
            <w:pPr>
              <w:rPr>
                <w:b/>
              </w:rPr>
            </w:pPr>
            <w:r w:rsidRPr="006E5FF6">
              <w:rPr>
                <w:b/>
              </w:rPr>
              <w:t>Units</w:t>
            </w:r>
          </w:p>
        </w:tc>
        <w:tc>
          <w:tcPr>
            <w:tcW w:w="1155" w:type="dxa"/>
          </w:tcPr>
          <w:p w:rsidR="004F2717" w:rsidRPr="006E5FF6" w:rsidRDefault="004F2717" w:rsidP="008268A7">
            <w:pPr>
              <w:rPr>
                <w:b/>
              </w:rPr>
            </w:pPr>
            <w:r w:rsidRPr="006E5FF6">
              <w:rPr>
                <w:b/>
              </w:rPr>
              <w:t>Valid Min</w:t>
            </w:r>
          </w:p>
        </w:tc>
        <w:tc>
          <w:tcPr>
            <w:tcW w:w="1155" w:type="dxa"/>
          </w:tcPr>
          <w:p w:rsidR="004F2717" w:rsidRPr="006E5FF6" w:rsidRDefault="004F2717" w:rsidP="008268A7">
            <w:pPr>
              <w:rPr>
                <w:b/>
              </w:rPr>
            </w:pPr>
            <w:r w:rsidRPr="006E5FF6">
              <w:rPr>
                <w:b/>
              </w:rPr>
              <w:t>Valid Max</w:t>
            </w:r>
          </w:p>
        </w:tc>
      </w:tr>
      <w:tr w:rsidR="004F2717" w:rsidRPr="003E745F" w:rsidTr="004F2717">
        <w:tc>
          <w:tcPr>
            <w:tcW w:w="1567" w:type="dxa"/>
          </w:tcPr>
          <w:p w:rsidR="004F2717" w:rsidRPr="00813084" w:rsidRDefault="004F2717" w:rsidP="008268A7">
            <w:pPr>
              <w:rPr>
                <w:rFonts w:ascii="Courier New" w:hAnsi="Courier New" w:cs="Courier New"/>
              </w:rPr>
            </w:pPr>
            <w:r w:rsidRPr="00813084">
              <w:rPr>
                <w:rFonts w:ascii="Courier New" w:hAnsi="Courier New" w:cs="Courier New"/>
              </w:rPr>
              <w:t>iso3883</w:t>
            </w:r>
          </w:p>
        </w:tc>
        <w:tc>
          <w:tcPr>
            <w:tcW w:w="2210" w:type="dxa"/>
          </w:tcPr>
          <w:p w:rsidR="004F2717" w:rsidRPr="000D041D" w:rsidRDefault="004F2717" w:rsidP="008268A7">
            <w:pPr>
              <w:rPr>
                <w:rFonts w:ascii="Courier New" w:hAnsi="Courier New" w:cs="Courier New"/>
              </w:rPr>
            </w:pPr>
            <w:r>
              <w:rPr>
                <w:rFonts w:ascii="Courier New" w:hAnsi="Courier New" w:cs="Courier New"/>
              </w:rPr>
              <w:t>Integer</w:t>
            </w:r>
          </w:p>
        </w:tc>
        <w:tc>
          <w:tcPr>
            <w:tcW w:w="2096" w:type="dxa"/>
          </w:tcPr>
          <w:p w:rsidR="004F2717" w:rsidRPr="003E745F" w:rsidRDefault="000A243D" w:rsidP="008268A7">
            <w:r w:rsidRPr="000A243D">
              <w:t xml:space="preserve">Iso3833VehicleType data element represents the value domain provided by ISO 3833 for general vehicle types. It is a European list similar to the list used for the Highway Performance Monitoring System (HPMS) in the US region. In this standard, the HPMS list is used in the </w:t>
            </w:r>
            <w:r w:rsidRPr="000A243D">
              <w:lastRenderedPageBreak/>
              <w:t>data concept named VehicleType.</w:t>
            </w:r>
          </w:p>
        </w:tc>
        <w:tc>
          <w:tcPr>
            <w:tcW w:w="1167" w:type="dxa"/>
          </w:tcPr>
          <w:p w:rsidR="004F2717" w:rsidRPr="003E745F" w:rsidRDefault="004F2717" w:rsidP="008268A7">
            <w:r>
              <w:lastRenderedPageBreak/>
              <w:t>N/A</w:t>
            </w:r>
          </w:p>
        </w:tc>
        <w:tc>
          <w:tcPr>
            <w:tcW w:w="1155" w:type="dxa"/>
          </w:tcPr>
          <w:p w:rsidR="004F2717" w:rsidRPr="003E745F" w:rsidRDefault="004F2717" w:rsidP="008268A7">
            <w:r>
              <w:t>0</w:t>
            </w:r>
          </w:p>
        </w:tc>
        <w:tc>
          <w:tcPr>
            <w:tcW w:w="1155" w:type="dxa"/>
          </w:tcPr>
          <w:p w:rsidR="004F2717" w:rsidRPr="003E745F" w:rsidRDefault="004F2717" w:rsidP="008268A7">
            <w:r>
              <w:t>100</w:t>
            </w:r>
          </w:p>
        </w:tc>
      </w:tr>
      <w:tr w:rsidR="004F2717" w:rsidRPr="003E745F" w:rsidTr="004F2717">
        <w:tc>
          <w:tcPr>
            <w:tcW w:w="1567" w:type="dxa"/>
          </w:tcPr>
          <w:p w:rsidR="004F2717" w:rsidRPr="00813084" w:rsidRDefault="004F2717" w:rsidP="008268A7">
            <w:pPr>
              <w:rPr>
                <w:rFonts w:ascii="Courier New" w:hAnsi="Courier New" w:cs="Courier New"/>
              </w:rPr>
            </w:pPr>
            <w:r w:rsidRPr="00813084">
              <w:rPr>
                <w:rFonts w:ascii="Courier New" w:hAnsi="Courier New" w:cs="Courier New"/>
              </w:rPr>
              <w:t>keyType</w:t>
            </w:r>
          </w:p>
        </w:tc>
        <w:tc>
          <w:tcPr>
            <w:tcW w:w="2210" w:type="dxa"/>
          </w:tcPr>
          <w:p w:rsidR="004F2717" w:rsidRDefault="004F2717" w:rsidP="008268A7">
            <w:pPr>
              <w:rPr>
                <w:rFonts w:ascii="Courier New" w:hAnsi="Courier New" w:cs="Courier New"/>
              </w:rPr>
            </w:pPr>
            <w:r>
              <w:rPr>
                <w:rFonts w:ascii="Courier New" w:hAnsi="Courier New" w:cs="Courier New"/>
              </w:rPr>
              <w:t>Integer</w:t>
            </w:r>
          </w:p>
        </w:tc>
        <w:tc>
          <w:tcPr>
            <w:tcW w:w="2096" w:type="dxa"/>
          </w:tcPr>
          <w:p w:rsidR="004F2717" w:rsidRPr="00813084" w:rsidRDefault="000A243D" w:rsidP="008268A7">
            <w:r w:rsidRPr="000A243D">
              <w:t>The BasicVehicleRole data element provides a means to indicate the current role that a DSRC device is playing.</w:t>
            </w:r>
          </w:p>
        </w:tc>
        <w:tc>
          <w:tcPr>
            <w:tcW w:w="1167" w:type="dxa"/>
          </w:tcPr>
          <w:p w:rsidR="004F2717" w:rsidRDefault="004F2717" w:rsidP="008268A7">
            <w:r>
              <w:t>N/A</w:t>
            </w:r>
          </w:p>
        </w:tc>
        <w:tc>
          <w:tcPr>
            <w:tcW w:w="1155" w:type="dxa"/>
          </w:tcPr>
          <w:p w:rsidR="004F2717" w:rsidRDefault="004F2717" w:rsidP="008268A7">
            <w:r>
              <w:t>0</w:t>
            </w:r>
          </w:p>
        </w:tc>
        <w:tc>
          <w:tcPr>
            <w:tcW w:w="1155" w:type="dxa"/>
          </w:tcPr>
          <w:p w:rsidR="004F2717" w:rsidRDefault="004F2717" w:rsidP="008268A7">
            <w:pPr>
              <w:keepNext/>
            </w:pPr>
            <w:r>
              <w:t>255</w:t>
            </w:r>
          </w:p>
        </w:tc>
      </w:tr>
    </w:tbl>
    <w:p w:rsidR="004F2717" w:rsidRDefault="004F2717" w:rsidP="008268A7">
      <w:pPr>
        <w:pStyle w:val="Caption"/>
      </w:pPr>
      <w:r>
        <w:t xml:space="preserve">Table </w:t>
      </w:r>
      <w:r w:rsidR="00A07801">
        <w:fldChar w:fldCharType="begin"/>
      </w:r>
      <w:r w:rsidR="00A07801">
        <w:instrText xml:space="preserve"> SEQ Table \* ARABIC </w:instrText>
      </w:r>
      <w:r w:rsidR="00A07801">
        <w:fldChar w:fldCharType="separate"/>
      </w:r>
      <w:r w:rsidR="00B9778E">
        <w:rPr>
          <w:noProof/>
        </w:rPr>
        <w:t>27</w:t>
      </w:r>
      <w:r w:rsidR="00A07801">
        <w:rPr>
          <w:noProof/>
        </w:rPr>
        <w:fldChar w:fldCharType="end"/>
      </w:r>
      <w:r>
        <w:t xml:space="preserve"> - J2735VehicleClassification (2</w:t>
      </w:r>
      <w:r w:rsidRPr="00C83E49">
        <w:t>)</w:t>
      </w:r>
    </w:p>
    <w:p w:rsidR="004F2717" w:rsidRPr="004F2717" w:rsidRDefault="004F2717" w:rsidP="008268A7">
      <w:pPr>
        <w:rPr>
          <w:lang w:eastAsia="ja-JP"/>
        </w:rPr>
      </w:pPr>
    </w:p>
    <w:p w:rsidR="00D23963" w:rsidRDefault="00D23963" w:rsidP="008268A7">
      <w:pPr>
        <w:pStyle w:val="Heading2"/>
      </w:pPr>
      <w:bookmarkStart w:id="140" w:name="_J2735VehicleData"/>
      <w:bookmarkStart w:id="141" w:name="_Toc530144529"/>
      <w:bookmarkEnd w:id="140"/>
      <w:r w:rsidRPr="0030246B">
        <w:t>J2735VehicleData</w:t>
      </w:r>
      <w:bookmarkEnd w:id="141"/>
    </w:p>
    <w:p w:rsidR="00D23963" w:rsidRDefault="00763A9D" w:rsidP="008268A7">
      <w:r>
        <w:t xml:space="preserve">This data structure is </w:t>
      </w:r>
      <w:r>
        <w:rPr>
          <w:sz w:val="20"/>
          <w:szCs w:val="20"/>
        </w:rPr>
        <w:t>used to convey additional data about the vehicle not found in the BSM Part I data frame.</w:t>
      </w:r>
    </w:p>
    <w:tbl>
      <w:tblPr>
        <w:tblStyle w:val="TableGrid"/>
        <w:tblW w:w="0" w:type="auto"/>
        <w:tblLook w:val="04A0" w:firstRow="1" w:lastRow="0" w:firstColumn="1" w:lastColumn="0" w:noHBand="0" w:noVBand="1"/>
      </w:tblPr>
      <w:tblGrid>
        <w:gridCol w:w="2065"/>
        <w:gridCol w:w="2861"/>
        <w:gridCol w:w="1448"/>
        <w:gridCol w:w="1034"/>
        <w:gridCol w:w="963"/>
        <w:gridCol w:w="979"/>
      </w:tblGrid>
      <w:tr w:rsidR="00D23963" w:rsidRPr="006E5FF6" w:rsidTr="004F2717">
        <w:tc>
          <w:tcPr>
            <w:tcW w:w="2065" w:type="dxa"/>
          </w:tcPr>
          <w:p w:rsidR="00D23963" w:rsidRPr="006E5FF6" w:rsidRDefault="00D23963" w:rsidP="008268A7">
            <w:pPr>
              <w:rPr>
                <w:b/>
              </w:rPr>
            </w:pPr>
            <w:r w:rsidRPr="006E5FF6">
              <w:rPr>
                <w:b/>
              </w:rPr>
              <w:t>Name</w:t>
            </w:r>
          </w:p>
        </w:tc>
        <w:tc>
          <w:tcPr>
            <w:tcW w:w="2861" w:type="dxa"/>
          </w:tcPr>
          <w:p w:rsidR="00D23963" w:rsidRPr="006E5FF6" w:rsidRDefault="00D23963" w:rsidP="008268A7">
            <w:pPr>
              <w:rPr>
                <w:b/>
              </w:rPr>
            </w:pPr>
            <w:r w:rsidRPr="006E5FF6">
              <w:rPr>
                <w:b/>
              </w:rPr>
              <w:t>Type</w:t>
            </w:r>
          </w:p>
        </w:tc>
        <w:tc>
          <w:tcPr>
            <w:tcW w:w="1448" w:type="dxa"/>
          </w:tcPr>
          <w:p w:rsidR="00D23963" w:rsidRPr="006E5FF6" w:rsidRDefault="00D23963" w:rsidP="008268A7">
            <w:pPr>
              <w:rPr>
                <w:b/>
              </w:rPr>
            </w:pPr>
            <w:r w:rsidRPr="006E5FF6">
              <w:rPr>
                <w:b/>
              </w:rPr>
              <w:t>Description</w:t>
            </w:r>
          </w:p>
        </w:tc>
        <w:tc>
          <w:tcPr>
            <w:tcW w:w="1034" w:type="dxa"/>
          </w:tcPr>
          <w:p w:rsidR="00D23963" w:rsidRPr="006E5FF6" w:rsidRDefault="00D23963" w:rsidP="008268A7">
            <w:pPr>
              <w:rPr>
                <w:b/>
              </w:rPr>
            </w:pPr>
            <w:r w:rsidRPr="006E5FF6">
              <w:rPr>
                <w:b/>
              </w:rPr>
              <w:t>Units</w:t>
            </w:r>
          </w:p>
        </w:tc>
        <w:tc>
          <w:tcPr>
            <w:tcW w:w="963" w:type="dxa"/>
          </w:tcPr>
          <w:p w:rsidR="00D23963" w:rsidRPr="006E5FF6" w:rsidRDefault="00D23963" w:rsidP="008268A7">
            <w:pPr>
              <w:rPr>
                <w:b/>
              </w:rPr>
            </w:pPr>
            <w:r w:rsidRPr="006E5FF6">
              <w:rPr>
                <w:b/>
              </w:rPr>
              <w:t>Valid Min</w:t>
            </w:r>
          </w:p>
        </w:tc>
        <w:tc>
          <w:tcPr>
            <w:tcW w:w="979" w:type="dxa"/>
          </w:tcPr>
          <w:p w:rsidR="00D23963" w:rsidRPr="006E5FF6" w:rsidRDefault="00D23963" w:rsidP="008268A7">
            <w:pPr>
              <w:rPr>
                <w:b/>
              </w:rPr>
            </w:pPr>
            <w:r w:rsidRPr="006E5FF6">
              <w:rPr>
                <w:b/>
              </w:rPr>
              <w:t>Valid Max</w:t>
            </w:r>
          </w:p>
        </w:tc>
      </w:tr>
      <w:tr w:rsidR="00D23963" w:rsidRPr="003E745F" w:rsidTr="004F2717">
        <w:tc>
          <w:tcPr>
            <w:tcW w:w="2065" w:type="dxa"/>
          </w:tcPr>
          <w:p w:rsidR="00D23963" w:rsidRPr="000D041D" w:rsidRDefault="00763A9D" w:rsidP="008268A7">
            <w:pPr>
              <w:rPr>
                <w:rFonts w:ascii="Courier New" w:hAnsi="Courier New" w:cs="Courier New"/>
              </w:rPr>
            </w:pPr>
            <w:r w:rsidRPr="00763A9D">
              <w:rPr>
                <w:rFonts w:ascii="Courier New" w:hAnsi="Courier New" w:cs="Courier New"/>
              </w:rPr>
              <w:t>height</w:t>
            </w:r>
            <w:r w:rsidR="004F2717">
              <w:rPr>
                <w:rFonts w:ascii="Courier New" w:hAnsi="Courier New" w:cs="Courier New"/>
              </w:rPr>
              <w:fldChar w:fldCharType="begin"/>
            </w:r>
            <w:r w:rsidR="004F2717">
              <w:rPr>
                <w:rFonts w:ascii="Courier New" w:hAnsi="Courier New" w:cs="Courier New"/>
              </w:rPr>
              <w:instrText xml:space="preserve"> NOTEREF _Ref511750746 \h </w:instrText>
            </w:r>
            <w:r w:rsidR="004F2717">
              <w:rPr>
                <w:rFonts w:ascii="Courier New" w:hAnsi="Courier New" w:cs="Courier New"/>
              </w:rPr>
            </w:r>
            <w:r w:rsidR="004F2717">
              <w:rPr>
                <w:rFonts w:ascii="Courier New" w:hAnsi="Courier New" w:cs="Courier New"/>
              </w:rPr>
              <w:fldChar w:fldCharType="separate"/>
            </w:r>
            <w:r w:rsidR="00B9778E">
              <w:rPr>
                <w:rFonts w:ascii="Courier New" w:hAnsi="Courier New" w:cs="Courier New"/>
              </w:rPr>
              <w:t>†</w:t>
            </w:r>
            <w:r w:rsidR="004F2717">
              <w:rPr>
                <w:rFonts w:ascii="Courier New" w:hAnsi="Courier New" w:cs="Courier New"/>
              </w:rPr>
              <w:fldChar w:fldCharType="end"/>
            </w:r>
          </w:p>
        </w:tc>
        <w:tc>
          <w:tcPr>
            <w:tcW w:w="2861" w:type="dxa"/>
          </w:tcPr>
          <w:p w:rsidR="00D23963" w:rsidRPr="000D041D" w:rsidRDefault="00763A9D" w:rsidP="008268A7">
            <w:pPr>
              <w:rPr>
                <w:rFonts w:ascii="Courier New" w:hAnsi="Courier New" w:cs="Courier New"/>
              </w:rPr>
            </w:pPr>
            <w:r>
              <w:rPr>
                <w:rFonts w:ascii="Courier New" w:hAnsi="Courier New" w:cs="Courier New"/>
              </w:rPr>
              <w:t>decimal</w:t>
            </w:r>
          </w:p>
        </w:tc>
        <w:tc>
          <w:tcPr>
            <w:tcW w:w="1448" w:type="dxa"/>
          </w:tcPr>
          <w:p w:rsidR="00D23963" w:rsidRPr="003E745F" w:rsidRDefault="00763A9D" w:rsidP="008268A7">
            <w:r w:rsidRPr="00763A9D">
              <w:t>The height of the vehicle, measured from the ground to the highest surface</w:t>
            </w:r>
            <w:r>
              <w:t>, excluding any antenna(s)</w:t>
            </w:r>
          </w:p>
        </w:tc>
        <w:tc>
          <w:tcPr>
            <w:tcW w:w="1034" w:type="dxa"/>
          </w:tcPr>
          <w:p w:rsidR="00D23963" w:rsidRPr="00763A9D" w:rsidRDefault="00763A9D" w:rsidP="008268A7">
            <w:r>
              <w:t>Meter</w:t>
            </w:r>
          </w:p>
        </w:tc>
        <w:tc>
          <w:tcPr>
            <w:tcW w:w="963" w:type="dxa"/>
          </w:tcPr>
          <w:p w:rsidR="00D23963" w:rsidRPr="003E745F" w:rsidRDefault="00763A9D" w:rsidP="008268A7">
            <w:r>
              <w:t>0</w:t>
            </w:r>
          </w:p>
        </w:tc>
        <w:tc>
          <w:tcPr>
            <w:tcW w:w="979" w:type="dxa"/>
          </w:tcPr>
          <w:p w:rsidR="00D23963" w:rsidRPr="003E745F" w:rsidRDefault="00763A9D" w:rsidP="008268A7">
            <w:r w:rsidRPr="00763A9D">
              <w:t>6.35</w:t>
            </w:r>
          </w:p>
        </w:tc>
      </w:tr>
      <w:tr w:rsidR="00763A9D" w:rsidRPr="003E745F" w:rsidTr="004F2717">
        <w:tc>
          <w:tcPr>
            <w:tcW w:w="2065" w:type="dxa"/>
          </w:tcPr>
          <w:p w:rsidR="00763A9D" w:rsidRPr="00763A9D" w:rsidRDefault="00763A9D" w:rsidP="008268A7">
            <w:pPr>
              <w:rPr>
                <w:rFonts w:ascii="Courier New" w:hAnsi="Courier New" w:cs="Courier New"/>
              </w:rPr>
            </w:pPr>
            <w:r w:rsidRPr="00763A9D">
              <w:rPr>
                <w:rFonts w:ascii="Courier New" w:hAnsi="Courier New" w:cs="Courier New"/>
              </w:rPr>
              <w:t>mass</w:t>
            </w:r>
          </w:p>
        </w:tc>
        <w:tc>
          <w:tcPr>
            <w:tcW w:w="2861" w:type="dxa"/>
          </w:tcPr>
          <w:p w:rsidR="00763A9D" w:rsidRPr="000D041D" w:rsidRDefault="005C5E6E" w:rsidP="008268A7">
            <w:pPr>
              <w:rPr>
                <w:rFonts w:ascii="Courier New" w:hAnsi="Courier New" w:cs="Courier New"/>
              </w:rPr>
            </w:pPr>
            <w:r>
              <w:rPr>
                <w:rFonts w:ascii="Courier New" w:hAnsi="Courier New" w:cs="Courier New"/>
              </w:rPr>
              <w:t>Integer</w:t>
            </w:r>
          </w:p>
        </w:tc>
        <w:tc>
          <w:tcPr>
            <w:tcW w:w="1448" w:type="dxa"/>
          </w:tcPr>
          <w:p w:rsidR="00763A9D" w:rsidRPr="003E745F" w:rsidRDefault="005C5E6E" w:rsidP="008268A7">
            <w:r>
              <w:t>R</w:t>
            </w:r>
            <w:r w:rsidRPr="005C5E6E">
              <w:t>epresents the estimated weight of the vehicle over a span of stepwise linear values.</w:t>
            </w:r>
            <w:r>
              <w:t xml:space="preserve"> See J2735 spec for details.</w:t>
            </w:r>
          </w:p>
        </w:tc>
        <w:tc>
          <w:tcPr>
            <w:tcW w:w="1034" w:type="dxa"/>
          </w:tcPr>
          <w:p w:rsidR="00763A9D" w:rsidRPr="003E745F" w:rsidRDefault="005C5E6E" w:rsidP="008268A7">
            <w:r>
              <w:t>N/A</w:t>
            </w:r>
          </w:p>
        </w:tc>
        <w:tc>
          <w:tcPr>
            <w:tcW w:w="963" w:type="dxa"/>
          </w:tcPr>
          <w:p w:rsidR="00763A9D" w:rsidRPr="003E745F" w:rsidRDefault="005C5E6E" w:rsidP="008268A7">
            <w:r>
              <w:t>0</w:t>
            </w:r>
          </w:p>
        </w:tc>
        <w:tc>
          <w:tcPr>
            <w:tcW w:w="979" w:type="dxa"/>
          </w:tcPr>
          <w:p w:rsidR="00763A9D" w:rsidRPr="003E745F" w:rsidRDefault="005C5E6E" w:rsidP="008268A7">
            <w:r>
              <w:t>255</w:t>
            </w:r>
          </w:p>
        </w:tc>
      </w:tr>
      <w:tr w:rsidR="00763A9D" w:rsidRPr="003E745F" w:rsidTr="004F2717">
        <w:tc>
          <w:tcPr>
            <w:tcW w:w="2065" w:type="dxa"/>
          </w:tcPr>
          <w:p w:rsidR="00763A9D" w:rsidRPr="00763A9D" w:rsidRDefault="00763A9D" w:rsidP="008268A7">
            <w:pPr>
              <w:rPr>
                <w:rFonts w:ascii="Courier New" w:hAnsi="Courier New" w:cs="Courier New"/>
              </w:rPr>
            </w:pPr>
            <w:r w:rsidRPr="00763A9D">
              <w:rPr>
                <w:rFonts w:ascii="Courier New" w:hAnsi="Courier New" w:cs="Courier New"/>
              </w:rPr>
              <w:t>trailerWeight</w:t>
            </w:r>
            <w:r w:rsidR="004F2717">
              <w:rPr>
                <w:rFonts w:ascii="Courier New" w:hAnsi="Courier New" w:cs="Courier New"/>
              </w:rPr>
              <w:fldChar w:fldCharType="begin"/>
            </w:r>
            <w:r w:rsidR="004F2717">
              <w:rPr>
                <w:rFonts w:ascii="Courier New" w:hAnsi="Courier New" w:cs="Courier New"/>
              </w:rPr>
              <w:instrText xml:space="preserve"> NOTEREF _Ref511750746 \h </w:instrText>
            </w:r>
            <w:r w:rsidR="004F2717">
              <w:rPr>
                <w:rFonts w:ascii="Courier New" w:hAnsi="Courier New" w:cs="Courier New"/>
              </w:rPr>
            </w:r>
            <w:r w:rsidR="004F2717">
              <w:rPr>
                <w:rFonts w:ascii="Courier New" w:hAnsi="Courier New" w:cs="Courier New"/>
              </w:rPr>
              <w:fldChar w:fldCharType="separate"/>
            </w:r>
            <w:r w:rsidR="00B9778E">
              <w:rPr>
                <w:rFonts w:ascii="Courier New" w:hAnsi="Courier New" w:cs="Courier New"/>
              </w:rPr>
              <w:t>†</w:t>
            </w:r>
            <w:r w:rsidR="004F2717">
              <w:rPr>
                <w:rFonts w:ascii="Courier New" w:hAnsi="Courier New" w:cs="Courier New"/>
              </w:rPr>
              <w:fldChar w:fldCharType="end"/>
            </w:r>
          </w:p>
        </w:tc>
        <w:tc>
          <w:tcPr>
            <w:tcW w:w="2861" w:type="dxa"/>
          </w:tcPr>
          <w:p w:rsidR="00763A9D" w:rsidRPr="000D041D" w:rsidRDefault="005C5E6E" w:rsidP="008268A7">
            <w:pPr>
              <w:rPr>
                <w:rFonts w:ascii="Courier New" w:hAnsi="Courier New" w:cs="Courier New"/>
              </w:rPr>
            </w:pPr>
            <w:r>
              <w:rPr>
                <w:rFonts w:ascii="Courier New" w:hAnsi="Courier New" w:cs="Courier New"/>
              </w:rPr>
              <w:t>Integer</w:t>
            </w:r>
          </w:p>
        </w:tc>
        <w:tc>
          <w:tcPr>
            <w:tcW w:w="1448" w:type="dxa"/>
          </w:tcPr>
          <w:p w:rsidR="00763A9D" w:rsidRPr="003E745F" w:rsidRDefault="005C5E6E" w:rsidP="008268A7">
            <w:r w:rsidRPr="005C5E6E">
              <w:t>A data element re-used from the SAE J1939 standard</w:t>
            </w:r>
            <w:r w:rsidR="000A243D">
              <w:t>. Also see SPN 180, PGN reference 65258</w:t>
            </w:r>
          </w:p>
        </w:tc>
        <w:tc>
          <w:tcPr>
            <w:tcW w:w="1034" w:type="dxa"/>
          </w:tcPr>
          <w:p w:rsidR="00763A9D" w:rsidRPr="003E745F" w:rsidRDefault="005C5E6E" w:rsidP="008268A7">
            <w:r>
              <w:t>Kg</w:t>
            </w:r>
          </w:p>
        </w:tc>
        <w:tc>
          <w:tcPr>
            <w:tcW w:w="963" w:type="dxa"/>
          </w:tcPr>
          <w:p w:rsidR="00763A9D" w:rsidRPr="003E745F" w:rsidRDefault="005C5E6E" w:rsidP="008268A7">
            <w:r>
              <w:t>0</w:t>
            </w:r>
          </w:p>
        </w:tc>
        <w:tc>
          <w:tcPr>
            <w:tcW w:w="979" w:type="dxa"/>
          </w:tcPr>
          <w:p w:rsidR="00763A9D" w:rsidRPr="003E745F" w:rsidRDefault="000A243D" w:rsidP="008268A7">
            <w:pPr>
              <w:keepNext/>
            </w:pPr>
            <w:r>
              <w:t>1</w:t>
            </w:r>
            <w:r w:rsidR="005C5E6E" w:rsidRPr="005C5E6E">
              <w:t>28,510</w:t>
            </w:r>
          </w:p>
        </w:tc>
      </w:tr>
    </w:tbl>
    <w:p w:rsidR="00D23963" w:rsidRDefault="004F2717" w:rsidP="008268A7">
      <w:pPr>
        <w:pStyle w:val="Caption"/>
      </w:pPr>
      <w:r>
        <w:lastRenderedPageBreak/>
        <w:t xml:space="preserve">Table </w:t>
      </w:r>
      <w:r w:rsidR="00A07801">
        <w:fldChar w:fldCharType="begin"/>
      </w:r>
      <w:r w:rsidR="00A07801">
        <w:instrText xml:space="preserve"> SEQ Table \* ARABIC </w:instrText>
      </w:r>
      <w:r w:rsidR="00A07801">
        <w:fldChar w:fldCharType="separate"/>
      </w:r>
      <w:r w:rsidR="00B9778E">
        <w:rPr>
          <w:noProof/>
        </w:rPr>
        <w:t>28</w:t>
      </w:r>
      <w:r w:rsidR="00A07801">
        <w:rPr>
          <w:noProof/>
        </w:rPr>
        <w:fldChar w:fldCharType="end"/>
      </w:r>
      <w:r>
        <w:t xml:space="preserve"> - </w:t>
      </w:r>
      <w:r w:rsidRPr="007F522E">
        <w:t>J2735VehicleData</w:t>
      </w:r>
      <w:r>
        <w:t xml:space="preserve"> (1)</w:t>
      </w:r>
    </w:p>
    <w:tbl>
      <w:tblPr>
        <w:tblStyle w:val="TableGrid"/>
        <w:tblW w:w="0" w:type="auto"/>
        <w:tblLook w:val="04A0" w:firstRow="1" w:lastRow="0" w:firstColumn="1" w:lastColumn="0" w:noHBand="0" w:noVBand="1"/>
      </w:tblPr>
      <w:tblGrid>
        <w:gridCol w:w="1933"/>
        <w:gridCol w:w="2892"/>
        <w:gridCol w:w="4525"/>
      </w:tblGrid>
      <w:tr w:rsidR="004F2717" w:rsidRPr="006E5FF6" w:rsidTr="00331B6B">
        <w:tc>
          <w:tcPr>
            <w:tcW w:w="1933" w:type="dxa"/>
          </w:tcPr>
          <w:p w:rsidR="004F2717" w:rsidRPr="006E5FF6" w:rsidRDefault="004F2717" w:rsidP="008268A7">
            <w:pPr>
              <w:rPr>
                <w:b/>
              </w:rPr>
            </w:pPr>
            <w:r w:rsidRPr="006E5FF6">
              <w:rPr>
                <w:b/>
              </w:rPr>
              <w:t>Name</w:t>
            </w:r>
          </w:p>
        </w:tc>
        <w:tc>
          <w:tcPr>
            <w:tcW w:w="2892" w:type="dxa"/>
          </w:tcPr>
          <w:p w:rsidR="004F2717" w:rsidRPr="006E5FF6" w:rsidRDefault="004F2717" w:rsidP="008268A7">
            <w:pPr>
              <w:rPr>
                <w:b/>
              </w:rPr>
            </w:pPr>
            <w:r w:rsidRPr="006E5FF6">
              <w:rPr>
                <w:b/>
              </w:rPr>
              <w:t>Type</w:t>
            </w:r>
          </w:p>
        </w:tc>
        <w:tc>
          <w:tcPr>
            <w:tcW w:w="4525" w:type="dxa"/>
          </w:tcPr>
          <w:p w:rsidR="004F2717" w:rsidRPr="006E5FF6" w:rsidRDefault="004F2717" w:rsidP="008268A7">
            <w:pPr>
              <w:rPr>
                <w:b/>
              </w:rPr>
            </w:pPr>
            <w:r w:rsidRPr="006E5FF6">
              <w:rPr>
                <w:b/>
              </w:rPr>
              <w:t>Description</w:t>
            </w:r>
          </w:p>
        </w:tc>
      </w:tr>
      <w:tr w:rsidR="004F2717" w:rsidRPr="003E745F" w:rsidTr="00331B6B">
        <w:tc>
          <w:tcPr>
            <w:tcW w:w="1933" w:type="dxa"/>
          </w:tcPr>
          <w:p w:rsidR="004F2717" w:rsidRPr="000D041D" w:rsidRDefault="004F2717" w:rsidP="008268A7">
            <w:pPr>
              <w:rPr>
                <w:rFonts w:ascii="Courier New" w:hAnsi="Courier New" w:cs="Courier New"/>
              </w:rPr>
            </w:pPr>
            <w:r>
              <w:rPr>
                <w:rFonts w:ascii="Courier New" w:hAnsi="Courier New" w:cs="Courier New"/>
              </w:rPr>
              <w:t>b</w:t>
            </w:r>
            <w:r w:rsidRPr="00763A9D">
              <w:rPr>
                <w:rFonts w:ascii="Courier New" w:hAnsi="Courier New" w:cs="Courier New"/>
              </w:rPr>
              <w:t>umpers</w:t>
            </w:r>
          </w:p>
        </w:tc>
        <w:tc>
          <w:tcPr>
            <w:tcW w:w="2892" w:type="dxa"/>
          </w:tcPr>
          <w:p w:rsidR="004F2717" w:rsidRPr="000D041D" w:rsidRDefault="00A07801" w:rsidP="008268A7">
            <w:pPr>
              <w:rPr>
                <w:rFonts w:ascii="Courier New" w:hAnsi="Courier New" w:cs="Courier New"/>
              </w:rPr>
            </w:pPr>
            <w:hyperlink w:anchor="_J2735BumperHeights" w:history="1">
              <w:r w:rsidR="004F2717" w:rsidRPr="00763A9D">
                <w:rPr>
                  <w:rStyle w:val="Hyperlink"/>
                  <w:rFonts w:ascii="Courier New" w:hAnsi="Courier New" w:cs="Courier New"/>
                </w:rPr>
                <w:t>J2735BumperHeights</w:t>
              </w:r>
            </w:hyperlink>
          </w:p>
        </w:tc>
        <w:tc>
          <w:tcPr>
            <w:tcW w:w="4525" w:type="dxa"/>
          </w:tcPr>
          <w:p w:rsidR="004F2717" w:rsidRPr="003E745F" w:rsidRDefault="004F2717" w:rsidP="008268A7">
            <w:pPr>
              <w:keepNext/>
            </w:pPr>
            <w:r>
              <w:t>C</w:t>
            </w:r>
            <w:r w:rsidRPr="005C5E6E">
              <w:t>onveys the height of the front and rear bumper of the vehicle or object (can also be used with trailers).</w:t>
            </w:r>
          </w:p>
        </w:tc>
      </w:tr>
    </w:tbl>
    <w:p w:rsidR="004F2717" w:rsidRDefault="004F2717" w:rsidP="008268A7">
      <w:pPr>
        <w:pStyle w:val="Caption"/>
      </w:pPr>
      <w:r>
        <w:t xml:space="preserve">Table </w:t>
      </w:r>
      <w:r w:rsidR="00A07801">
        <w:fldChar w:fldCharType="begin"/>
      </w:r>
      <w:r w:rsidR="00A07801">
        <w:instrText xml:space="preserve"> SEQ Table \* ARABIC </w:instrText>
      </w:r>
      <w:r w:rsidR="00A07801">
        <w:fldChar w:fldCharType="separate"/>
      </w:r>
      <w:r w:rsidR="00B9778E">
        <w:rPr>
          <w:noProof/>
        </w:rPr>
        <w:t>29</w:t>
      </w:r>
      <w:r w:rsidR="00A07801">
        <w:rPr>
          <w:noProof/>
        </w:rPr>
        <w:fldChar w:fldCharType="end"/>
      </w:r>
      <w:r>
        <w:t xml:space="preserve"> - </w:t>
      </w:r>
      <w:r w:rsidRPr="001E4176">
        <w:t>J2735VehicleData</w:t>
      </w:r>
      <w:r>
        <w:t xml:space="preserve"> (2)</w:t>
      </w:r>
    </w:p>
    <w:p w:rsidR="00D23963" w:rsidRDefault="00D23963" w:rsidP="008268A7">
      <w:pPr>
        <w:pStyle w:val="Heading2"/>
      </w:pPr>
      <w:bookmarkStart w:id="142" w:name="_J2735WeatherReport"/>
      <w:bookmarkStart w:id="143" w:name="_Toc530144530"/>
      <w:bookmarkEnd w:id="142"/>
      <w:r w:rsidRPr="008E57CC">
        <w:t>J2735WeatherReport</w:t>
      </w:r>
      <w:bookmarkEnd w:id="143"/>
    </w:p>
    <w:p w:rsidR="00D23963" w:rsidRDefault="00216203" w:rsidP="008268A7">
      <w:r w:rsidRPr="00216203">
        <w:t>Used to convey weather measurements made by the sending device</w:t>
      </w:r>
      <w:r>
        <w:t>.</w:t>
      </w:r>
    </w:p>
    <w:tbl>
      <w:tblPr>
        <w:tblStyle w:val="TableGrid"/>
        <w:tblW w:w="0" w:type="auto"/>
        <w:tblLayout w:type="fixed"/>
        <w:tblLook w:val="04A0" w:firstRow="1" w:lastRow="0" w:firstColumn="1" w:lastColumn="0" w:noHBand="0" w:noVBand="1"/>
      </w:tblPr>
      <w:tblGrid>
        <w:gridCol w:w="2245"/>
        <w:gridCol w:w="1170"/>
        <w:gridCol w:w="5935"/>
      </w:tblGrid>
      <w:tr w:rsidR="009C514A" w:rsidRPr="006E5FF6" w:rsidTr="00331B6B">
        <w:tc>
          <w:tcPr>
            <w:tcW w:w="2245" w:type="dxa"/>
          </w:tcPr>
          <w:p w:rsidR="009C514A" w:rsidRPr="006E5FF6" w:rsidRDefault="009C514A" w:rsidP="008268A7">
            <w:pPr>
              <w:rPr>
                <w:b/>
              </w:rPr>
            </w:pPr>
            <w:r w:rsidRPr="006E5FF6">
              <w:rPr>
                <w:b/>
              </w:rPr>
              <w:t>Name</w:t>
            </w:r>
          </w:p>
        </w:tc>
        <w:tc>
          <w:tcPr>
            <w:tcW w:w="1170" w:type="dxa"/>
          </w:tcPr>
          <w:p w:rsidR="009C514A" w:rsidRPr="006E5FF6" w:rsidRDefault="009C514A" w:rsidP="008268A7">
            <w:pPr>
              <w:rPr>
                <w:b/>
              </w:rPr>
            </w:pPr>
            <w:r w:rsidRPr="006E5FF6">
              <w:rPr>
                <w:b/>
              </w:rPr>
              <w:t>Type</w:t>
            </w:r>
          </w:p>
        </w:tc>
        <w:tc>
          <w:tcPr>
            <w:tcW w:w="5935" w:type="dxa"/>
          </w:tcPr>
          <w:p w:rsidR="009C514A" w:rsidRPr="006E5FF6" w:rsidRDefault="009C514A" w:rsidP="008268A7">
            <w:pPr>
              <w:rPr>
                <w:b/>
              </w:rPr>
            </w:pPr>
            <w:r w:rsidRPr="006E5FF6">
              <w:rPr>
                <w:b/>
              </w:rPr>
              <w:t>Description</w:t>
            </w:r>
          </w:p>
        </w:tc>
      </w:tr>
      <w:tr w:rsidR="009C514A" w:rsidRPr="003E745F" w:rsidTr="00331B6B">
        <w:tc>
          <w:tcPr>
            <w:tcW w:w="2245" w:type="dxa"/>
          </w:tcPr>
          <w:p w:rsidR="009C514A" w:rsidRPr="000D041D" w:rsidRDefault="009C514A" w:rsidP="008268A7">
            <w:pPr>
              <w:rPr>
                <w:rFonts w:ascii="Courier New" w:hAnsi="Courier New" w:cs="Courier New"/>
              </w:rPr>
            </w:pPr>
            <w:r w:rsidRPr="000444F4">
              <w:rPr>
                <w:rFonts w:ascii="Courier New" w:hAnsi="Courier New" w:cs="Courier New"/>
              </w:rPr>
              <w:t>isRaining</w:t>
            </w:r>
          </w:p>
        </w:tc>
        <w:tc>
          <w:tcPr>
            <w:tcW w:w="1170" w:type="dxa"/>
          </w:tcPr>
          <w:p w:rsidR="009C514A" w:rsidRPr="000D041D" w:rsidRDefault="009C514A" w:rsidP="008268A7">
            <w:pPr>
              <w:rPr>
                <w:rFonts w:ascii="Courier New" w:hAnsi="Courier New" w:cs="Courier New"/>
              </w:rPr>
            </w:pPr>
            <w:r>
              <w:rPr>
                <w:rFonts w:ascii="Courier New" w:hAnsi="Courier New" w:cs="Courier New"/>
              </w:rPr>
              <w:t>string</w:t>
            </w:r>
          </w:p>
        </w:tc>
        <w:tc>
          <w:tcPr>
            <w:tcW w:w="5935" w:type="dxa"/>
          </w:tcPr>
          <w:p w:rsidR="009C514A" w:rsidRPr="003E745F" w:rsidRDefault="009C514A" w:rsidP="008268A7">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PRECIP</w:t>
            </w:r>
            <w:r>
              <w:rPr>
                <w:rFonts w:ascii="Consolas" w:hAnsi="Consolas" w:cs="Consolas"/>
                <w:color w:val="000000"/>
                <w:sz w:val="20"/>
                <w:szCs w:val="20"/>
              </w:rPr>
              <w:t xml:space="preserve">, </w:t>
            </w:r>
            <w:r>
              <w:rPr>
                <w:rFonts w:ascii="Consolas" w:hAnsi="Consolas" w:cs="Consolas"/>
                <w:b/>
                <w:bCs/>
                <w:i/>
                <w:iCs/>
                <w:color w:val="0000C0"/>
                <w:sz w:val="20"/>
                <w:szCs w:val="20"/>
              </w:rPr>
              <w:t>NOPRECIP</w:t>
            </w:r>
            <w:r>
              <w:rPr>
                <w:rFonts w:ascii="Consolas" w:hAnsi="Consolas" w:cs="Consolas"/>
                <w:color w:val="000000"/>
                <w:sz w:val="20"/>
                <w:szCs w:val="20"/>
              </w:rPr>
              <w:t xml:space="preserve">, </w:t>
            </w:r>
            <w:r>
              <w:rPr>
                <w:rFonts w:ascii="Consolas" w:hAnsi="Consolas" w:cs="Consolas"/>
                <w:b/>
                <w:bCs/>
                <w:i/>
                <w:iCs/>
                <w:color w:val="0000C0"/>
                <w:sz w:val="20"/>
                <w:szCs w:val="20"/>
              </w:rPr>
              <w:t>ERROR</w:t>
            </w:r>
            <w:r>
              <w:rPr>
                <w:rFonts w:ascii="Consolas" w:hAnsi="Consolas" w:cs="Consolas"/>
                <w:color w:val="000000"/>
                <w:sz w:val="20"/>
                <w:szCs w:val="20"/>
              </w:rPr>
              <w:t>}</w:t>
            </w:r>
          </w:p>
        </w:tc>
      </w:tr>
      <w:tr w:rsidR="009C514A" w:rsidRPr="003E745F" w:rsidTr="00331B6B">
        <w:tc>
          <w:tcPr>
            <w:tcW w:w="2245" w:type="dxa"/>
          </w:tcPr>
          <w:p w:rsidR="009C514A" w:rsidRPr="00295697" w:rsidRDefault="009C514A" w:rsidP="008268A7">
            <w:pPr>
              <w:rPr>
                <w:rFonts w:ascii="Courier New" w:hAnsi="Courier New" w:cs="Courier New"/>
              </w:rPr>
            </w:pPr>
            <w:r w:rsidRPr="00295697">
              <w:rPr>
                <w:rFonts w:ascii="Courier New" w:hAnsi="Courier New" w:cs="Courier New"/>
              </w:rPr>
              <w:t>precipSituation</w:t>
            </w:r>
          </w:p>
        </w:tc>
        <w:tc>
          <w:tcPr>
            <w:tcW w:w="1170" w:type="dxa"/>
          </w:tcPr>
          <w:p w:rsidR="009C514A" w:rsidRPr="000D041D" w:rsidRDefault="009C514A" w:rsidP="008268A7">
            <w:pPr>
              <w:rPr>
                <w:rFonts w:ascii="Courier New" w:hAnsi="Courier New" w:cs="Courier New"/>
              </w:rPr>
            </w:pPr>
            <w:r>
              <w:rPr>
                <w:rFonts w:ascii="Courier New" w:hAnsi="Courier New" w:cs="Courier New"/>
              </w:rPr>
              <w:t>string</w:t>
            </w:r>
          </w:p>
        </w:tc>
        <w:tc>
          <w:tcPr>
            <w:tcW w:w="5935" w:type="dxa"/>
          </w:tcPr>
          <w:p w:rsidR="009C514A" w:rsidRPr="003E745F" w:rsidRDefault="009C514A" w:rsidP="008268A7">
            <w:pPr>
              <w:keepNext/>
            </w:pP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OTHER</w:t>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i/>
                <w:iCs/>
                <w:color w:val="0000C0"/>
                <w:sz w:val="20"/>
                <w:szCs w:val="20"/>
              </w:rPr>
              <w:t>UNKNOWN</w:t>
            </w:r>
            <w:r>
              <w:rPr>
                <w:rFonts w:ascii="Consolas" w:hAnsi="Consolas" w:cs="Consolas"/>
                <w:color w:val="000000"/>
                <w:sz w:val="20"/>
                <w:szCs w:val="20"/>
              </w:rPr>
              <w:t xml:space="preserve">, </w:t>
            </w:r>
            <w:r>
              <w:rPr>
                <w:rFonts w:ascii="Consolas" w:hAnsi="Consolas" w:cs="Consolas"/>
                <w:b/>
                <w:bCs/>
                <w:i/>
                <w:iCs/>
                <w:color w:val="0000C0"/>
                <w:sz w:val="20"/>
                <w:szCs w:val="20"/>
              </w:rPr>
              <w:t>NOPRECIPITATION</w:t>
            </w:r>
            <w:r>
              <w:rPr>
                <w:rFonts w:ascii="Consolas" w:hAnsi="Consolas" w:cs="Consolas"/>
                <w:color w:val="000000"/>
                <w:sz w:val="20"/>
                <w:szCs w:val="20"/>
              </w:rPr>
              <w:t xml:space="preserve">, </w:t>
            </w:r>
            <w:r>
              <w:rPr>
                <w:rFonts w:ascii="Consolas" w:hAnsi="Consolas" w:cs="Consolas"/>
                <w:b/>
                <w:bCs/>
                <w:i/>
                <w:iCs/>
                <w:color w:val="0000C0"/>
                <w:sz w:val="20"/>
                <w:szCs w:val="20"/>
              </w:rPr>
              <w:t>UNIDENTIFIEDSLIGHT</w:t>
            </w:r>
            <w:r>
              <w:rPr>
                <w:rFonts w:ascii="Consolas" w:hAnsi="Consolas" w:cs="Consolas"/>
                <w:color w:val="000000"/>
                <w:sz w:val="20"/>
                <w:szCs w:val="20"/>
              </w:rPr>
              <w:t xml:space="preserve">, </w:t>
            </w:r>
            <w:r>
              <w:rPr>
                <w:rFonts w:ascii="Consolas" w:hAnsi="Consolas" w:cs="Consolas"/>
                <w:b/>
                <w:bCs/>
                <w:i/>
                <w:iCs/>
                <w:color w:val="0000C0"/>
                <w:sz w:val="20"/>
                <w:szCs w:val="20"/>
              </w:rPr>
              <w:t>UNIDENTIFIEDMODERATE</w:t>
            </w:r>
            <w:r>
              <w:rPr>
                <w:rFonts w:ascii="Consolas" w:hAnsi="Consolas" w:cs="Consolas"/>
                <w:color w:val="000000"/>
                <w:sz w:val="20"/>
                <w:szCs w:val="20"/>
              </w:rPr>
              <w:t xml:space="preserve">, </w:t>
            </w:r>
            <w:r>
              <w:rPr>
                <w:rFonts w:ascii="Consolas" w:hAnsi="Consolas" w:cs="Consolas"/>
                <w:b/>
                <w:bCs/>
                <w:i/>
                <w:iCs/>
                <w:color w:val="0000C0"/>
                <w:sz w:val="20"/>
                <w:szCs w:val="20"/>
              </w:rPr>
              <w:t>UNIDENTIFIEDHEAVY</w:t>
            </w:r>
            <w:r>
              <w:rPr>
                <w:rFonts w:ascii="Consolas" w:hAnsi="Consolas" w:cs="Consolas"/>
                <w:color w:val="000000"/>
                <w:sz w:val="20"/>
                <w:szCs w:val="20"/>
              </w:rPr>
              <w:t xml:space="preserve">, </w:t>
            </w:r>
            <w:r>
              <w:rPr>
                <w:rFonts w:ascii="Consolas" w:hAnsi="Consolas" w:cs="Consolas"/>
                <w:b/>
                <w:bCs/>
                <w:i/>
                <w:iCs/>
                <w:color w:val="0000C0"/>
                <w:sz w:val="20"/>
                <w:szCs w:val="20"/>
              </w:rPr>
              <w:t>SNOWSLIGHT</w:t>
            </w:r>
            <w:r>
              <w:rPr>
                <w:rFonts w:ascii="Consolas" w:hAnsi="Consolas" w:cs="Consolas"/>
                <w:color w:val="000000"/>
                <w:sz w:val="20"/>
                <w:szCs w:val="20"/>
              </w:rPr>
              <w:t xml:space="preserve">, </w:t>
            </w:r>
            <w:r>
              <w:rPr>
                <w:rFonts w:ascii="Consolas" w:hAnsi="Consolas" w:cs="Consolas"/>
                <w:b/>
                <w:bCs/>
                <w:i/>
                <w:iCs/>
                <w:color w:val="0000C0"/>
                <w:sz w:val="20"/>
                <w:szCs w:val="20"/>
              </w:rPr>
              <w:t>SNOWMODERATE</w:t>
            </w:r>
            <w:r>
              <w:rPr>
                <w:rFonts w:ascii="Consolas" w:hAnsi="Consolas" w:cs="Consolas"/>
                <w:color w:val="000000"/>
                <w:sz w:val="20"/>
                <w:szCs w:val="20"/>
              </w:rPr>
              <w:t xml:space="preserve">, </w:t>
            </w:r>
            <w:r>
              <w:rPr>
                <w:rFonts w:ascii="Consolas" w:hAnsi="Consolas" w:cs="Consolas"/>
                <w:b/>
                <w:bCs/>
                <w:i/>
                <w:iCs/>
                <w:color w:val="0000C0"/>
                <w:sz w:val="20"/>
                <w:szCs w:val="20"/>
              </w:rPr>
              <w:t>SNOWHEAVY</w:t>
            </w:r>
            <w:r>
              <w:rPr>
                <w:rFonts w:ascii="Consolas" w:hAnsi="Consolas" w:cs="Consolas"/>
                <w:color w:val="000000"/>
                <w:sz w:val="20"/>
                <w:szCs w:val="20"/>
              </w:rPr>
              <w:t xml:space="preserve">, </w:t>
            </w:r>
            <w:r>
              <w:rPr>
                <w:rFonts w:ascii="Consolas" w:hAnsi="Consolas" w:cs="Consolas"/>
                <w:b/>
                <w:bCs/>
                <w:i/>
                <w:iCs/>
                <w:color w:val="0000C0"/>
                <w:sz w:val="20"/>
                <w:szCs w:val="20"/>
              </w:rPr>
              <w:t>RAINSLIGHT</w:t>
            </w:r>
            <w:r>
              <w:rPr>
                <w:rFonts w:ascii="Consolas" w:hAnsi="Consolas" w:cs="Consolas"/>
                <w:color w:val="000000"/>
                <w:sz w:val="20"/>
                <w:szCs w:val="20"/>
              </w:rPr>
              <w:t xml:space="preserve">, </w:t>
            </w:r>
            <w:r>
              <w:rPr>
                <w:rFonts w:ascii="Consolas" w:hAnsi="Consolas" w:cs="Consolas"/>
                <w:b/>
                <w:bCs/>
                <w:i/>
                <w:iCs/>
                <w:color w:val="0000C0"/>
                <w:sz w:val="20"/>
                <w:szCs w:val="20"/>
              </w:rPr>
              <w:t>RAINMODERATE</w:t>
            </w:r>
            <w:r>
              <w:rPr>
                <w:rFonts w:ascii="Consolas" w:hAnsi="Consolas" w:cs="Consolas"/>
                <w:color w:val="000000"/>
                <w:sz w:val="20"/>
                <w:szCs w:val="20"/>
              </w:rPr>
              <w:t xml:space="preserve">, </w:t>
            </w:r>
            <w:r>
              <w:rPr>
                <w:rFonts w:ascii="Consolas" w:hAnsi="Consolas" w:cs="Consolas"/>
                <w:b/>
                <w:bCs/>
                <w:i/>
                <w:iCs/>
                <w:color w:val="0000C0"/>
                <w:sz w:val="20"/>
                <w:szCs w:val="20"/>
              </w:rPr>
              <w:t>RAINHEAVY</w:t>
            </w:r>
            <w:r>
              <w:rPr>
                <w:rFonts w:ascii="Consolas" w:hAnsi="Consolas" w:cs="Consolas"/>
                <w:color w:val="000000"/>
                <w:sz w:val="20"/>
                <w:szCs w:val="20"/>
              </w:rPr>
              <w:t xml:space="preserve">, </w:t>
            </w:r>
            <w:r>
              <w:rPr>
                <w:rFonts w:ascii="Consolas" w:hAnsi="Consolas" w:cs="Consolas"/>
                <w:b/>
                <w:bCs/>
                <w:i/>
                <w:iCs/>
                <w:color w:val="0000C0"/>
                <w:sz w:val="20"/>
                <w:szCs w:val="20"/>
              </w:rPr>
              <w:t>FROZENPRECIPITATIONSLIGHT</w:t>
            </w:r>
            <w:r>
              <w:rPr>
                <w:rFonts w:ascii="Consolas" w:hAnsi="Consolas" w:cs="Consolas"/>
                <w:color w:val="000000"/>
                <w:sz w:val="20"/>
                <w:szCs w:val="20"/>
              </w:rPr>
              <w:t xml:space="preserve">, </w:t>
            </w:r>
            <w:r>
              <w:rPr>
                <w:rFonts w:ascii="Consolas" w:hAnsi="Consolas" w:cs="Consolas"/>
                <w:b/>
                <w:bCs/>
                <w:i/>
                <w:iCs/>
                <w:color w:val="0000C0"/>
                <w:sz w:val="20"/>
                <w:szCs w:val="20"/>
              </w:rPr>
              <w:t>FROZENPRECIPITATIONMODERATE</w:t>
            </w:r>
            <w:r>
              <w:rPr>
                <w:rFonts w:ascii="Consolas" w:hAnsi="Consolas" w:cs="Consolas"/>
                <w:color w:val="000000"/>
                <w:sz w:val="20"/>
                <w:szCs w:val="20"/>
              </w:rPr>
              <w:t xml:space="preserve">, </w:t>
            </w:r>
            <w:r>
              <w:rPr>
                <w:rFonts w:ascii="Consolas" w:hAnsi="Consolas" w:cs="Consolas"/>
                <w:b/>
                <w:bCs/>
                <w:i/>
                <w:iCs/>
                <w:color w:val="0000C0"/>
                <w:sz w:val="20"/>
                <w:szCs w:val="20"/>
              </w:rPr>
              <w:t>FROZENPRECIPITATIONHEAVY</w:t>
            </w:r>
            <w:r>
              <w:rPr>
                <w:rFonts w:ascii="Consolas" w:hAnsi="Consolas" w:cs="Consolas"/>
                <w:color w:val="000000"/>
                <w:sz w:val="20"/>
                <w:szCs w:val="20"/>
              </w:rPr>
              <w:t>}</w:t>
            </w:r>
          </w:p>
        </w:tc>
      </w:tr>
    </w:tbl>
    <w:p w:rsidR="00D23963" w:rsidRDefault="009C514A" w:rsidP="008268A7">
      <w:pPr>
        <w:pStyle w:val="Caption"/>
      </w:pPr>
      <w:r>
        <w:t xml:space="preserve">Table </w:t>
      </w:r>
      <w:r w:rsidR="00A07801">
        <w:fldChar w:fldCharType="begin"/>
      </w:r>
      <w:r w:rsidR="00A07801">
        <w:instrText xml:space="preserve"> SEQ Table \* ARABIC </w:instrText>
      </w:r>
      <w:r w:rsidR="00A07801">
        <w:fldChar w:fldCharType="separate"/>
      </w:r>
      <w:r w:rsidR="00B9778E">
        <w:rPr>
          <w:noProof/>
        </w:rPr>
        <w:t>30</w:t>
      </w:r>
      <w:r w:rsidR="00A07801">
        <w:rPr>
          <w:noProof/>
        </w:rPr>
        <w:fldChar w:fldCharType="end"/>
      </w:r>
      <w:r>
        <w:t xml:space="preserve"> - </w:t>
      </w:r>
      <w:r w:rsidRPr="009A13CB">
        <w:t>J2735WeatherReport</w:t>
      </w:r>
      <w:r>
        <w:t xml:space="preserve"> (1)</w:t>
      </w:r>
    </w:p>
    <w:p w:rsidR="009C514A" w:rsidRDefault="009C514A" w:rsidP="008268A7"/>
    <w:tbl>
      <w:tblPr>
        <w:tblStyle w:val="TableGrid"/>
        <w:tblW w:w="0" w:type="auto"/>
        <w:tblLayout w:type="fixed"/>
        <w:tblLook w:val="04A0" w:firstRow="1" w:lastRow="0" w:firstColumn="1" w:lastColumn="0" w:noHBand="0" w:noVBand="1"/>
      </w:tblPr>
      <w:tblGrid>
        <w:gridCol w:w="2245"/>
        <w:gridCol w:w="1170"/>
        <w:gridCol w:w="3037"/>
        <w:gridCol w:w="1193"/>
        <w:gridCol w:w="810"/>
        <w:gridCol w:w="895"/>
      </w:tblGrid>
      <w:tr w:rsidR="009C514A" w:rsidRPr="006E5FF6" w:rsidTr="00331B6B">
        <w:tc>
          <w:tcPr>
            <w:tcW w:w="2245" w:type="dxa"/>
          </w:tcPr>
          <w:p w:rsidR="009C514A" w:rsidRPr="006E5FF6" w:rsidRDefault="009C514A" w:rsidP="008268A7">
            <w:pPr>
              <w:rPr>
                <w:b/>
              </w:rPr>
            </w:pPr>
            <w:r w:rsidRPr="006E5FF6">
              <w:rPr>
                <w:b/>
              </w:rPr>
              <w:t>Name</w:t>
            </w:r>
          </w:p>
        </w:tc>
        <w:tc>
          <w:tcPr>
            <w:tcW w:w="1170" w:type="dxa"/>
          </w:tcPr>
          <w:p w:rsidR="009C514A" w:rsidRPr="006E5FF6" w:rsidRDefault="009C514A" w:rsidP="008268A7">
            <w:pPr>
              <w:rPr>
                <w:b/>
              </w:rPr>
            </w:pPr>
            <w:r w:rsidRPr="006E5FF6">
              <w:rPr>
                <w:b/>
              </w:rPr>
              <w:t>Type</w:t>
            </w:r>
          </w:p>
        </w:tc>
        <w:tc>
          <w:tcPr>
            <w:tcW w:w="3037" w:type="dxa"/>
          </w:tcPr>
          <w:p w:rsidR="009C514A" w:rsidRPr="006E5FF6" w:rsidRDefault="009C514A" w:rsidP="008268A7">
            <w:pPr>
              <w:rPr>
                <w:b/>
              </w:rPr>
            </w:pPr>
            <w:r w:rsidRPr="006E5FF6">
              <w:rPr>
                <w:b/>
              </w:rPr>
              <w:t>Description</w:t>
            </w:r>
          </w:p>
        </w:tc>
        <w:tc>
          <w:tcPr>
            <w:tcW w:w="1193" w:type="dxa"/>
          </w:tcPr>
          <w:p w:rsidR="009C514A" w:rsidRPr="006E5FF6" w:rsidRDefault="009C514A" w:rsidP="008268A7">
            <w:pPr>
              <w:rPr>
                <w:b/>
              </w:rPr>
            </w:pPr>
            <w:r w:rsidRPr="006E5FF6">
              <w:rPr>
                <w:b/>
              </w:rPr>
              <w:t>Units</w:t>
            </w:r>
          </w:p>
        </w:tc>
        <w:tc>
          <w:tcPr>
            <w:tcW w:w="810" w:type="dxa"/>
          </w:tcPr>
          <w:p w:rsidR="009C514A" w:rsidRPr="006E5FF6" w:rsidRDefault="009C514A" w:rsidP="008268A7">
            <w:pPr>
              <w:rPr>
                <w:b/>
              </w:rPr>
            </w:pPr>
            <w:r w:rsidRPr="006E5FF6">
              <w:rPr>
                <w:b/>
              </w:rPr>
              <w:t>Valid Min</w:t>
            </w:r>
          </w:p>
        </w:tc>
        <w:tc>
          <w:tcPr>
            <w:tcW w:w="895" w:type="dxa"/>
          </w:tcPr>
          <w:p w:rsidR="009C514A" w:rsidRPr="006E5FF6" w:rsidRDefault="009C514A" w:rsidP="008268A7">
            <w:pPr>
              <w:rPr>
                <w:b/>
              </w:rPr>
            </w:pPr>
            <w:r w:rsidRPr="006E5FF6">
              <w:rPr>
                <w:b/>
              </w:rPr>
              <w:t>Valid Max</w:t>
            </w:r>
          </w:p>
        </w:tc>
      </w:tr>
      <w:tr w:rsidR="009C514A" w:rsidRPr="003E745F" w:rsidTr="00331B6B">
        <w:tc>
          <w:tcPr>
            <w:tcW w:w="2245" w:type="dxa"/>
          </w:tcPr>
          <w:p w:rsidR="009C514A" w:rsidRPr="000D041D" w:rsidRDefault="009C514A" w:rsidP="008268A7">
            <w:pPr>
              <w:rPr>
                <w:rFonts w:ascii="Courier New" w:hAnsi="Courier New" w:cs="Courier New"/>
              </w:rPr>
            </w:pPr>
            <w:r w:rsidRPr="00295697">
              <w:rPr>
                <w:rFonts w:ascii="Courier New" w:hAnsi="Courier New" w:cs="Courier New"/>
              </w:rPr>
              <w:t>rainRate</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1170" w:type="dxa"/>
          </w:tcPr>
          <w:p w:rsidR="009C514A" w:rsidRPr="000D041D" w:rsidRDefault="009C514A" w:rsidP="008268A7">
            <w:pPr>
              <w:rPr>
                <w:rFonts w:ascii="Courier New" w:hAnsi="Courier New" w:cs="Courier New"/>
              </w:rPr>
            </w:pPr>
            <w:r>
              <w:rPr>
                <w:rFonts w:ascii="Courier New" w:hAnsi="Courier New" w:cs="Courier New"/>
              </w:rPr>
              <w:t>decimal</w:t>
            </w:r>
          </w:p>
        </w:tc>
        <w:tc>
          <w:tcPr>
            <w:tcW w:w="3037" w:type="dxa"/>
          </w:tcPr>
          <w:p w:rsidR="009C514A" w:rsidRPr="003E745F" w:rsidRDefault="009C514A" w:rsidP="008268A7">
            <w:r w:rsidRPr="00D767DF">
              <w:t xml:space="preserve">The rainfall, or water equivalent of snow, rate in tenths of grams per square meter per second. For rain, this is approximately to 0.36 mm/hr. </w:t>
            </w:r>
          </w:p>
        </w:tc>
        <w:tc>
          <w:tcPr>
            <w:tcW w:w="1193" w:type="dxa"/>
          </w:tcPr>
          <w:p w:rsidR="009C514A" w:rsidRPr="00D767DF" w:rsidRDefault="009C514A" w:rsidP="008268A7">
            <w:pPr>
              <w:rPr>
                <w:vertAlign w:val="superscript"/>
              </w:rPr>
            </w:pPr>
            <w:r>
              <w:t>g/square meters</w:t>
            </w:r>
          </w:p>
        </w:tc>
        <w:tc>
          <w:tcPr>
            <w:tcW w:w="810" w:type="dxa"/>
          </w:tcPr>
          <w:p w:rsidR="009C514A" w:rsidRPr="003E745F" w:rsidRDefault="009C514A" w:rsidP="008268A7">
            <w:r>
              <w:t>0.0</w:t>
            </w:r>
          </w:p>
        </w:tc>
        <w:tc>
          <w:tcPr>
            <w:tcW w:w="895" w:type="dxa"/>
          </w:tcPr>
          <w:p w:rsidR="009C514A" w:rsidRPr="003E745F" w:rsidRDefault="009C514A" w:rsidP="008268A7">
            <w:r>
              <w:t>6553.4</w:t>
            </w:r>
          </w:p>
        </w:tc>
      </w:tr>
      <w:tr w:rsidR="009C514A" w:rsidRPr="003E745F" w:rsidTr="00331B6B">
        <w:tc>
          <w:tcPr>
            <w:tcW w:w="2245" w:type="dxa"/>
          </w:tcPr>
          <w:p w:rsidR="009C514A" w:rsidRPr="00295697" w:rsidRDefault="009C514A" w:rsidP="008268A7">
            <w:pPr>
              <w:rPr>
                <w:rFonts w:ascii="Courier New" w:hAnsi="Courier New" w:cs="Courier New"/>
              </w:rPr>
            </w:pPr>
            <w:r w:rsidRPr="00295697">
              <w:rPr>
                <w:rFonts w:ascii="Courier New" w:hAnsi="Courier New" w:cs="Courier New"/>
              </w:rPr>
              <w:t>solarRadiation</w:t>
            </w:r>
          </w:p>
        </w:tc>
        <w:tc>
          <w:tcPr>
            <w:tcW w:w="1170" w:type="dxa"/>
          </w:tcPr>
          <w:p w:rsidR="009C514A" w:rsidRPr="000D041D" w:rsidRDefault="009C514A" w:rsidP="008268A7">
            <w:pPr>
              <w:rPr>
                <w:rFonts w:ascii="Courier New" w:hAnsi="Courier New" w:cs="Courier New"/>
              </w:rPr>
            </w:pPr>
            <w:r>
              <w:rPr>
                <w:rFonts w:ascii="Courier New" w:hAnsi="Courier New" w:cs="Courier New"/>
              </w:rPr>
              <w:t>integer</w:t>
            </w:r>
          </w:p>
        </w:tc>
        <w:tc>
          <w:tcPr>
            <w:tcW w:w="3037" w:type="dxa"/>
          </w:tcPr>
          <w:p w:rsidR="009C514A" w:rsidRPr="003E745F" w:rsidRDefault="009C514A" w:rsidP="008268A7">
            <w:r w:rsidRPr="000B7728">
              <w:t>The direct solar radiation integrated over the 24 hours preceding the observation</w:t>
            </w:r>
            <w:r>
              <w:t>.</w:t>
            </w:r>
          </w:p>
        </w:tc>
        <w:tc>
          <w:tcPr>
            <w:tcW w:w="1193" w:type="dxa"/>
          </w:tcPr>
          <w:p w:rsidR="009C514A" w:rsidRPr="000B7728" w:rsidRDefault="009C514A" w:rsidP="008268A7">
            <w:pPr>
              <w:rPr>
                <w:vertAlign w:val="superscript"/>
              </w:rPr>
            </w:pPr>
            <w:r>
              <w:t>Joules/ square meters</w:t>
            </w:r>
          </w:p>
        </w:tc>
        <w:tc>
          <w:tcPr>
            <w:tcW w:w="810" w:type="dxa"/>
          </w:tcPr>
          <w:p w:rsidR="009C514A" w:rsidRPr="003E745F" w:rsidRDefault="009C514A" w:rsidP="008268A7">
            <w:r>
              <w:t>0</w:t>
            </w:r>
          </w:p>
        </w:tc>
        <w:tc>
          <w:tcPr>
            <w:tcW w:w="895" w:type="dxa"/>
          </w:tcPr>
          <w:p w:rsidR="009C514A" w:rsidRPr="003E745F" w:rsidRDefault="009C514A" w:rsidP="008268A7">
            <w:r>
              <w:t>65534</w:t>
            </w:r>
          </w:p>
        </w:tc>
      </w:tr>
      <w:tr w:rsidR="009C514A" w:rsidRPr="003E745F" w:rsidTr="00331B6B">
        <w:tc>
          <w:tcPr>
            <w:tcW w:w="2245" w:type="dxa"/>
          </w:tcPr>
          <w:p w:rsidR="009C514A" w:rsidRPr="00295697" w:rsidRDefault="009C514A" w:rsidP="008268A7">
            <w:pPr>
              <w:rPr>
                <w:rFonts w:ascii="Courier New" w:hAnsi="Courier New" w:cs="Courier New"/>
              </w:rPr>
            </w:pPr>
            <w:r w:rsidRPr="00295697">
              <w:rPr>
                <w:rFonts w:ascii="Courier New" w:hAnsi="Courier New" w:cs="Courier New"/>
              </w:rPr>
              <w:t>friction</w:t>
            </w:r>
          </w:p>
        </w:tc>
        <w:tc>
          <w:tcPr>
            <w:tcW w:w="1170" w:type="dxa"/>
          </w:tcPr>
          <w:p w:rsidR="009C514A" w:rsidRPr="000D041D" w:rsidRDefault="009C514A" w:rsidP="008268A7">
            <w:pPr>
              <w:rPr>
                <w:rFonts w:ascii="Courier New" w:hAnsi="Courier New" w:cs="Courier New"/>
              </w:rPr>
            </w:pPr>
            <w:r>
              <w:rPr>
                <w:rFonts w:ascii="Courier New" w:hAnsi="Courier New" w:cs="Courier New"/>
              </w:rPr>
              <w:t>integer</w:t>
            </w:r>
          </w:p>
        </w:tc>
        <w:tc>
          <w:tcPr>
            <w:tcW w:w="3037" w:type="dxa"/>
          </w:tcPr>
          <w:p w:rsidR="009C514A" w:rsidRPr="003E745F" w:rsidRDefault="009C514A" w:rsidP="008268A7">
            <w:r w:rsidRPr="00295697">
              <w:t>Indicates measured coefficient of friction in percent. The value 101 shall indicate an error condition or missing value.</w:t>
            </w:r>
          </w:p>
        </w:tc>
        <w:tc>
          <w:tcPr>
            <w:tcW w:w="1193" w:type="dxa"/>
          </w:tcPr>
          <w:p w:rsidR="009C514A" w:rsidRPr="003E745F" w:rsidRDefault="009C514A" w:rsidP="008268A7">
            <w:r>
              <w:t>None</w:t>
            </w:r>
          </w:p>
        </w:tc>
        <w:tc>
          <w:tcPr>
            <w:tcW w:w="810" w:type="dxa"/>
          </w:tcPr>
          <w:p w:rsidR="009C514A" w:rsidRPr="003E745F" w:rsidRDefault="009C514A" w:rsidP="008268A7">
            <w:r>
              <w:t>0</w:t>
            </w:r>
          </w:p>
        </w:tc>
        <w:tc>
          <w:tcPr>
            <w:tcW w:w="895" w:type="dxa"/>
          </w:tcPr>
          <w:p w:rsidR="009C514A" w:rsidRPr="003E745F" w:rsidRDefault="009C514A" w:rsidP="008268A7">
            <w:r>
              <w:t>101</w:t>
            </w:r>
          </w:p>
        </w:tc>
      </w:tr>
      <w:tr w:rsidR="009C514A" w:rsidRPr="003E745F" w:rsidTr="00331B6B">
        <w:tc>
          <w:tcPr>
            <w:tcW w:w="2245" w:type="dxa"/>
          </w:tcPr>
          <w:p w:rsidR="009C514A" w:rsidRPr="00295697" w:rsidRDefault="009C514A" w:rsidP="008268A7">
            <w:pPr>
              <w:rPr>
                <w:rFonts w:ascii="Courier New" w:hAnsi="Courier New" w:cs="Courier New"/>
              </w:rPr>
            </w:pPr>
            <w:r w:rsidRPr="00295697">
              <w:rPr>
                <w:rFonts w:ascii="Courier New" w:hAnsi="Courier New" w:cs="Courier New"/>
              </w:rPr>
              <w:t>roadFriction</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1170" w:type="dxa"/>
          </w:tcPr>
          <w:p w:rsidR="009C514A" w:rsidRPr="000D041D" w:rsidRDefault="009C514A" w:rsidP="008268A7">
            <w:pPr>
              <w:rPr>
                <w:rFonts w:ascii="Courier New" w:hAnsi="Courier New" w:cs="Courier New"/>
              </w:rPr>
            </w:pPr>
            <w:r>
              <w:rPr>
                <w:rFonts w:ascii="Courier New" w:hAnsi="Courier New" w:cs="Courier New"/>
              </w:rPr>
              <w:t>decimal</w:t>
            </w:r>
          </w:p>
        </w:tc>
        <w:tc>
          <w:tcPr>
            <w:tcW w:w="3037" w:type="dxa"/>
          </w:tcPr>
          <w:p w:rsidR="009C514A" w:rsidRPr="003E745F" w:rsidRDefault="009C514A" w:rsidP="008268A7">
            <w:r w:rsidRPr="00E80361">
              <w:t>Coefficient of Friction of an object, typically a wheel in contact with the ground. This data element is typically used in sets where the value at each wheel is provided in turn as a measure of relative local traction.</w:t>
            </w:r>
          </w:p>
        </w:tc>
        <w:tc>
          <w:tcPr>
            <w:tcW w:w="1193" w:type="dxa"/>
          </w:tcPr>
          <w:p w:rsidR="009C514A" w:rsidRPr="003E745F" w:rsidRDefault="009C514A" w:rsidP="008268A7">
            <w:r>
              <w:t>micro</w:t>
            </w:r>
          </w:p>
        </w:tc>
        <w:tc>
          <w:tcPr>
            <w:tcW w:w="810" w:type="dxa"/>
          </w:tcPr>
          <w:p w:rsidR="009C514A" w:rsidRPr="003E745F" w:rsidRDefault="009C514A" w:rsidP="008268A7">
            <w:r>
              <w:t>0.00</w:t>
            </w:r>
          </w:p>
        </w:tc>
        <w:tc>
          <w:tcPr>
            <w:tcW w:w="895" w:type="dxa"/>
          </w:tcPr>
          <w:p w:rsidR="009C514A" w:rsidRPr="003E745F" w:rsidRDefault="009C514A" w:rsidP="008268A7">
            <w:pPr>
              <w:keepNext/>
            </w:pPr>
            <w:r>
              <w:t>1.00</w:t>
            </w:r>
          </w:p>
        </w:tc>
      </w:tr>
    </w:tbl>
    <w:p w:rsidR="009C514A" w:rsidRDefault="009C514A" w:rsidP="008268A7">
      <w:pPr>
        <w:pStyle w:val="Caption"/>
      </w:pPr>
      <w:r>
        <w:t xml:space="preserve">Table </w:t>
      </w:r>
      <w:r w:rsidR="00A07801">
        <w:fldChar w:fldCharType="begin"/>
      </w:r>
      <w:r w:rsidR="00A07801">
        <w:instrText xml:space="preserve"> SEQ Table \* ARABIC </w:instrText>
      </w:r>
      <w:r w:rsidR="00A07801">
        <w:fldChar w:fldCharType="separate"/>
      </w:r>
      <w:r w:rsidR="00B9778E">
        <w:rPr>
          <w:noProof/>
        </w:rPr>
        <w:t>31</w:t>
      </w:r>
      <w:r w:rsidR="00A07801">
        <w:rPr>
          <w:noProof/>
        </w:rPr>
        <w:fldChar w:fldCharType="end"/>
      </w:r>
      <w:r>
        <w:t xml:space="preserve"> - J2735WeatherReport (2</w:t>
      </w:r>
      <w:r w:rsidRPr="001968A1">
        <w:t>)</w:t>
      </w:r>
    </w:p>
    <w:p w:rsidR="009C514A" w:rsidRPr="009C514A" w:rsidRDefault="009C514A" w:rsidP="008268A7">
      <w:pPr>
        <w:rPr>
          <w:lang w:eastAsia="ja-JP"/>
        </w:rPr>
      </w:pPr>
    </w:p>
    <w:p w:rsidR="00D23963" w:rsidRDefault="00D23963" w:rsidP="008268A7">
      <w:pPr>
        <w:pStyle w:val="Heading2"/>
      </w:pPr>
      <w:bookmarkStart w:id="144" w:name="_J2735WeatherProbe"/>
      <w:bookmarkStart w:id="145" w:name="_Toc530144531"/>
      <w:bookmarkEnd w:id="144"/>
      <w:r w:rsidRPr="00D13329">
        <w:t>J2735WeatherProbe</w:t>
      </w:r>
      <w:bookmarkEnd w:id="145"/>
    </w:p>
    <w:p w:rsidR="009C514A" w:rsidRPr="009C514A" w:rsidRDefault="009C514A" w:rsidP="008268A7">
      <w:r>
        <w:t>The J2735</w:t>
      </w:r>
      <w:r w:rsidRPr="009C514A">
        <w:t>WeatherProbe data frame provides basic data on the air temperature and barometric pressure experienced by a vehicle, as well as the current status of the wiper systems on the vehicle, including front and rear wiper systems (where equipped) to indicate coarse rainfall levels.</w:t>
      </w:r>
    </w:p>
    <w:p w:rsidR="00D23963" w:rsidRDefault="00D23963" w:rsidP="008268A7"/>
    <w:tbl>
      <w:tblPr>
        <w:tblStyle w:val="TableGrid"/>
        <w:tblW w:w="0" w:type="auto"/>
        <w:tblLook w:val="04A0" w:firstRow="1" w:lastRow="0" w:firstColumn="1" w:lastColumn="0" w:noHBand="0" w:noVBand="1"/>
      </w:tblPr>
      <w:tblGrid>
        <w:gridCol w:w="2197"/>
        <w:gridCol w:w="1998"/>
        <w:gridCol w:w="1501"/>
        <w:gridCol w:w="1499"/>
        <w:gridCol w:w="1044"/>
        <w:gridCol w:w="1111"/>
      </w:tblGrid>
      <w:tr w:rsidR="00D64595" w:rsidRPr="006E5FF6" w:rsidTr="00D64595">
        <w:tc>
          <w:tcPr>
            <w:tcW w:w="2065" w:type="dxa"/>
          </w:tcPr>
          <w:p w:rsidR="00D64595" w:rsidRPr="006E5FF6" w:rsidRDefault="00D64595" w:rsidP="008268A7">
            <w:pPr>
              <w:rPr>
                <w:b/>
              </w:rPr>
            </w:pPr>
            <w:r w:rsidRPr="006E5FF6">
              <w:rPr>
                <w:b/>
              </w:rPr>
              <w:t>Name</w:t>
            </w:r>
          </w:p>
        </w:tc>
        <w:tc>
          <w:tcPr>
            <w:tcW w:w="2006" w:type="dxa"/>
          </w:tcPr>
          <w:p w:rsidR="00D64595" w:rsidRPr="006E5FF6" w:rsidRDefault="00D64595" w:rsidP="008268A7">
            <w:pPr>
              <w:rPr>
                <w:b/>
              </w:rPr>
            </w:pPr>
            <w:r w:rsidRPr="006E5FF6">
              <w:rPr>
                <w:b/>
              </w:rPr>
              <w:t>Type</w:t>
            </w:r>
          </w:p>
        </w:tc>
        <w:tc>
          <w:tcPr>
            <w:tcW w:w="1514" w:type="dxa"/>
          </w:tcPr>
          <w:p w:rsidR="00D64595" w:rsidRPr="006E5FF6" w:rsidRDefault="00D64595" w:rsidP="008268A7">
            <w:pPr>
              <w:rPr>
                <w:b/>
              </w:rPr>
            </w:pPr>
            <w:r w:rsidRPr="006E5FF6">
              <w:rPr>
                <w:b/>
              </w:rPr>
              <w:t>Description</w:t>
            </w:r>
          </w:p>
        </w:tc>
        <w:tc>
          <w:tcPr>
            <w:tcW w:w="1515" w:type="dxa"/>
          </w:tcPr>
          <w:p w:rsidR="00D64595" w:rsidRPr="006E5FF6" w:rsidRDefault="00D64595" w:rsidP="008268A7">
            <w:pPr>
              <w:rPr>
                <w:b/>
              </w:rPr>
            </w:pPr>
            <w:r w:rsidRPr="006E5FF6">
              <w:rPr>
                <w:b/>
              </w:rPr>
              <w:t>Units</w:t>
            </w:r>
          </w:p>
        </w:tc>
        <w:tc>
          <w:tcPr>
            <w:tcW w:w="1088" w:type="dxa"/>
          </w:tcPr>
          <w:p w:rsidR="00D64595" w:rsidRPr="006E5FF6" w:rsidRDefault="00D64595" w:rsidP="008268A7">
            <w:pPr>
              <w:rPr>
                <w:b/>
              </w:rPr>
            </w:pPr>
            <w:r w:rsidRPr="006E5FF6">
              <w:rPr>
                <w:b/>
              </w:rPr>
              <w:t>Valid Min</w:t>
            </w:r>
          </w:p>
        </w:tc>
        <w:tc>
          <w:tcPr>
            <w:tcW w:w="1162" w:type="dxa"/>
          </w:tcPr>
          <w:p w:rsidR="00D64595" w:rsidRPr="006E5FF6" w:rsidRDefault="00D64595" w:rsidP="008268A7">
            <w:pPr>
              <w:rPr>
                <w:b/>
              </w:rPr>
            </w:pPr>
            <w:r w:rsidRPr="006E5FF6">
              <w:rPr>
                <w:b/>
              </w:rPr>
              <w:t>Valid Max</w:t>
            </w:r>
          </w:p>
        </w:tc>
      </w:tr>
      <w:tr w:rsidR="00D64595" w:rsidRPr="003E745F" w:rsidTr="00D64595">
        <w:tc>
          <w:tcPr>
            <w:tcW w:w="2065" w:type="dxa"/>
          </w:tcPr>
          <w:p w:rsidR="00D64595" w:rsidRDefault="00D64595" w:rsidP="008268A7">
            <w:pPr>
              <w:rPr>
                <w:rFonts w:ascii="Courier New" w:hAnsi="Courier New" w:cs="Courier New"/>
              </w:rPr>
            </w:pPr>
            <w:r w:rsidRPr="009C1A82">
              <w:rPr>
                <w:rFonts w:ascii="Courier New" w:hAnsi="Courier New" w:cs="Courier New"/>
              </w:rPr>
              <w:t>weatherAirPres</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06" w:type="dxa"/>
          </w:tcPr>
          <w:p w:rsidR="00D64595" w:rsidRDefault="009C514A" w:rsidP="008268A7">
            <w:pPr>
              <w:rPr>
                <w:rFonts w:ascii="Courier New" w:hAnsi="Courier New" w:cs="Courier New"/>
              </w:rPr>
            </w:pPr>
            <w:r>
              <w:rPr>
                <w:rFonts w:ascii="Courier New" w:hAnsi="Courier New" w:cs="Courier New"/>
              </w:rPr>
              <w:t>integer</w:t>
            </w:r>
          </w:p>
        </w:tc>
        <w:tc>
          <w:tcPr>
            <w:tcW w:w="1514" w:type="dxa"/>
          </w:tcPr>
          <w:p w:rsidR="00D64595" w:rsidRDefault="009C514A" w:rsidP="008268A7">
            <w:r>
              <w:t>U</w:t>
            </w:r>
            <w:r w:rsidRPr="009C514A">
              <w:t>sed to relate the measured Ambient Pressure (Barometric Pressure) from a vehicle or other device.</w:t>
            </w:r>
          </w:p>
        </w:tc>
        <w:tc>
          <w:tcPr>
            <w:tcW w:w="1515" w:type="dxa"/>
          </w:tcPr>
          <w:p w:rsidR="00D64595" w:rsidRDefault="00D64595" w:rsidP="008268A7">
            <w:r w:rsidRPr="00EB5357">
              <w:t>hectopascals (hPa)</w:t>
            </w:r>
          </w:p>
        </w:tc>
        <w:tc>
          <w:tcPr>
            <w:tcW w:w="1088" w:type="dxa"/>
          </w:tcPr>
          <w:p w:rsidR="00D64595" w:rsidRDefault="009C514A" w:rsidP="008268A7">
            <w:r>
              <w:t>580</w:t>
            </w:r>
          </w:p>
        </w:tc>
        <w:tc>
          <w:tcPr>
            <w:tcW w:w="1162" w:type="dxa"/>
          </w:tcPr>
          <w:p w:rsidR="00D64595" w:rsidRDefault="009C514A" w:rsidP="008268A7">
            <w:r>
              <w:t>1088</w:t>
            </w:r>
          </w:p>
        </w:tc>
      </w:tr>
      <w:tr w:rsidR="00D64595" w:rsidRPr="003E745F" w:rsidTr="00D64595">
        <w:tc>
          <w:tcPr>
            <w:tcW w:w="2065" w:type="dxa"/>
          </w:tcPr>
          <w:p w:rsidR="00D64595" w:rsidRDefault="00D64595" w:rsidP="008268A7">
            <w:pPr>
              <w:rPr>
                <w:rFonts w:ascii="Courier New" w:hAnsi="Courier New" w:cs="Courier New"/>
              </w:rPr>
            </w:pPr>
            <w:r w:rsidRPr="009C1A82">
              <w:rPr>
                <w:rFonts w:ascii="Courier New" w:hAnsi="Courier New" w:cs="Courier New"/>
              </w:rPr>
              <w:t>weatherAirTemp</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06" w:type="dxa"/>
          </w:tcPr>
          <w:p w:rsidR="00D64595" w:rsidRDefault="009C514A" w:rsidP="008268A7">
            <w:pPr>
              <w:rPr>
                <w:rFonts w:ascii="Courier New" w:hAnsi="Courier New" w:cs="Courier New"/>
              </w:rPr>
            </w:pPr>
            <w:r>
              <w:rPr>
                <w:rFonts w:ascii="Courier New" w:hAnsi="Courier New" w:cs="Courier New"/>
              </w:rPr>
              <w:t>integer</w:t>
            </w:r>
          </w:p>
        </w:tc>
        <w:tc>
          <w:tcPr>
            <w:tcW w:w="1514" w:type="dxa"/>
          </w:tcPr>
          <w:p w:rsidR="00D64595" w:rsidRDefault="009C514A" w:rsidP="008268A7">
            <w:r>
              <w:t>U</w:t>
            </w:r>
            <w:r w:rsidRPr="009C514A">
              <w:t>sed to relate the measured Ambient Air Temperature from a vehicle or other device.</w:t>
            </w:r>
          </w:p>
        </w:tc>
        <w:tc>
          <w:tcPr>
            <w:tcW w:w="1515" w:type="dxa"/>
          </w:tcPr>
          <w:p w:rsidR="00D64595" w:rsidRDefault="00D64595" w:rsidP="008268A7">
            <w:r>
              <w:t>Centigrade (Celcius)</w:t>
            </w:r>
          </w:p>
        </w:tc>
        <w:tc>
          <w:tcPr>
            <w:tcW w:w="1088" w:type="dxa"/>
          </w:tcPr>
          <w:p w:rsidR="00D64595" w:rsidRDefault="009C514A" w:rsidP="008268A7">
            <w:r>
              <w:t>-40</w:t>
            </w:r>
          </w:p>
        </w:tc>
        <w:tc>
          <w:tcPr>
            <w:tcW w:w="1162" w:type="dxa"/>
          </w:tcPr>
          <w:p w:rsidR="00D64595" w:rsidRDefault="009C514A" w:rsidP="008268A7">
            <w:r>
              <w:t>+150</w:t>
            </w:r>
          </w:p>
        </w:tc>
      </w:tr>
      <w:tr w:rsidR="00D64595" w:rsidRPr="003E745F" w:rsidTr="00D64595">
        <w:tc>
          <w:tcPr>
            <w:tcW w:w="2065" w:type="dxa"/>
          </w:tcPr>
          <w:p w:rsidR="00D64595" w:rsidRPr="009C1A82" w:rsidRDefault="00D64595" w:rsidP="008268A7">
            <w:pPr>
              <w:rPr>
                <w:rFonts w:ascii="Courier New" w:hAnsi="Courier New" w:cs="Courier New"/>
              </w:rPr>
            </w:pPr>
            <w:r w:rsidRPr="00D64595">
              <w:rPr>
                <w:rFonts w:ascii="Courier New" w:hAnsi="Courier New" w:cs="Courier New"/>
              </w:rPr>
              <w:t>rainRates</w:t>
            </w:r>
          </w:p>
        </w:tc>
        <w:tc>
          <w:tcPr>
            <w:tcW w:w="2006" w:type="dxa"/>
          </w:tcPr>
          <w:p w:rsidR="00D64595" w:rsidRDefault="00A07801" w:rsidP="008268A7">
            <w:pPr>
              <w:rPr>
                <w:rFonts w:ascii="Courier New" w:hAnsi="Courier New" w:cs="Courier New"/>
              </w:rPr>
            </w:pPr>
            <w:hyperlink w:anchor="_J2735WiperSet" w:history="1">
              <w:r w:rsidR="00D64595" w:rsidRPr="000A243D">
                <w:rPr>
                  <w:rStyle w:val="Hyperlink"/>
                  <w:rFonts w:ascii="Courier New" w:hAnsi="Courier New" w:cs="Courier New"/>
                </w:rPr>
                <w:t>J2735WiperSet</w:t>
              </w:r>
            </w:hyperlink>
          </w:p>
        </w:tc>
        <w:tc>
          <w:tcPr>
            <w:tcW w:w="1514" w:type="dxa"/>
          </w:tcPr>
          <w:p w:rsidR="00D64595" w:rsidRDefault="000A243D" w:rsidP="008268A7">
            <w:r>
              <w:t>P</w:t>
            </w:r>
            <w:r w:rsidRPr="000A243D">
              <w:t>rovides the current status of the wiper systems on the subject vehicle, including front and rear wiper systems (where equipped).</w:t>
            </w:r>
          </w:p>
        </w:tc>
        <w:tc>
          <w:tcPr>
            <w:tcW w:w="1515" w:type="dxa"/>
          </w:tcPr>
          <w:p w:rsidR="00D64595" w:rsidRDefault="000A243D" w:rsidP="008268A7">
            <w:r>
              <w:t xml:space="preserve">See section </w:t>
            </w:r>
            <w:r>
              <w:fldChar w:fldCharType="begin"/>
            </w:r>
            <w:r>
              <w:instrText xml:space="preserve"> REF _Ref511899307 \r \h </w:instrText>
            </w:r>
            <w:r>
              <w:fldChar w:fldCharType="separate"/>
            </w:r>
            <w:r w:rsidR="00B9778E">
              <w:t>6.21</w:t>
            </w:r>
            <w:r>
              <w:fldChar w:fldCharType="end"/>
            </w:r>
          </w:p>
        </w:tc>
        <w:tc>
          <w:tcPr>
            <w:tcW w:w="1088" w:type="dxa"/>
          </w:tcPr>
          <w:p w:rsidR="00D64595" w:rsidRDefault="000A243D" w:rsidP="008268A7">
            <w:r>
              <w:t>N/A</w:t>
            </w:r>
          </w:p>
        </w:tc>
        <w:tc>
          <w:tcPr>
            <w:tcW w:w="1162" w:type="dxa"/>
          </w:tcPr>
          <w:p w:rsidR="00D64595" w:rsidRDefault="000A243D" w:rsidP="008268A7">
            <w:pPr>
              <w:keepNext/>
            </w:pPr>
            <w:r>
              <w:t>N/A</w:t>
            </w:r>
          </w:p>
        </w:tc>
      </w:tr>
    </w:tbl>
    <w:p w:rsidR="00D64595" w:rsidRDefault="000A243D" w:rsidP="008268A7">
      <w:pPr>
        <w:pStyle w:val="Caption"/>
      </w:pPr>
      <w:r>
        <w:t xml:space="preserve">Table </w:t>
      </w:r>
      <w:r w:rsidR="00A07801">
        <w:fldChar w:fldCharType="begin"/>
      </w:r>
      <w:r w:rsidR="00A07801">
        <w:instrText xml:space="preserve"> SEQ Table \* ARABIC </w:instrText>
      </w:r>
      <w:r w:rsidR="00A07801">
        <w:fldChar w:fldCharType="separate"/>
      </w:r>
      <w:r w:rsidR="00B9778E">
        <w:rPr>
          <w:noProof/>
        </w:rPr>
        <w:t>32</w:t>
      </w:r>
      <w:r w:rsidR="00A07801">
        <w:rPr>
          <w:noProof/>
        </w:rPr>
        <w:fldChar w:fldCharType="end"/>
      </w:r>
      <w:r>
        <w:t xml:space="preserve"> - </w:t>
      </w:r>
      <w:r w:rsidRPr="00FF2EE9">
        <w:t>J2735WeatherProbe</w:t>
      </w:r>
    </w:p>
    <w:p w:rsidR="00D64595" w:rsidRDefault="009C514A" w:rsidP="008268A7">
      <w:pPr>
        <w:pStyle w:val="Heading2"/>
      </w:pPr>
      <w:bookmarkStart w:id="146" w:name="_J2735WiperSet"/>
      <w:bookmarkStart w:id="147" w:name="_Ref511899307"/>
      <w:bookmarkStart w:id="148" w:name="_Toc530144532"/>
      <w:bookmarkEnd w:id="146"/>
      <w:r w:rsidRPr="009C514A">
        <w:t>J2735WiperSet</w:t>
      </w:r>
      <w:bookmarkEnd w:id="147"/>
      <w:bookmarkEnd w:id="148"/>
    </w:p>
    <w:p w:rsidR="000A243D" w:rsidRPr="000A243D" w:rsidRDefault="000A243D" w:rsidP="008268A7">
      <w:r>
        <w:t>The J2735</w:t>
      </w:r>
      <w:r w:rsidRPr="000A243D">
        <w:t>WiperSet data frame provides the current status of the wiper systems on the subject vehicle, including front and rear wiper systems (where equipped).</w:t>
      </w:r>
    </w:p>
    <w:tbl>
      <w:tblPr>
        <w:tblStyle w:val="TableGrid"/>
        <w:tblW w:w="0" w:type="auto"/>
        <w:tblLook w:val="04A0" w:firstRow="1" w:lastRow="0" w:firstColumn="1" w:lastColumn="0" w:noHBand="0" w:noVBand="1"/>
      </w:tblPr>
      <w:tblGrid>
        <w:gridCol w:w="1776"/>
        <w:gridCol w:w="2081"/>
        <w:gridCol w:w="5493"/>
      </w:tblGrid>
      <w:tr w:rsidR="000A243D" w:rsidRPr="006E5FF6" w:rsidTr="00331B6B">
        <w:tc>
          <w:tcPr>
            <w:tcW w:w="1776" w:type="dxa"/>
          </w:tcPr>
          <w:p w:rsidR="000A243D" w:rsidRPr="006E5FF6" w:rsidRDefault="000A243D" w:rsidP="008268A7">
            <w:pPr>
              <w:rPr>
                <w:b/>
              </w:rPr>
            </w:pPr>
            <w:r w:rsidRPr="006E5FF6">
              <w:rPr>
                <w:b/>
              </w:rPr>
              <w:t>Name</w:t>
            </w:r>
          </w:p>
        </w:tc>
        <w:tc>
          <w:tcPr>
            <w:tcW w:w="2081" w:type="dxa"/>
          </w:tcPr>
          <w:p w:rsidR="000A243D" w:rsidRPr="006E5FF6" w:rsidRDefault="000A243D" w:rsidP="008268A7">
            <w:pPr>
              <w:rPr>
                <w:b/>
              </w:rPr>
            </w:pPr>
            <w:r w:rsidRPr="006E5FF6">
              <w:rPr>
                <w:b/>
              </w:rPr>
              <w:t>Type</w:t>
            </w:r>
          </w:p>
        </w:tc>
        <w:tc>
          <w:tcPr>
            <w:tcW w:w="5493" w:type="dxa"/>
          </w:tcPr>
          <w:p w:rsidR="000A243D" w:rsidRPr="006E5FF6" w:rsidRDefault="000A243D" w:rsidP="008268A7">
            <w:pPr>
              <w:rPr>
                <w:b/>
              </w:rPr>
            </w:pPr>
            <w:r w:rsidRPr="006E5FF6">
              <w:rPr>
                <w:b/>
              </w:rPr>
              <w:t>Description</w:t>
            </w:r>
          </w:p>
        </w:tc>
      </w:tr>
      <w:tr w:rsidR="000A243D" w:rsidRPr="003E745F" w:rsidTr="00331B6B">
        <w:tc>
          <w:tcPr>
            <w:tcW w:w="1776" w:type="dxa"/>
          </w:tcPr>
          <w:p w:rsidR="000A243D" w:rsidRPr="000D041D" w:rsidRDefault="000A243D" w:rsidP="008268A7">
            <w:pPr>
              <w:rPr>
                <w:rFonts w:ascii="Courier New" w:hAnsi="Courier New" w:cs="Courier New"/>
              </w:rPr>
            </w:pPr>
            <w:r w:rsidRPr="000A243D">
              <w:rPr>
                <w:rFonts w:ascii="Courier New" w:hAnsi="Courier New" w:cs="Courier New"/>
              </w:rPr>
              <w:t>statusFront</w:t>
            </w:r>
          </w:p>
        </w:tc>
        <w:tc>
          <w:tcPr>
            <w:tcW w:w="2081" w:type="dxa"/>
          </w:tcPr>
          <w:p w:rsidR="000A243D" w:rsidRPr="000D041D" w:rsidRDefault="000A243D" w:rsidP="008268A7">
            <w:pPr>
              <w:rPr>
                <w:rFonts w:ascii="Courier New" w:hAnsi="Courier New" w:cs="Courier New"/>
              </w:rPr>
            </w:pPr>
            <w:r>
              <w:rPr>
                <w:rFonts w:ascii="Courier New" w:hAnsi="Courier New" w:cs="Courier New"/>
              </w:rPr>
              <w:t>string</w:t>
            </w:r>
          </w:p>
        </w:tc>
        <w:tc>
          <w:tcPr>
            <w:tcW w:w="5493" w:type="dxa"/>
          </w:tcPr>
          <w:p w:rsidR="000A243D" w:rsidRPr="003E745F" w:rsidRDefault="000A243D" w:rsidP="008268A7">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UNAVAILABLE</w:t>
            </w:r>
            <w:r>
              <w:rPr>
                <w:rFonts w:ascii="Consolas" w:hAnsi="Consolas" w:cs="Consolas"/>
                <w:color w:val="000000"/>
                <w:sz w:val="20"/>
                <w:szCs w:val="20"/>
              </w:rPr>
              <w:t xml:space="preserve">, </w:t>
            </w:r>
            <w:r>
              <w:rPr>
                <w:rFonts w:ascii="Consolas" w:hAnsi="Consolas" w:cs="Consolas"/>
                <w:b/>
                <w:bCs/>
                <w:i/>
                <w:iCs/>
                <w:color w:val="0000C0"/>
                <w:sz w:val="20"/>
                <w:szCs w:val="20"/>
              </w:rPr>
              <w:t>OFF</w:t>
            </w:r>
            <w:r>
              <w:rPr>
                <w:rFonts w:ascii="Consolas" w:hAnsi="Consolas" w:cs="Consolas"/>
                <w:color w:val="000000"/>
                <w:sz w:val="20"/>
                <w:szCs w:val="20"/>
              </w:rPr>
              <w:t xml:space="preserve">, </w:t>
            </w:r>
            <w:r>
              <w:rPr>
                <w:rFonts w:ascii="Consolas" w:hAnsi="Consolas" w:cs="Consolas"/>
                <w:b/>
                <w:bCs/>
                <w:i/>
                <w:iCs/>
                <w:color w:val="0000C0"/>
                <w:sz w:val="20"/>
                <w:szCs w:val="20"/>
              </w:rPr>
              <w:t>INTERMITTENT</w:t>
            </w:r>
            <w:r>
              <w:rPr>
                <w:rFonts w:ascii="Consolas" w:hAnsi="Consolas" w:cs="Consolas"/>
                <w:color w:val="000000"/>
                <w:sz w:val="20"/>
                <w:szCs w:val="20"/>
              </w:rPr>
              <w:t xml:space="preserve">, </w:t>
            </w:r>
            <w:r>
              <w:rPr>
                <w:rFonts w:ascii="Consolas" w:hAnsi="Consolas" w:cs="Consolas"/>
                <w:b/>
                <w:bCs/>
                <w:i/>
                <w:iCs/>
                <w:color w:val="0000C0"/>
                <w:sz w:val="20"/>
                <w:szCs w:val="20"/>
              </w:rPr>
              <w:t>LOW</w:t>
            </w:r>
            <w:r>
              <w:rPr>
                <w:rFonts w:ascii="Consolas" w:hAnsi="Consolas" w:cs="Consolas"/>
                <w:color w:val="000000"/>
                <w:sz w:val="20"/>
                <w:szCs w:val="20"/>
              </w:rPr>
              <w:t xml:space="preserve">, </w:t>
            </w:r>
            <w:r>
              <w:rPr>
                <w:rFonts w:ascii="Consolas" w:hAnsi="Consolas" w:cs="Consolas"/>
                <w:b/>
                <w:bCs/>
                <w:i/>
                <w:iCs/>
                <w:color w:val="0000C0"/>
                <w:sz w:val="20"/>
                <w:szCs w:val="20"/>
              </w:rPr>
              <w:t>HIGH</w:t>
            </w:r>
            <w:r>
              <w:rPr>
                <w:rFonts w:ascii="Consolas" w:hAnsi="Consolas" w:cs="Consolas"/>
                <w:color w:val="000000"/>
                <w:sz w:val="20"/>
                <w:szCs w:val="20"/>
              </w:rPr>
              <w:t xml:space="preserve">, </w:t>
            </w:r>
            <w:r>
              <w:rPr>
                <w:rFonts w:ascii="Consolas" w:hAnsi="Consolas" w:cs="Consolas"/>
                <w:b/>
                <w:bCs/>
                <w:i/>
                <w:iCs/>
                <w:color w:val="0000C0"/>
                <w:sz w:val="20"/>
                <w:szCs w:val="20"/>
              </w:rPr>
              <w:t>WASHERINUSE</w:t>
            </w:r>
            <w:r>
              <w:rPr>
                <w:rFonts w:ascii="Consolas" w:hAnsi="Consolas" w:cs="Consolas"/>
                <w:color w:val="000000"/>
                <w:sz w:val="20"/>
                <w:szCs w:val="20"/>
              </w:rPr>
              <w:t xml:space="preserve">, </w:t>
            </w:r>
            <w:r>
              <w:rPr>
                <w:rFonts w:ascii="Consolas" w:hAnsi="Consolas" w:cs="Consolas"/>
                <w:b/>
                <w:bCs/>
                <w:i/>
                <w:iCs/>
                <w:color w:val="0000C0"/>
                <w:sz w:val="20"/>
                <w:szCs w:val="20"/>
              </w:rPr>
              <w:t>AUTOMATICPRESENT</w:t>
            </w:r>
            <w:r>
              <w:rPr>
                <w:rFonts w:ascii="Consolas" w:hAnsi="Consolas" w:cs="Consolas"/>
                <w:color w:val="000000"/>
                <w:sz w:val="20"/>
                <w:szCs w:val="20"/>
              </w:rPr>
              <w:t>}</w:t>
            </w:r>
          </w:p>
        </w:tc>
      </w:tr>
      <w:tr w:rsidR="000A243D" w:rsidRPr="003E745F" w:rsidTr="00331B6B">
        <w:tc>
          <w:tcPr>
            <w:tcW w:w="1776" w:type="dxa"/>
          </w:tcPr>
          <w:p w:rsidR="000A243D" w:rsidRPr="000A243D" w:rsidRDefault="000A243D" w:rsidP="008268A7">
            <w:pPr>
              <w:rPr>
                <w:rFonts w:ascii="Courier New" w:hAnsi="Courier New" w:cs="Courier New"/>
              </w:rPr>
            </w:pPr>
            <w:r w:rsidRPr="000A243D">
              <w:rPr>
                <w:rFonts w:ascii="Courier New" w:hAnsi="Courier New" w:cs="Courier New"/>
              </w:rPr>
              <w:lastRenderedPageBreak/>
              <w:t>statusRear</w:t>
            </w:r>
          </w:p>
        </w:tc>
        <w:tc>
          <w:tcPr>
            <w:tcW w:w="2081" w:type="dxa"/>
          </w:tcPr>
          <w:p w:rsidR="000A243D" w:rsidRPr="000D041D" w:rsidRDefault="000A243D" w:rsidP="008268A7">
            <w:pPr>
              <w:rPr>
                <w:rFonts w:ascii="Courier New" w:hAnsi="Courier New" w:cs="Courier New"/>
              </w:rPr>
            </w:pPr>
            <w:r>
              <w:rPr>
                <w:rFonts w:ascii="Courier New" w:hAnsi="Courier New" w:cs="Courier New"/>
              </w:rPr>
              <w:t>string</w:t>
            </w:r>
          </w:p>
        </w:tc>
        <w:tc>
          <w:tcPr>
            <w:tcW w:w="5493" w:type="dxa"/>
          </w:tcPr>
          <w:p w:rsidR="000A243D" w:rsidRPr="003E745F" w:rsidRDefault="000A243D" w:rsidP="008268A7">
            <w:pPr>
              <w:keepNext/>
            </w:pP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UNAVAILABLE</w:t>
            </w:r>
            <w:r>
              <w:rPr>
                <w:rFonts w:ascii="Consolas" w:hAnsi="Consolas" w:cs="Consolas"/>
                <w:color w:val="000000"/>
                <w:sz w:val="20"/>
                <w:szCs w:val="20"/>
              </w:rPr>
              <w:t xml:space="preserve">, </w:t>
            </w:r>
            <w:r>
              <w:rPr>
                <w:rFonts w:ascii="Consolas" w:hAnsi="Consolas" w:cs="Consolas"/>
                <w:b/>
                <w:bCs/>
                <w:i/>
                <w:iCs/>
                <w:color w:val="0000C0"/>
                <w:sz w:val="20"/>
                <w:szCs w:val="20"/>
              </w:rPr>
              <w:t>OFF</w:t>
            </w:r>
            <w:r>
              <w:rPr>
                <w:rFonts w:ascii="Consolas" w:hAnsi="Consolas" w:cs="Consolas"/>
                <w:color w:val="000000"/>
                <w:sz w:val="20"/>
                <w:szCs w:val="20"/>
              </w:rPr>
              <w:t xml:space="preserve">, </w:t>
            </w:r>
            <w:r>
              <w:rPr>
                <w:rFonts w:ascii="Consolas" w:hAnsi="Consolas" w:cs="Consolas"/>
                <w:b/>
                <w:bCs/>
                <w:i/>
                <w:iCs/>
                <w:color w:val="0000C0"/>
                <w:sz w:val="20"/>
                <w:szCs w:val="20"/>
              </w:rPr>
              <w:t>INTERMITTENT</w:t>
            </w:r>
            <w:r>
              <w:rPr>
                <w:rFonts w:ascii="Consolas" w:hAnsi="Consolas" w:cs="Consolas"/>
                <w:color w:val="000000"/>
                <w:sz w:val="20"/>
                <w:szCs w:val="20"/>
              </w:rPr>
              <w:t xml:space="preserve">, </w:t>
            </w:r>
            <w:r>
              <w:rPr>
                <w:rFonts w:ascii="Consolas" w:hAnsi="Consolas" w:cs="Consolas"/>
                <w:b/>
                <w:bCs/>
                <w:i/>
                <w:iCs/>
                <w:color w:val="0000C0"/>
                <w:sz w:val="20"/>
                <w:szCs w:val="20"/>
              </w:rPr>
              <w:t>LOW</w:t>
            </w:r>
            <w:r>
              <w:rPr>
                <w:rFonts w:ascii="Consolas" w:hAnsi="Consolas" w:cs="Consolas"/>
                <w:color w:val="000000"/>
                <w:sz w:val="20"/>
                <w:szCs w:val="20"/>
              </w:rPr>
              <w:t xml:space="preserve">, </w:t>
            </w:r>
            <w:r>
              <w:rPr>
                <w:rFonts w:ascii="Consolas" w:hAnsi="Consolas" w:cs="Consolas"/>
                <w:b/>
                <w:bCs/>
                <w:i/>
                <w:iCs/>
                <w:color w:val="0000C0"/>
                <w:sz w:val="20"/>
                <w:szCs w:val="20"/>
              </w:rPr>
              <w:t>HIGH</w:t>
            </w:r>
            <w:r>
              <w:rPr>
                <w:rFonts w:ascii="Consolas" w:hAnsi="Consolas" w:cs="Consolas"/>
                <w:color w:val="000000"/>
                <w:sz w:val="20"/>
                <w:szCs w:val="20"/>
              </w:rPr>
              <w:t xml:space="preserve">, </w:t>
            </w:r>
            <w:r>
              <w:rPr>
                <w:rFonts w:ascii="Consolas" w:hAnsi="Consolas" w:cs="Consolas"/>
                <w:b/>
                <w:bCs/>
                <w:i/>
                <w:iCs/>
                <w:color w:val="0000C0"/>
                <w:sz w:val="20"/>
                <w:szCs w:val="20"/>
              </w:rPr>
              <w:t>WASHERINUSE</w:t>
            </w:r>
            <w:r>
              <w:rPr>
                <w:rFonts w:ascii="Consolas" w:hAnsi="Consolas" w:cs="Consolas"/>
                <w:color w:val="000000"/>
                <w:sz w:val="20"/>
                <w:szCs w:val="20"/>
              </w:rPr>
              <w:t xml:space="preserve">, </w:t>
            </w:r>
            <w:r>
              <w:rPr>
                <w:rFonts w:ascii="Consolas" w:hAnsi="Consolas" w:cs="Consolas"/>
                <w:b/>
                <w:bCs/>
                <w:i/>
                <w:iCs/>
                <w:color w:val="0000C0"/>
                <w:sz w:val="20"/>
                <w:szCs w:val="20"/>
              </w:rPr>
              <w:t>AUTOMATICPRESENT</w:t>
            </w:r>
            <w:r>
              <w:rPr>
                <w:rFonts w:ascii="Consolas" w:hAnsi="Consolas" w:cs="Consolas"/>
                <w:color w:val="000000"/>
                <w:sz w:val="20"/>
                <w:szCs w:val="20"/>
              </w:rPr>
              <w:t>}</w:t>
            </w:r>
          </w:p>
        </w:tc>
      </w:tr>
    </w:tbl>
    <w:p w:rsidR="000A243D" w:rsidRDefault="000A243D" w:rsidP="008268A7">
      <w:pPr>
        <w:pStyle w:val="Caption"/>
      </w:pPr>
      <w:r>
        <w:t xml:space="preserve">Table </w:t>
      </w:r>
      <w:r w:rsidR="00A07801">
        <w:fldChar w:fldCharType="begin"/>
      </w:r>
      <w:r w:rsidR="00A07801">
        <w:instrText xml:space="preserve"> SEQ Table \* ARABIC </w:instrText>
      </w:r>
      <w:r w:rsidR="00A07801">
        <w:fldChar w:fldCharType="separate"/>
      </w:r>
      <w:r w:rsidR="00B9778E">
        <w:rPr>
          <w:noProof/>
        </w:rPr>
        <w:t>33</w:t>
      </w:r>
      <w:r w:rsidR="00A07801">
        <w:rPr>
          <w:noProof/>
        </w:rPr>
        <w:fldChar w:fldCharType="end"/>
      </w:r>
      <w:r>
        <w:t xml:space="preserve"> - </w:t>
      </w:r>
      <w:r w:rsidRPr="00893B0E">
        <w:t>J2735WiperSet</w:t>
      </w:r>
      <w:r>
        <w:rPr>
          <w:noProof/>
        </w:rPr>
        <w:t xml:space="preserve"> (1)</w:t>
      </w:r>
    </w:p>
    <w:tbl>
      <w:tblPr>
        <w:tblStyle w:val="TableGrid"/>
        <w:tblW w:w="0" w:type="auto"/>
        <w:tblLook w:val="04A0" w:firstRow="1" w:lastRow="0" w:firstColumn="1" w:lastColumn="0" w:noHBand="0" w:noVBand="1"/>
      </w:tblPr>
      <w:tblGrid>
        <w:gridCol w:w="1776"/>
        <w:gridCol w:w="2081"/>
        <w:gridCol w:w="2086"/>
        <w:gridCol w:w="1143"/>
        <w:gridCol w:w="1132"/>
        <w:gridCol w:w="1132"/>
      </w:tblGrid>
      <w:tr w:rsidR="000A243D" w:rsidRPr="006E5FF6" w:rsidTr="00331B6B">
        <w:tc>
          <w:tcPr>
            <w:tcW w:w="1776" w:type="dxa"/>
          </w:tcPr>
          <w:p w:rsidR="000A243D" w:rsidRPr="006E5FF6" w:rsidRDefault="000A243D" w:rsidP="008268A7">
            <w:pPr>
              <w:rPr>
                <w:b/>
              </w:rPr>
            </w:pPr>
            <w:r w:rsidRPr="006E5FF6">
              <w:rPr>
                <w:b/>
              </w:rPr>
              <w:t>Name</w:t>
            </w:r>
          </w:p>
        </w:tc>
        <w:tc>
          <w:tcPr>
            <w:tcW w:w="2081" w:type="dxa"/>
          </w:tcPr>
          <w:p w:rsidR="000A243D" w:rsidRPr="006E5FF6" w:rsidRDefault="000A243D" w:rsidP="008268A7">
            <w:pPr>
              <w:rPr>
                <w:b/>
              </w:rPr>
            </w:pPr>
            <w:r w:rsidRPr="006E5FF6">
              <w:rPr>
                <w:b/>
              </w:rPr>
              <w:t>Type</w:t>
            </w:r>
          </w:p>
        </w:tc>
        <w:tc>
          <w:tcPr>
            <w:tcW w:w="2086" w:type="dxa"/>
          </w:tcPr>
          <w:p w:rsidR="000A243D" w:rsidRPr="006E5FF6" w:rsidRDefault="000A243D" w:rsidP="008268A7">
            <w:pPr>
              <w:rPr>
                <w:b/>
              </w:rPr>
            </w:pPr>
            <w:r w:rsidRPr="006E5FF6">
              <w:rPr>
                <w:b/>
              </w:rPr>
              <w:t>Description</w:t>
            </w:r>
          </w:p>
        </w:tc>
        <w:tc>
          <w:tcPr>
            <w:tcW w:w="1143" w:type="dxa"/>
          </w:tcPr>
          <w:p w:rsidR="000A243D" w:rsidRPr="006E5FF6" w:rsidRDefault="000A243D" w:rsidP="008268A7">
            <w:pPr>
              <w:rPr>
                <w:b/>
              </w:rPr>
            </w:pPr>
            <w:r w:rsidRPr="006E5FF6">
              <w:rPr>
                <w:b/>
              </w:rPr>
              <w:t>Units</w:t>
            </w:r>
          </w:p>
        </w:tc>
        <w:tc>
          <w:tcPr>
            <w:tcW w:w="1132" w:type="dxa"/>
          </w:tcPr>
          <w:p w:rsidR="000A243D" w:rsidRPr="006E5FF6" w:rsidRDefault="000A243D" w:rsidP="008268A7">
            <w:pPr>
              <w:rPr>
                <w:b/>
              </w:rPr>
            </w:pPr>
            <w:r w:rsidRPr="006E5FF6">
              <w:rPr>
                <w:b/>
              </w:rPr>
              <w:t>Valid Min</w:t>
            </w:r>
          </w:p>
        </w:tc>
        <w:tc>
          <w:tcPr>
            <w:tcW w:w="1132" w:type="dxa"/>
          </w:tcPr>
          <w:p w:rsidR="000A243D" w:rsidRPr="006E5FF6" w:rsidRDefault="000A243D" w:rsidP="008268A7">
            <w:pPr>
              <w:rPr>
                <w:b/>
              </w:rPr>
            </w:pPr>
            <w:r w:rsidRPr="006E5FF6">
              <w:rPr>
                <w:b/>
              </w:rPr>
              <w:t>Valid Max</w:t>
            </w:r>
          </w:p>
        </w:tc>
      </w:tr>
      <w:tr w:rsidR="000A243D" w:rsidRPr="003E745F" w:rsidTr="00331B6B">
        <w:tc>
          <w:tcPr>
            <w:tcW w:w="1776" w:type="dxa"/>
          </w:tcPr>
          <w:p w:rsidR="000A243D" w:rsidRPr="000D041D" w:rsidRDefault="000A243D" w:rsidP="008268A7">
            <w:pPr>
              <w:rPr>
                <w:rFonts w:ascii="Courier New" w:hAnsi="Courier New" w:cs="Courier New"/>
              </w:rPr>
            </w:pPr>
            <w:r w:rsidRPr="000A243D">
              <w:rPr>
                <w:rFonts w:ascii="Courier New" w:hAnsi="Courier New" w:cs="Courier New"/>
              </w:rPr>
              <w:t>rateFront</w:t>
            </w:r>
          </w:p>
        </w:tc>
        <w:tc>
          <w:tcPr>
            <w:tcW w:w="2081" w:type="dxa"/>
          </w:tcPr>
          <w:p w:rsidR="000A243D" w:rsidRPr="000D041D" w:rsidRDefault="000A243D" w:rsidP="008268A7">
            <w:pPr>
              <w:rPr>
                <w:rFonts w:ascii="Courier New" w:hAnsi="Courier New" w:cs="Courier New"/>
              </w:rPr>
            </w:pPr>
            <w:r>
              <w:rPr>
                <w:rFonts w:ascii="Courier New" w:hAnsi="Courier New" w:cs="Courier New"/>
              </w:rPr>
              <w:t>integer</w:t>
            </w:r>
          </w:p>
        </w:tc>
        <w:tc>
          <w:tcPr>
            <w:tcW w:w="2086" w:type="dxa"/>
          </w:tcPr>
          <w:p w:rsidR="000A243D" w:rsidRPr="003E745F" w:rsidRDefault="005056CD" w:rsidP="008268A7">
            <w:r w:rsidRPr="005056CD">
              <w:t>The current rate at which wiper sweeps are taking place on the subject vehicle, in units of sweeps per minute. A value of 1 is used for any sweep rate with a period greater than 60 seconds.</w:t>
            </w:r>
          </w:p>
        </w:tc>
        <w:tc>
          <w:tcPr>
            <w:tcW w:w="1143" w:type="dxa"/>
          </w:tcPr>
          <w:p w:rsidR="000A243D" w:rsidRPr="003E745F" w:rsidRDefault="005056CD" w:rsidP="008268A7">
            <w:r>
              <w:t>Sweeps/ minute</w:t>
            </w:r>
          </w:p>
        </w:tc>
        <w:tc>
          <w:tcPr>
            <w:tcW w:w="1132" w:type="dxa"/>
          </w:tcPr>
          <w:p w:rsidR="000A243D" w:rsidRPr="003E745F" w:rsidRDefault="005056CD" w:rsidP="008268A7">
            <w:r>
              <w:t>0</w:t>
            </w:r>
          </w:p>
        </w:tc>
        <w:tc>
          <w:tcPr>
            <w:tcW w:w="1132" w:type="dxa"/>
          </w:tcPr>
          <w:p w:rsidR="000A243D" w:rsidRPr="003E745F" w:rsidRDefault="005056CD" w:rsidP="008268A7">
            <w:r>
              <w:t>127</w:t>
            </w:r>
          </w:p>
        </w:tc>
      </w:tr>
      <w:tr w:rsidR="005056CD" w:rsidRPr="003E745F" w:rsidTr="000A243D">
        <w:tc>
          <w:tcPr>
            <w:tcW w:w="1776" w:type="dxa"/>
          </w:tcPr>
          <w:p w:rsidR="005056CD" w:rsidRPr="000A243D" w:rsidRDefault="005056CD" w:rsidP="008268A7">
            <w:pPr>
              <w:rPr>
                <w:rFonts w:ascii="Courier New" w:hAnsi="Courier New" w:cs="Courier New"/>
              </w:rPr>
            </w:pPr>
            <w:r w:rsidRPr="000A243D">
              <w:rPr>
                <w:rFonts w:ascii="Courier New" w:hAnsi="Courier New" w:cs="Courier New"/>
              </w:rPr>
              <w:t>rateRear</w:t>
            </w:r>
          </w:p>
        </w:tc>
        <w:tc>
          <w:tcPr>
            <w:tcW w:w="2081" w:type="dxa"/>
          </w:tcPr>
          <w:p w:rsidR="005056CD" w:rsidRPr="000D041D" w:rsidRDefault="005056CD" w:rsidP="008268A7">
            <w:pPr>
              <w:rPr>
                <w:rFonts w:ascii="Courier New" w:hAnsi="Courier New" w:cs="Courier New"/>
              </w:rPr>
            </w:pPr>
            <w:r>
              <w:rPr>
                <w:rFonts w:ascii="Courier New" w:hAnsi="Courier New" w:cs="Courier New"/>
              </w:rPr>
              <w:t>integer</w:t>
            </w:r>
          </w:p>
        </w:tc>
        <w:tc>
          <w:tcPr>
            <w:tcW w:w="2086" w:type="dxa"/>
          </w:tcPr>
          <w:p w:rsidR="005056CD" w:rsidRPr="003E745F" w:rsidRDefault="005056CD" w:rsidP="008268A7">
            <w:r w:rsidRPr="005056CD">
              <w:t>The current rate at which wiper sweeps are taking place on the subject vehicle, in units of sweeps per minute. A value of 1 is used for any sweep rate with a period greater than 60 seconds.</w:t>
            </w:r>
          </w:p>
        </w:tc>
        <w:tc>
          <w:tcPr>
            <w:tcW w:w="1143" w:type="dxa"/>
          </w:tcPr>
          <w:p w:rsidR="005056CD" w:rsidRPr="003E745F" w:rsidRDefault="005056CD" w:rsidP="008268A7">
            <w:r>
              <w:t>Sweeps/ minute</w:t>
            </w:r>
          </w:p>
        </w:tc>
        <w:tc>
          <w:tcPr>
            <w:tcW w:w="1132" w:type="dxa"/>
          </w:tcPr>
          <w:p w:rsidR="005056CD" w:rsidRPr="003E745F" w:rsidRDefault="005056CD" w:rsidP="008268A7">
            <w:r>
              <w:t>0</w:t>
            </w:r>
          </w:p>
        </w:tc>
        <w:tc>
          <w:tcPr>
            <w:tcW w:w="1132" w:type="dxa"/>
          </w:tcPr>
          <w:p w:rsidR="005056CD" w:rsidRPr="003E745F" w:rsidRDefault="005056CD" w:rsidP="008268A7">
            <w:r>
              <w:t>127</w:t>
            </w:r>
          </w:p>
        </w:tc>
      </w:tr>
    </w:tbl>
    <w:p w:rsidR="009C514A" w:rsidRPr="009C514A" w:rsidRDefault="000A243D" w:rsidP="008268A7">
      <w:pPr>
        <w:pStyle w:val="Caption"/>
      </w:pPr>
      <w:r>
        <w:t xml:space="preserve">Table </w:t>
      </w:r>
      <w:r w:rsidR="00A07801">
        <w:fldChar w:fldCharType="begin"/>
      </w:r>
      <w:r w:rsidR="00A07801">
        <w:instrText xml:space="preserve"> SEQ Table \* ARABIC </w:instrText>
      </w:r>
      <w:r w:rsidR="00A07801">
        <w:fldChar w:fldCharType="separate"/>
      </w:r>
      <w:r w:rsidR="00B9778E">
        <w:rPr>
          <w:noProof/>
        </w:rPr>
        <w:t>34</w:t>
      </w:r>
      <w:r w:rsidR="00A07801">
        <w:rPr>
          <w:noProof/>
        </w:rPr>
        <w:fldChar w:fldCharType="end"/>
      </w:r>
      <w:r>
        <w:t xml:space="preserve"> - </w:t>
      </w:r>
      <w:r w:rsidRPr="00BD5844">
        <w:t>J2735WiperSet</w:t>
      </w:r>
      <w:r>
        <w:t xml:space="preserve"> (2)</w:t>
      </w:r>
    </w:p>
    <w:p w:rsidR="00D23963" w:rsidRDefault="00D23963" w:rsidP="008268A7"/>
    <w:p w:rsidR="00D23963" w:rsidRDefault="00D23963" w:rsidP="008268A7">
      <w:pPr>
        <w:pStyle w:val="Heading2"/>
      </w:pPr>
      <w:bookmarkStart w:id="149" w:name="_J2735ObstacleDetection"/>
      <w:bookmarkStart w:id="150" w:name="_Toc530144533"/>
      <w:bookmarkEnd w:id="149"/>
      <w:r w:rsidRPr="00E274B6">
        <w:t>J2735ObstacleDetection</w:t>
      </w:r>
      <w:bookmarkEnd w:id="150"/>
    </w:p>
    <w:p w:rsidR="00D23963" w:rsidRDefault="00331B6B" w:rsidP="008268A7">
      <w:r w:rsidRPr="00331B6B">
        <w:t>Used to relate basic location information about a detect obstacle or a road hazard in a vehicles path.</w:t>
      </w:r>
    </w:p>
    <w:tbl>
      <w:tblPr>
        <w:tblStyle w:val="TableGrid"/>
        <w:tblW w:w="0" w:type="auto"/>
        <w:tblLook w:val="04A0" w:firstRow="1" w:lastRow="0" w:firstColumn="1" w:lastColumn="0" w:noHBand="0" w:noVBand="1"/>
      </w:tblPr>
      <w:tblGrid>
        <w:gridCol w:w="2197"/>
        <w:gridCol w:w="1546"/>
        <w:gridCol w:w="2344"/>
        <w:gridCol w:w="1380"/>
        <w:gridCol w:w="830"/>
        <w:gridCol w:w="1053"/>
      </w:tblGrid>
      <w:tr w:rsidR="00A27E77" w:rsidRPr="006E5FF6" w:rsidTr="00DC7AFF">
        <w:tc>
          <w:tcPr>
            <w:tcW w:w="2005" w:type="dxa"/>
          </w:tcPr>
          <w:p w:rsidR="00D23963" w:rsidRPr="006E5FF6" w:rsidRDefault="00D23963" w:rsidP="008268A7">
            <w:pPr>
              <w:rPr>
                <w:b/>
              </w:rPr>
            </w:pPr>
            <w:r w:rsidRPr="006E5FF6">
              <w:rPr>
                <w:b/>
              </w:rPr>
              <w:t>Name</w:t>
            </w:r>
          </w:p>
        </w:tc>
        <w:tc>
          <w:tcPr>
            <w:tcW w:w="1738" w:type="dxa"/>
          </w:tcPr>
          <w:p w:rsidR="00D23963" w:rsidRPr="006E5FF6" w:rsidRDefault="00D23963" w:rsidP="008268A7">
            <w:pPr>
              <w:rPr>
                <w:b/>
              </w:rPr>
            </w:pPr>
            <w:r w:rsidRPr="006E5FF6">
              <w:rPr>
                <w:b/>
              </w:rPr>
              <w:t>Type</w:t>
            </w:r>
          </w:p>
        </w:tc>
        <w:tc>
          <w:tcPr>
            <w:tcW w:w="2344" w:type="dxa"/>
          </w:tcPr>
          <w:p w:rsidR="00D23963" w:rsidRPr="006E5FF6" w:rsidRDefault="00D23963" w:rsidP="008268A7">
            <w:pPr>
              <w:rPr>
                <w:b/>
              </w:rPr>
            </w:pPr>
            <w:r w:rsidRPr="006E5FF6">
              <w:rPr>
                <w:b/>
              </w:rPr>
              <w:t>Description</w:t>
            </w:r>
          </w:p>
        </w:tc>
        <w:tc>
          <w:tcPr>
            <w:tcW w:w="1380" w:type="dxa"/>
          </w:tcPr>
          <w:p w:rsidR="00D23963" w:rsidRPr="006E5FF6" w:rsidRDefault="00D23963" w:rsidP="008268A7">
            <w:pPr>
              <w:rPr>
                <w:b/>
              </w:rPr>
            </w:pPr>
            <w:r w:rsidRPr="006E5FF6">
              <w:rPr>
                <w:b/>
              </w:rPr>
              <w:t>Units</w:t>
            </w:r>
          </w:p>
        </w:tc>
        <w:tc>
          <w:tcPr>
            <w:tcW w:w="830" w:type="dxa"/>
          </w:tcPr>
          <w:p w:rsidR="00D23963" w:rsidRPr="006E5FF6" w:rsidRDefault="00D23963" w:rsidP="008268A7">
            <w:pPr>
              <w:rPr>
                <w:b/>
              </w:rPr>
            </w:pPr>
            <w:r w:rsidRPr="006E5FF6">
              <w:rPr>
                <w:b/>
              </w:rPr>
              <w:t>Valid Min</w:t>
            </w:r>
          </w:p>
        </w:tc>
        <w:tc>
          <w:tcPr>
            <w:tcW w:w="1053" w:type="dxa"/>
          </w:tcPr>
          <w:p w:rsidR="00D23963" w:rsidRPr="006E5FF6" w:rsidRDefault="00D23963" w:rsidP="008268A7">
            <w:pPr>
              <w:rPr>
                <w:b/>
              </w:rPr>
            </w:pPr>
            <w:r w:rsidRPr="006E5FF6">
              <w:rPr>
                <w:b/>
              </w:rPr>
              <w:t>Valid Max</w:t>
            </w:r>
          </w:p>
        </w:tc>
      </w:tr>
      <w:tr w:rsidR="00A27E77" w:rsidRPr="003E745F" w:rsidTr="00DC7AFF">
        <w:tc>
          <w:tcPr>
            <w:tcW w:w="2005" w:type="dxa"/>
          </w:tcPr>
          <w:p w:rsidR="00D23963" w:rsidRPr="000D041D" w:rsidRDefault="00331B6B" w:rsidP="008268A7">
            <w:pPr>
              <w:rPr>
                <w:rFonts w:ascii="Courier New" w:hAnsi="Courier New" w:cs="Courier New"/>
              </w:rPr>
            </w:pPr>
            <w:r w:rsidRPr="00331B6B">
              <w:rPr>
                <w:rFonts w:ascii="Courier New" w:hAnsi="Courier New" w:cs="Courier New"/>
              </w:rPr>
              <w:t>obDist</w:t>
            </w:r>
          </w:p>
        </w:tc>
        <w:tc>
          <w:tcPr>
            <w:tcW w:w="1738" w:type="dxa"/>
          </w:tcPr>
          <w:p w:rsidR="00D23963" w:rsidRPr="000D041D" w:rsidRDefault="005056CD" w:rsidP="008268A7">
            <w:pPr>
              <w:rPr>
                <w:rFonts w:ascii="Courier New" w:hAnsi="Courier New" w:cs="Courier New"/>
              </w:rPr>
            </w:pPr>
            <w:r>
              <w:rPr>
                <w:rFonts w:ascii="Courier New" w:hAnsi="Courier New" w:cs="Courier New"/>
              </w:rPr>
              <w:t>integer</w:t>
            </w:r>
          </w:p>
        </w:tc>
        <w:tc>
          <w:tcPr>
            <w:tcW w:w="2344" w:type="dxa"/>
          </w:tcPr>
          <w:p w:rsidR="00D23963" w:rsidRPr="003E745F" w:rsidRDefault="005056CD" w:rsidP="008268A7">
            <w:r w:rsidRPr="005056CD">
              <w:t>This data element draws from the output of a forward sensing system to report the presence of an obstacle and its measured distance from the vehicle detecting and reporting the obstacle.</w:t>
            </w:r>
          </w:p>
        </w:tc>
        <w:tc>
          <w:tcPr>
            <w:tcW w:w="1380" w:type="dxa"/>
          </w:tcPr>
          <w:p w:rsidR="00D23963" w:rsidRPr="005056CD" w:rsidRDefault="005056CD" w:rsidP="008268A7">
            <w:r w:rsidRPr="005056CD">
              <w:t>meters</w:t>
            </w:r>
          </w:p>
        </w:tc>
        <w:tc>
          <w:tcPr>
            <w:tcW w:w="830" w:type="dxa"/>
          </w:tcPr>
          <w:p w:rsidR="00D23963" w:rsidRPr="003E745F" w:rsidRDefault="005056CD" w:rsidP="008268A7">
            <w:r>
              <w:t>0</w:t>
            </w:r>
          </w:p>
        </w:tc>
        <w:tc>
          <w:tcPr>
            <w:tcW w:w="1053" w:type="dxa"/>
          </w:tcPr>
          <w:p w:rsidR="00D23963" w:rsidRPr="003E745F" w:rsidRDefault="005056CD" w:rsidP="008268A7">
            <w:r>
              <w:t>32767</w:t>
            </w:r>
          </w:p>
        </w:tc>
      </w:tr>
      <w:tr w:rsidR="00A27E77" w:rsidRPr="003E745F" w:rsidTr="00DC7AFF">
        <w:tc>
          <w:tcPr>
            <w:tcW w:w="2005" w:type="dxa"/>
          </w:tcPr>
          <w:p w:rsidR="00D23963" w:rsidRPr="000D041D" w:rsidRDefault="00331B6B" w:rsidP="008268A7">
            <w:pPr>
              <w:rPr>
                <w:rFonts w:ascii="Courier New" w:hAnsi="Courier New" w:cs="Courier New"/>
              </w:rPr>
            </w:pPr>
            <w:r w:rsidRPr="00331B6B">
              <w:rPr>
                <w:rFonts w:ascii="Courier New" w:hAnsi="Courier New" w:cs="Courier New"/>
              </w:rPr>
              <w:t>obDirect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1738" w:type="dxa"/>
          </w:tcPr>
          <w:p w:rsidR="00D23963" w:rsidRPr="000D041D" w:rsidRDefault="005056CD" w:rsidP="008268A7">
            <w:pPr>
              <w:rPr>
                <w:rFonts w:ascii="Courier New" w:hAnsi="Courier New" w:cs="Courier New"/>
              </w:rPr>
            </w:pPr>
            <w:r>
              <w:rPr>
                <w:rFonts w:ascii="Courier New" w:hAnsi="Courier New" w:cs="Courier New"/>
              </w:rPr>
              <w:t>decimal</w:t>
            </w:r>
          </w:p>
        </w:tc>
        <w:tc>
          <w:tcPr>
            <w:tcW w:w="2344" w:type="dxa"/>
          </w:tcPr>
          <w:p w:rsidR="00D23963" w:rsidRPr="003E745F" w:rsidRDefault="005056CD" w:rsidP="008268A7">
            <w:r w:rsidRPr="005056CD">
              <w:t xml:space="preserve">As a companion data element to Obstacle Distance, this data </w:t>
            </w:r>
            <w:r w:rsidRPr="005056CD">
              <w:lastRenderedPageBreak/>
              <w:t>element draws from the output of a forward sensing system to report the obstacle direction from the perspective of the vehicle detecting and reporting the obstacle.</w:t>
            </w:r>
          </w:p>
        </w:tc>
        <w:tc>
          <w:tcPr>
            <w:tcW w:w="1380" w:type="dxa"/>
          </w:tcPr>
          <w:p w:rsidR="00D23963" w:rsidRPr="003E745F" w:rsidRDefault="005056CD" w:rsidP="008268A7">
            <w:r>
              <w:lastRenderedPageBreak/>
              <w:t>degrees</w:t>
            </w:r>
          </w:p>
        </w:tc>
        <w:tc>
          <w:tcPr>
            <w:tcW w:w="830" w:type="dxa"/>
          </w:tcPr>
          <w:p w:rsidR="00D23963" w:rsidRPr="003E745F" w:rsidRDefault="005056CD" w:rsidP="008268A7">
            <w:r>
              <w:t>0.0000</w:t>
            </w:r>
          </w:p>
        </w:tc>
        <w:tc>
          <w:tcPr>
            <w:tcW w:w="1053" w:type="dxa"/>
          </w:tcPr>
          <w:p w:rsidR="00D23963" w:rsidRPr="003E745F" w:rsidRDefault="005056CD" w:rsidP="008268A7">
            <w:r>
              <w:t>3</w:t>
            </w:r>
            <w:r w:rsidRPr="005056CD">
              <w:t>59.9875</w:t>
            </w:r>
          </w:p>
        </w:tc>
      </w:tr>
      <w:tr w:rsidR="00A27E77" w:rsidRPr="003E745F" w:rsidTr="00DC7AFF">
        <w:tc>
          <w:tcPr>
            <w:tcW w:w="2005" w:type="dxa"/>
          </w:tcPr>
          <w:p w:rsidR="00331B6B" w:rsidRPr="00331B6B" w:rsidRDefault="00331B6B" w:rsidP="008268A7">
            <w:pPr>
              <w:rPr>
                <w:rFonts w:ascii="Courier New" w:hAnsi="Courier New" w:cs="Courier New"/>
              </w:rPr>
            </w:pPr>
            <w:r w:rsidRPr="00331B6B">
              <w:rPr>
                <w:rFonts w:ascii="Courier New" w:hAnsi="Courier New" w:cs="Courier New"/>
              </w:rPr>
              <w:t>description</w:t>
            </w:r>
          </w:p>
        </w:tc>
        <w:tc>
          <w:tcPr>
            <w:tcW w:w="1738" w:type="dxa"/>
          </w:tcPr>
          <w:p w:rsidR="00331B6B" w:rsidRPr="000D041D" w:rsidRDefault="005056CD" w:rsidP="008268A7">
            <w:pPr>
              <w:rPr>
                <w:rFonts w:ascii="Courier New" w:hAnsi="Courier New" w:cs="Courier New"/>
              </w:rPr>
            </w:pPr>
            <w:r>
              <w:rPr>
                <w:rFonts w:ascii="Courier New" w:hAnsi="Courier New" w:cs="Courier New"/>
              </w:rPr>
              <w:t>integer</w:t>
            </w:r>
          </w:p>
        </w:tc>
        <w:tc>
          <w:tcPr>
            <w:tcW w:w="2344" w:type="dxa"/>
          </w:tcPr>
          <w:p w:rsidR="00331B6B" w:rsidRPr="003E745F" w:rsidRDefault="005056CD" w:rsidP="008268A7">
            <w:r w:rsidRPr="005056CD">
              <w:t>ITIS.ITIScodes(523..541)</w:t>
            </w:r>
          </w:p>
        </w:tc>
        <w:tc>
          <w:tcPr>
            <w:tcW w:w="1380" w:type="dxa"/>
          </w:tcPr>
          <w:p w:rsidR="00331B6B" w:rsidRPr="003E745F" w:rsidRDefault="005056CD" w:rsidP="008268A7">
            <w:r>
              <w:t>ITIS code</w:t>
            </w:r>
          </w:p>
        </w:tc>
        <w:tc>
          <w:tcPr>
            <w:tcW w:w="830" w:type="dxa"/>
          </w:tcPr>
          <w:p w:rsidR="00331B6B" w:rsidRPr="003E745F" w:rsidRDefault="005056CD" w:rsidP="008268A7">
            <w:r>
              <w:t>523</w:t>
            </w:r>
          </w:p>
        </w:tc>
        <w:tc>
          <w:tcPr>
            <w:tcW w:w="1053" w:type="dxa"/>
          </w:tcPr>
          <w:p w:rsidR="00331B6B" w:rsidRPr="003E745F" w:rsidRDefault="005056CD" w:rsidP="008268A7">
            <w:pPr>
              <w:keepNext/>
            </w:pPr>
            <w:r>
              <w:t>541</w:t>
            </w:r>
          </w:p>
        </w:tc>
      </w:tr>
      <w:tr w:rsidR="00DC7AFF" w:rsidRPr="003E745F" w:rsidTr="00DC7AFF">
        <w:tc>
          <w:tcPr>
            <w:tcW w:w="2005" w:type="dxa"/>
          </w:tcPr>
          <w:p w:rsidR="00DC7AFF" w:rsidRPr="00331B6B" w:rsidRDefault="00DC7AFF" w:rsidP="008268A7">
            <w:pPr>
              <w:rPr>
                <w:rFonts w:ascii="Courier New" w:hAnsi="Courier New" w:cs="Courier New"/>
              </w:rPr>
            </w:pPr>
            <w:r w:rsidRPr="00331B6B">
              <w:rPr>
                <w:rFonts w:ascii="Courier New" w:hAnsi="Courier New" w:cs="Courier New"/>
              </w:rPr>
              <w:t>locationDetails</w:t>
            </w:r>
          </w:p>
        </w:tc>
        <w:tc>
          <w:tcPr>
            <w:tcW w:w="1738" w:type="dxa"/>
          </w:tcPr>
          <w:p w:rsidR="00DC7AFF" w:rsidRPr="000D041D" w:rsidRDefault="00DC7AFF" w:rsidP="008268A7">
            <w:pPr>
              <w:rPr>
                <w:rFonts w:ascii="Courier New" w:hAnsi="Courier New" w:cs="Courier New"/>
              </w:rPr>
            </w:pPr>
            <w:r>
              <w:rPr>
                <w:rFonts w:ascii="Courier New" w:hAnsi="Courier New" w:cs="Courier New"/>
              </w:rPr>
              <w:t>String</w:t>
            </w:r>
          </w:p>
        </w:tc>
        <w:tc>
          <w:tcPr>
            <w:tcW w:w="2344" w:type="dxa"/>
          </w:tcPr>
          <w:p w:rsidR="00DC7AFF" w:rsidRPr="003E745F" w:rsidRDefault="00DC7AFF" w:rsidP="008268A7">
            <w:r>
              <w:t>An</w:t>
            </w:r>
            <w:r w:rsidRPr="00DC7AFF">
              <w:t xml:space="preserve"> ITIS enumeration commonly referred to as "Generic Locations</w:t>
            </w:r>
            <w:r>
              <w:t>.</w:t>
            </w:r>
            <w:r w:rsidRPr="00DC7AFF">
              <w:t>"</w:t>
            </w:r>
            <w:r>
              <w:t xml:space="preserve"> The code</w:t>
            </w:r>
            <w:r w:rsidRPr="00DC7AFF">
              <w:t xml:space="preserve"> is assigned the upper byte value of [31] (which provides for value ranges from 7936 to 8191, inclusive).</w:t>
            </w:r>
          </w:p>
        </w:tc>
        <w:tc>
          <w:tcPr>
            <w:tcW w:w="1380" w:type="dxa"/>
          </w:tcPr>
          <w:p w:rsidR="00DC7AFF" w:rsidRPr="003E745F" w:rsidRDefault="00DC7AFF" w:rsidP="008268A7">
            <w:r>
              <w:t>Generic Location IT IS enumeration</w:t>
            </w:r>
          </w:p>
        </w:tc>
        <w:tc>
          <w:tcPr>
            <w:tcW w:w="830" w:type="dxa"/>
          </w:tcPr>
          <w:p w:rsidR="00DC7AFF" w:rsidRPr="003E745F" w:rsidRDefault="00DC7AFF" w:rsidP="008268A7">
            <w:r>
              <w:t>Enum for 7936</w:t>
            </w:r>
          </w:p>
        </w:tc>
        <w:tc>
          <w:tcPr>
            <w:tcW w:w="1053" w:type="dxa"/>
          </w:tcPr>
          <w:p w:rsidR="00DC7AFF" w:rsidRPr="003E745F" w:rsidRDefault="00DC7AFF" w:rsidP="008268A7">
            <w:r>
              <w:t>Enum for 8191</w:t>
            </w:r>
          </w:p>
        </w:tc>
      </w:tr>
    </w:tbl>
    <w:p w:rsidR="00A27E77" w:rsidRDefault="00A27E77" w:rsidP="008268A7">
      <w:pPr>
        <w:pStyle w:val="Caption"/>
      </w:pPr>
      <w:r>
        <w:t xml:space="preserve">Table </w:t>
      </w:r>
      <w:r w:rsidR="00A07801">
        <w:fldChar w:fldCharType="begin"/>
      </w:r>
      <w:r w:rsidR="00A07801">
        <w:instrText xml:space="preserve"> SEQ Table \* ARABIC </w:instrText>
      </w:r>
      <w:r w:rsidR="00A07801">
        <w:fldChar w:fldCharType="separate"/>
      </w:r>
      <w:r w:rsidR="00B9778E">
        <w:rPr>
          <w:noProof/>
        </w:rPr>
        <w:t>35</w:t>
      </w:r>
      <w:r w:rsidR="00A07801">
        <w:rPr>
          <w:noProof/>
        </w:rPr>
        <w:fldChar w:fldCharType="end"/>
      </w:r>
      <w:r>
        <w:t xml:space="preserve"> - </w:t>
      </w:r>
      <w:r w:rsidRPr="00D31D15">
        <w:t>J2735ObstacleDetection</w:t>
      </w:r>
      <w:r>
        <w:t xml:space="preserve"> (1)</w:t>
      </w:r>
    </w:p>
    <w:tbl>
      <w:tblPr>
        <w:tblStyle w:val="TableGrid"/>
        <w:tblW w:w="0" w:type="auto"/>
        <w:tblLook w:val="04A0" w:firstRow="1" w:lastRow="0" w:firstColumn="1" w:lastColumn="0" w:noHBand="0" w:noVBand="1"/>
      </w:tblPr>
      <w:tblGrid>
        <w:gridCol w:w="2197"/>
        <w:gridCol w:w="2065"/>
        <w:gridCol w:w="5088"/>
      </w:tblGrid>
      <w:tr w:rsidR="00A27E77" w:rsidRPr="006E5FF6" w:rsidTr="00A27E77">
        <w:tc>
          <w:tcPr>
            <w:tcW w:w="2197" w:type="dxa"/>
          </w:tcPr>
          <w:p w:rsidR="00A27E77" w:rsidRPr="006E5FF6" w:rsidRDefault="00A27E77" w:rsidP="008268A7">
            <w:pPr>
              <w:rPr>
                <w:b/>
              </w:rPr>
            </w:pPr>
            <w:r w:rsidRPr="006E5FF6">
              <w:rPr>
                <w:b/>
              </w:rPr>
              <w:t>Name</w:t>
            </w:r>
          </w:p>
        </w:tc>
        <w:tc>
          <w:tcPr>
            <w:tcW w:w="2065" w:type="dxa"/>
          </w:tcPr>
          <w:p w:rsidR="00A27E77" w:rsidRPr="006E5FF6" w:rsidRDefault="00A27E77" w:rsidP="008268A7">
            <w:pPr>
              <w:rPr>
                <w:b/>
              </w:rPr>
            </w:pPr>
            <w:r w:rsidRPr="006E5FF6">
              <w:rPr>
                <w:b/>
              </w:rPr>
              <w:t>Type</w:t>
            </w:r>
          </w:p>
        </w:tc>
        <w:tc>
          <w:tcPr>
            <w:tcW w:w="5088" w:type="dxa"/>
          </w:tcPr>
          <w:p w:rsidR="00A27E77" w:rsidRPr="006E5FF6" w:rsidRDefault="00A27E77" w:rsidP="008268A7">
            <w:pPr>
              <w:rPr>
                <w:b/>
              </w:rPr>
            </w:pPr>
            <w:r w:rsidRPr="006E5FF6">
              <w:rPr>
                <w:b/>
              </w:rPr>
              <w:t>Description</w:t>
            </w:r>
          </w:p>
        </w:tc>
      </w:tr>
      <w:tr w:rsidR="00A27E77" w:rsidRPr="003E745F" w:rsidTr="0033406E">
        <w:tc>
          <w:tcPr>
            <w:tcW w:w="2197" w:type="dxa"/>
          </w:tcPr>
          <w:p w:rsidR="00A27E77" w:rsidRPr="00331B6B" w:rsidRDefault="00A27E77" w:rsidP="008268A7">
            <w:pPr>
              <w:rPr>
                <w:rFonts w:ascii="Courier New" w:hAnsi="Courier New" w:cs="Courier New"/>
              </w:rPr>
            </w:pPr>
            <w:r w:rsidRPr="00331B6B">
              <w:rPr>
                <w:rFonts w:ascii="Courier New" w:hAnsi="Courier New" w:cs="Courier New"/>
              </w:rPr>
              <w:t>dateTime</w:t>
            </w:r>
          </w:p>
        </w:tc>
        <w:tc>
          <w:tcPr>
            <w:tcW w:w="2065" w:type="dxa"/>
          </w:tcPr>
          <w:p w:rsidR="00A27E77" w:rsidRPr="000D041D" w:rsidRDefault="00A07801" w:rsidP="008268A7">
            <w:pPr>
              <w:rPr>
                <w:rFonts w:ascii="Courier New" w:hAnsi="Courier New" w:cs="Courier New"/>
              </w:rPr>
            </w:pPr>
            <w:hyperlink w:anchor="_J2735DDateTime" w:history="1">
              <w:r w:rsidR="00A27E77" w:rsidRPr="00F27C43">
                <w:rPr>
                  <w:rStyle w:val="Hyperlink"/>
                  <w:rFonts w:ascii="Courier New" w:hAnsi="Courier New" w:cs="Courier New"/>
                </w:rPr>
                <w:t>J2735DDateTime</w:t>
              </w:r>
            </w:hyperlink>
          </w:p>
        </w:tc>
        <w:tc>
          <w:tcPr>
            <w:tcW w:w="5088" w:type="dxa"/>
          </w:tcPr>
          <w:p w:rsidR="00A27E77" w:rsidRPr="003E745F" w:rsidRDefault="00A27E77" w:rsidP="008268A7">
            <w:r w:rsidRPr="00F27C43">
              <w:t>The DSRC style date is a compound value consisting of finite-length sequences of integers (not characters) of the form: "yyyy, mm, dd, hh, mm, ss (sss+)"</w:t>
            </w:r>
          </w:p>
        </w:tc>
      </w:tr>
      <w:tr w:rsidR="00284C93" w:rsidRPr="003E745F" w:rsidTr="0033406E">
        <w:tc>
          <w:tcPr>
            <w:tcW w:w="2197" w:type="dxa"/>
          </w:tcPr>
          <w:p w:rsidR="00284C93" w:rsidRPr="00331B6B" w:rsidRDefault="00284C93" w:rsidP="008268A7">
            <w:pPr>
              <w:rPr>
                <w:rFonts w:ascii="Courier New" w:hAnsi="Courier New" w:cs="Courier New"/>
              </w:rPr>
            </w:pPr>
            <w:r w:rsidRPr="00331B6B">
              <w:rPr>
                <w:rFonts w:ascii="Courier New" w:hAnsi="Courier New" w:cs="Courier New"/>
              </w:rPr>
              <w:t>vertEvent</w:t>
            </w:r>
          </w:p>
        </w:tc>
        <w:tc>
          <w:tcPr>
            <w:tcW w:w="2065" w:type="dxa"/>
          </w:tcPr>
          <w:p w:rsidR="00284C93" w:rsidRPr="000D041D" w:rsidRDefault="00A07801" w:rsidP="008268A7">
            <w:pPr>
              <w:rPr>
                <w:rFonts w:ascii="Courier New" w:hAnsi="Courier New" w:cs="Courier New"/>
              </w:rPr>
            </w:pPr>
            <w:hyperlink w:anchor="_J2735BitString" w:history="1">
              <w:r w:rsidR="00284C93" w:rsidRPr="005056CD">
                <w:rPr>
                  <w:rStyle w:val="Hyperlink"/>
                  <w:rFonts w:ascii="Courier New" w:hAnsi="Courier New" w:cs="Courier New"/>
                </w:rPr>
                <w:t>J2735BitString</w:t>
              </w:r>
            </w:hyperlink>
          </w:p>
        </w:tc>
        <w:tc>
          <w:tcPr>
            <w:tcW w:w="5088" w:type="dxa"/>
          </w:tcPr>
          <w:p w:rsidR="00284C93" w:rsidRDefault="00284C93" w:rsidP="008268A7">
            <w:r w:rsidRPr="005056CD">
              <w:t xml:space="preserve">A </w:t>
            </w:r>
            <w:r w:rsidR="008B4ACB">
              <w:t>dictionary (name/value pair) of boolean values</w:t>
            </w:r>
            <w:r w:rsidRPr="005056CD">
              <w:t xml:space="preserve"> enumerating when a preset threshold for vertical acceleration is exceeded at each wheel.</w:t>
            </w:r>
            <w:r w:rsidR="008B4ACB">
              <w:t xml:space="preserve"> Set of names include:</w:t>
            </w:r>
          </w:p>
          <w:p w:rsidR="008B4ACB" w:rsidRPr="008B4ACB" w:rsidRDefault="008B4ACB" w:rsidP="008268A7">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notEquipped</w:t>
            </w:r>
            <w:r w:rsidRPr="008B4ACB">
              <w:rPr>
                <w:rFonts w:ascii="Courier New" w:hAnsi="Courier New" w:cs="Courier New"/>
                <w:color w:val="000000"/>
                <w:sz w:val="20"/>
                <w:szCs w:val="20"/>
              </w:rPr>
              <w:t xml:space="preserve">, -- Not equipped or off </w:t>
            </w:r>
          </w:p>
          <w:p w:rsidR="008B4ACB" w:rsidRPr="008B4ACB" w:rsidRDefault="008B4ACB" w:rsidP="008268A7">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leftFront</w:t>
            </w:r>
            <w:r w:rsidRPr="008B4ACB">
              <w:rPr>
                <w:rFonts w:ascii="Courier New" w:hAnsi="Courier New" w:cs="Courier New"/>
                <w:color w:val="000000"/>
                <w:sz w:val="20"/>
                <w:szCs w:val="20"/>
              </w:rPr>
              <w:t xml:space="preserve">, -- Left Front Event </w:t>
            </w:r>
          </w:p>
          <w:p w:rsidR="008B4ACB" w:rsidRPr="008B4ACB" w:rsidRDefault="008B4ACB" w:rsidP="008268A7">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leftRear</w:t>
            </w:r>
            <w:r w:rsidRPr="008B4ACB">
              <w:rPr>
                <w:rFonts w:ascii="Courier New" w:hAnsi="Courier New" w:cs="Courier New"/>
                <w:color w:val="000000"/>
                <w:sz w:val="20"/>
                <w:szCs w:val="20"/>
              </w:rPr>
              <w:t xml:space="preserve">, -- Left Rear Event </w:t>
            </w:r>
          </w:p>
          <w:p w:rsidR="008B4ACB" w:rsidRPr="008B4ACB" w:rsidRDefault="008B4ACB" w:rsidP="008268A7">
            <w:pPr>
              <w:autoSpaceDE w:val="0"/>
              <w:autoSpaceDN w:val="0"/>
              <w:adjustRightInd w:val="0"/>
              <w:rPr>
                <w:rFonts w:ascii="Courier New" w:hAnsi="Courier New" w:cs="Courier New"/>
                <w:color w:val="000000"/>
                <w:sz w:val="20"/>
                <w:szCs w:val="20"/>
              </w:rPr>
            </w:pPr>
            <w:r w:rsidRPr="008B4ACB">
              <w:rPr>
                <w:rFonts w:ascii="Courier New" w:hAnsi="Courier New" w:cs="Courier New"/>
                <w:color w:val="000000"/>
                <w:sz w:val="20"/>
                <w:szCs w:val="20"/>
              </w:rPr>
              <w:t xml:space="preserve">rightFront, -- Right Front Event </w:t>
            </w:r>
          </w:p>
          <w:p w:rsidR="008B4ACB" w:rsidRPr="003E745F" w:rsidRDefault="008B4ACB" w:rsidP="008268A7">
            <w:r w:rsidRPr="008B4ACB">
              <w:rPr>
                <w:rFonts w:ascii="Courier New" w:hAnsi="Courier New" w:cs="Courier New"/>
                <w:color w:val="000000"/>
                <w:sz w:val="20"/>
                <w:szCs w:val="20"/>
              </w:rPr>
              <w:t>rightRear -- Right Rear Event</w:t>
            </w:r>
          </w:p>
        </w:tc>
      </w:tr>
    </w:tbl>
    <w:p w:rsidR="00D23963" w:rsidRDefault="00A27E77" w:rsidP="008268A7">
      <w:pPr>
        <w:pStyle w:val="Caption"/>
      </w:pPr>
      <w:r>
        <w:t xml:space="preserve">Table </w:t>
      </w:r>
      <w:r w:rsidR="00A07801">
        <w:fldChar w:fldCharType="begin"/>
      </w:r>
      <w:r w:rsidR="00A07801">
        <w:instrText xml:space="preserve"> SEQ Table \* ARABIC </w:instrText>
      </w:r>
      <w:r w:rsidR="00A07801">
        <w:fldChar w:fldCharType="separate"/>
      </w:r>
      <w:r w:rsidR="00B9778E">
        <w:rPr>
          <w:noProof/>
        </w:rPr>
        <w:t>36</w:t>
      </w:r>
      <w:r w:rsidR="00A07801">
        <w:rPr>
          <w:noProof/>
        </w:rPr>
        <w:fldChar w:fldCharType="end"/>
      </w:r>
      <w:r>
        <w:t xml:space="preserve"> - J2735ObstacleDetection (2</w:t>
      </w:r>
      <w:r w:rsidRPr="00CF2D83">
        <w:t>)</w:t>
      </w:r>
    </w:p>
    <w:p w:rsidR="005056CD" w:rsidRDefault="005056CD" w:rsidP="008268A7">
      <w:pPr>
        <w:pStyle w:val="Heading2"/>
      </w:pPr>
      <w:bookmarkStart w:id="151" w:name="_J2735DDateTime"/>
      <w:bookmarkStart w:id="152" w:name="_Toc530144534"/>
      <w:bookmarkEnd w:id="151"/>
      <w:r w:rsidRPr="005056CD">
        <w:t>J2735DDateTime</w:t>
      </w:r>
      <w:bookmarkEnd w:id="152"/>
    </w:p>
    <w:p w:rsidR="005056CD" w:rsidRDefault="00A27E77" w:rsidP="008268A7">
      <w:r w:rsidRPr="00A27E77">
        <w:t>The DSRC style date is a compound value consisting of finite-length sequences of integers (not characters) of the form: "yyyy, mm, dd, hh, mm, ss (sss+)" - as defined below.</w:t>
      </w:r>
    </w:p>
    <w:tbl>
      <w:tblPr>
        <w:tblStyle w:val="TableGrid"/>
        <w:tblW w:w="0" w:type="auto"/>
        <w:tblLook w:val="04A0" w:firstRow="1" w:lastRow="0" w:firstColumn="1" w:lastColumn="0" w:noHBand="0" w:noVBand="1"/>
      </w:tblPr>
      <w:tblGrid>
        <w:gridCol w:w="1808"/>
        <w:gridCol w:w="1966"/>
        <w:gridCol w:w="1643"/>
        <w:gridCol w:w="1317"/>
        <w:gridCol w:w="1308"/>
        <w:gridCol w:w="1308"/>
      </w:tblGrid>
      <w:tr w:rsidR="005056CD" w:rsidRPr="006E5FF6" w:rsidTr="005056CD">
        <w:tc>
          <w:tcPr>
            <w:tcW w:w="1808" w:type="dxa"/>
          </w:tcPr>
          <w:p w:rsidR="005056CD" w:rsidRPr="006E5FF6" w:rsidRDefault="005056CD" w:rsidP="008268A7">
            <w:pPr>
              <w:rPr>
                <w:b/>
              </w:rPr>
            </w:pPr>
            <w:r w:rsidRPr="006E5FF6">
              <w:rPr>
                <w:b/>
              </w:rPr>
              <w:t>Name</w:t>
            </w:r>
          </w:p>
        </w:tc>
        <w:tc>
          <w:tcPr>
            <w:tcW w:w="1966" w:type="dxa"/>
          </w:tcPr>
          <w:p w:rsidR="005056CD" w:rsidRPr="006E5FF6" w:rsidRDefault="005056CD" w:rsidP="008268A7">
            <w:pPr>
              <w:rPr>
                <w:b/>
              </w:rPr>
            </w:pPr>
            <w:r w:rsidRPr="006E5FF6">
              <w:rPr>
                <w:b/>
              </w:rPr>
              <w:t>Type</w:t>
            </w:r>
          </w:p>
        </w:tc>
        <w:tc>
          <w:tcPr>
            <w:tcW w:w="1643" w:type="dxa"/>
          </w:tcPr>
          <w:p w:rsidR="005056CD" w:rsidRPr="006E5FF6" w:rsidRDefault="005056CD" w:rsidP="008268A7">
            <w:pPr>
              <w:rPr>
                <w:b/>
              </w:rPr>
            </w:pPr>
            <w:r w:rsidRPr="006E5FF6">
              <w:rPr>
                <w:b/>
              </w:rPr>
              <w:t>Description</w:t>
            </w:r>
          </w:p>
        </w:tc>
        <w:tc>
          <w:tcPr>
            <w:tcW w:w="1317" w:type="dxa"/>
          </w:tcPr>
          <w:p w:rsidR="005056CD" w:rsidRPr="006E5FF6" w:rsidRDefault="005056CD" w:rsidP="008268A7">
            <w:pPr>
              <w:rPr>
                <w:b/>
              </w:rPr>
            </w:pPr>
            <w:r w:rsidRPr="006E5FF6">
              <w:rPr>
                <w:b/>
              </w:rPr>
              <w:t>Units</w:t>
            </w:r>
          </w:p>
        </w:tc>
        <w:tc>
          <w:tcPr>
            <w:tcW w:w="1308" w:type="dxa"/>
          </w:tcPr>
          <w:p w:rsidR="005056CD" w:rsidRPr="006E5FF6" w:rsidRDefault="005056CD" w:rsidP="008268A7">
            <w:pPr>
              <w:rPr>
                <w:b/>
              </w:rPr>
            </w:pPr>
            <w:r w:rsidRPr="006E5FF6">
              <w:rPr>
                <w:b/>
              </w:rPr>
              <w:t>Valid Min</w:t>
            </w:r>
          </w:p>
        </w:tc>
        <w:tc>
          <w:tcPr>
            <w:tcW w:w="1308" w:type="dxa"/>
          </w:tcPr>
          <w:p w:rsidR="005056CD" w:rsidRPr="006E5FF6" w:rsidRDefault="005056CD" w:rsidP="008268A7">
            <w:pPr>
              <w:rPr>
                <w:b/>
              </w:rPr>
            </w:pPr>
            <w:r w:rsidRPr="006E5FF6">
              <w:rPr>
                <w:b/>
              </w:rPr>
              <w:t>Valid Max</w:t>
            </w:r>
          </w:p>
        </w:tc>
      </w:tr>
      <w:tr w:rsidR="00F27C43" w:rsidRPr="003E745F" w:rsidTr="0033406E">
        <w:tc>
          <w:tcPr>
            <w:tcW w:w="1808" w:type="dxa"/>
          </w:tcPr>
          <w:p w:rsidR="00F27C43" w:rsidRPr="00345E69" w:rsidRDefault="00F27C43" w:rsidP="008268A7">
            <w:pPr>
              <w:rPr>
                <w:rFonts w:ascii="Courier New" w:hAnsi="Courier New" w:cs="Courier New"/>
              </w:rPr>
            </w:pPr>
            <w:r>
              <w:rPr>
                <w:rFonts w:ascii="Courier New" w:hAnsi="Courier New" w:cs="Courier New"/>
              </w:rPr>
              <w:t>year</w:t>
            </w:r>
          </w:p>
        </w:tc>
        <w:tc>
          <w:tcPr>
            <w:tcW w:w="1966" w:type="dxa"/>
          </w:tcPr>
          <w:p w:rsidR="00F27C43" w:rsidRPr="00345E69" w:rsidRDefault="00F27C43" w:rsidP="008268A7">
            <w:pPr>
              <w:rPr>
                <w:rFonts w:ascii="Courier New" w:hAnsi="Courier New" w:cs="Courier New"/>
              </w:rPr>
            </w:pPr>
            <w:r>
              <w:rPr>
                <w:rFonts w:ascii="Courier New" w:hAnsi="Courier New" w:cs="Courier New"/>
              </w:rPr>
              <w:t>Integer</w:t>
            </w:r>
          </w:p>
        </w:tc>
        <w:tc>
          <w:tcPr>
            <w:tcW w:w="1643" w:type="dxa"/>
          </w:tcPr>
          <w:p w:rsidR="00F27C43" w:rsidRPr="003E745F" w:rsidRDefault="00F27C43" w:rsidP="008268A7">
            <w:r>
              <w:t>Year</w:t>
            </w:r>
            <w:r w:rsidRPr="005056CD">
              <w:t xml:space="preserve"> according to the Gregorian calendar date system.</w:t>
            </w:r>
          </w:p>
        </w:tc>
        <w:tc>
          <w:tcPr>
            <w:tcW w:w="1317" w:type="dxa"/>
          </w:tcPr>
          <w:p w:rsidR="00F27C43" w:rsidRPr="003E745F" w:rsidRDefault="00F27C43" w:rsidP="008268A7">
            <w:r>
              <w:t>Years</w:t>
            </w:r>
          </w:p>
        </w:tc>
        <w:tc>
          <w:tcPr>
            <w:tcW w:w="1308" w:type="dxa"/>
          </w:tcPr>
          <w:p w:rsidR="00F27C43" w:rsidRPr="003E745F" w:rsidRDefault="00F27C43" w:rsidP="008268A7">
            <w:r>
              <w:t>1</w:t>
            </w:r>
          </w:p>
        </w:tc>
        <w:tc>
          <w:tcPr>
            <w:tcW w:w="1308" w:type="dxa"/>
          </w:tcPr>
          <w:p w:rsidR="00F27C43" w:rsidRPr="003E745F" w:rsidRDefault="00F27C43" w:rsidP="008268A7">
            <w:pPr>
              <w:keepNext/>
            </w:pPr>
            <w:r>
              <w:t>4095</w:t>
            </w:r>
          </w:p>
        </w:tc>
      </w:tr>
      <w:tr w:rsidR="00F27C43" w:rsidRPr="003E745F" w:rsidTr="0033406E">
        <w:tc>
          <w:tcPr>
            <w:tcW w:w="1808" w:type="dxa"/>
          </w:tcPr>
          <w:p w:rsidR="00F27C43" w:rsidRPr="00345E69" w:rsidRDefault="00F27C43" w:rsidP="008268A7">
            <w:pPr>
              <w:rPr>
                <w:rFonts w:ascii="Courier New" w:hAnsi="Courier New" w:cs="Courier New"/>
              </w:rPr>
            </w:pPr>
            <w:r w:rsidRPr="001A22D1">
              <w:rPr>
                <w:rFonts w:ascii="Courier New" w:hAnsi="Courier New" w:cs="Courier New"/>
              </w:rPr>
              <w:t>month</w:t>
            </w:r>
          </w:p>
        </w:tc>
        <w:tc>
          <w:tcPr>
            <w:tcW w:w="1966" w:type="dxa"/>
          </w:tcPr>
          <w:p w:rsidR="00F27C43" w:rsidRPr="00345E69" w:rsidRDefault="00F27C43" w:rsidP="008268A7">
            <w:pPr>
              <w:rPr>
                <w:rFonts w:ascii="Courier New" w:hAnsi="Courier New" w:cs="Courier New"/>
              </w:rPr>
            </w:pPr>
            <w:r>
              <w:rPr>
                <w:rFonts w:ascii="Courier New" w:hAnsi="Courier New" w:cs="Courier New"/>
              </w:rPr>
              <w:t>Integer</w:t>
            </w:r>
          </w:p>
        </w:tc>
        <w:tc>
          <w:tcPr>
            <w:tcW w:w="1643" w:type="dxa"/>
          </w:tcPr>
          <w:p w:rsidR="00F27C43" w:rsidRPr="003E745F" w:rsidRDefault="00F27C43" w:rsidP="008268A7">
            <w:r>
              <w:t>M</w:t>
            </w:r>
            <w:r w:rsidRPr="005056CD">
              <w:t>onth within a year.</w:t>
            </w:r>
            <w:r>
              <w:t xml:space="preserve"> </w:t>
            </w:r>
          </w:p>
        </w:tc>
        <w:tc>
          <w:tcPr>
            <w:tcW w:w="1317" w:type="dxa"/>
          </w:tcPr>
          <w:p w:rsidR="00F27C43" w:rsidRPr="003E745F" w:rsidRDefault="00F27C43" w:rsidP="008268A7">
            <w:r>
              <w:t>Months</w:t>
            </w:r>
          </w:p>
        </w:tc>
        <w:tc>
          <w:tcPr>
            <w:tcW w:w="1308" w:type="dxa"/>
          </w:tcPr>
          <w:p w:rsidR="00F27C43" w:rsidRPr="003E745F" w:rsidRDefault="00F27C43" w:rsidP="008268A7">
            <w:r>
              <w:t>1</w:t>
            </w:r>
          </w:p>
        </w:tc>
        <w:tc>
          <w:tcPr>
            <w:tcW w:w="1308" w:type="dxa"/>
          </w:tcPr>
          <w:p w:rsidR="00F27C43" w:rsidRPr="003E745F" w:rsidRDefault="00F27C43" w:rsidP="008268A7">
            <w:r>
              <w:t>12</w:t>
            </w:r>
          </w:p>
        </w:tc>
      </w:tr>
      <w:tr w:rsidR="005056CD" w:rsidRPr="003E745F" w:rsidTr="005056CD">
        <w:tc>
          <w:tcPr>
            <w:tcW w:w="1808" w:type="dxa"/>
          </w:tcPr>
          <w:p w:rsidR="005056CD" w:rsidRPr="00345E69" w:rsidRDefault="005056CD" w:rsidP="008268A7">
            <w:pPr>
              <w:rPr>
                <w:rFonts w:ascii="Courier New" w:hAnsi="Courier New" w:cs="Courier New"/>
              </w:rPr>
            </w:pPr>
            <w:r w:rsidRPr="001A22D1">
              <w:rPr>
                <w:rFonts w:ascii="Courier New" w:hAnsi="Courier New" w:cs="Courier New"/>
              </w:rPr>
              <w:lastRenderedPageBreak/>
              <w:t>day</w:t>
            </w:r>
          </w:p>
        </w:tc>
        <w:tc>
          <w:tcPr>
            <w:tcW w:w="1966" w:type="dxa"/>
          </w:tcPr>
          <w:p w:rsidR="005056CD" w:rsidRPr="00345E69" w:rsidRDefault="005056CD"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Day of the month</w:t>
            </w:r>
          </w:p>
        </w:tc>
        <w:tc>
          <w:tcPr>
            <w:tcW w:w="1317" w:type="dxa"/>
          </w:tcPr>
          <w:p w:rsidR="005056CD" w:rsidRPr="003E745F" w:rsidRDefault="00F27C43" w:rsidP="008268A7">
            <w:r>
              <w:t>Days</w:t>
            </w:r>
          </w:p>
        </w:tc>
        <w:tc>
          <w:tcPr>
            <w:tcW w:w="1308" w:type="dxa"/>
          </w:tcPr>
          <w:p w:rsidR="005056CD" w:rsidRPr="003E745F" w:rsidRDefault="00F27C43" w:rsidP="008268A7">
            <w:r>
              <w:t>1</w:t>
            </w:r>
          </w:p>
        </w:tc>
        <w:tc>
          <w:tcPr>
            <w:tcW w:w="1308" w:type="dxa"/>
          </w:tcPr>
          <w:p w:rsidR="005056CD" w:rsidRPr="003E745F" w:rsidRDefault="00F27C43" w:rsidP="008268A7">
            <w:r>
              <w:t>31</w:t>
            </w:r>
          </w:p>
        </w:tc>
      </w:tr>
      <w:tr w:rsidR="005056CD" w:rsidRPr="003E745F" w:rsidTr="005056CD">
        <w:tc>
          <w:tcPr>
            <w:tcW w:w="1808" w:type="dxa"/>
          </w:tcPr>
          <w:p w:rsidR="005056CD" w:rsidRPr="001A22D1" w:rsidRDefault="005056CD" w:rsidP="008268A7">
            <w:pPr>
              <w:tabs>
                <w:tab w:val="right" w:pos="1866"/>
              </w:tabs>
              <w:rPr>
                <w:rFonts w:ascii="Courier New" w:hAnsi="Courier New" w:cs="Courier New"/>
              </w:rPr>
            </w:pPr>
            <w:r>
              <w:rPr>
                <w:rFonts w:ascii="Courier New" w:hAnsi="Courier New" w:cs="Courier New"/>
              </w:rPr>
              <w:t>hour</w:t>
            </w:r>
            <w:r>
              <w:rPr>
                <w:rFonts w:ascii="Courier New" w:hAnsi="Courier New" w:cs="Courier New"/>
              </w:rPr>
              <w:tab/>
            </w:r>
          </w:p>
        </w:tc>
        <w:tc>
          <w:tcPr>
            <w:tcW w:w="1966" w:type="dxa"/>
          </w:tcPr>
          <w:p w:rsidR="005056CD" w:rsidRPr="00345E69" w:rsidRDefault="005056CD"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H</w:t>
            </w:r>
            <w:r w:rsidRPr="00F27C43">
              <w:t>ours within a day. The range 24 to 30 is used in some transit applications to represent schedule adherence.</w:t>
            </w:r>
          </w:p>
        </w:tc>
        <w:tc>
          <w:tcPr>
            <w:tcW w:w="1317" w:type="dxa"/>
          </w:tcPr>
          <w:p w:rsidR="005056CD" w:rsidRPr="003E745F" w:rsidRDefault="00F27C43" w:rsidP="008268A7">
            <w:r>
              <w:t>Hours</w:t>
            </w:r>
          </w:p>
        </w:tc>
        <w:tc>
          <w:tcPr>
            <w:tcW w:w="1308" w:type="dxa"/>
          </w:tcPr>
          <w:p w:rsidR="005056CD" w:rsidRPr="003E745F" w:rsidRDefault="00F27C43" w:rsidP="008268A7">
            <w:r>
              <w:t>0</w:t>
            </w:r>
          </w:p>
        </w:tc>
        <w:tc>
          <w:tcPr>
            <w:tcW w:w="1308" w:type="dxa"/>
          </w:tcPr>
          <w:p w:rsidR="005056CD" w:rsidRPr="003E745F" w:rsidRDefault="00F27C43" w:rsidP="008268A7">
            <w:r>
              <w:t>30</w:t>
            </w:r>
          </w:p>
        </w:tc>
      </w:tr>
      <w:tr w:rsidR="005056CD" w:rsidRPr="003E745F" w:rsidTr="005056CD">
        <w:tc>
          <w:tcPr>
            <w:tcW w:w="1808" w:type="dxa"/>
          </w:tcPr>
          <w:p w:rsidR="005056CD" w:rsidRDefault="005056CD" w:rsidP="008268A7">
            <w:pPr>
              <w:rPr>
                <w:rFonts w:ascii="Courier New" w:hAnsi="Courier New" w:cs="Courier New"/>
              </w:rPr>
            </w:pPr>
            <w:r>
              <w:rPr>
                <w:rFonts w:ascii="Courier New" w:hAnsi="Courier New" w:cs="Courier New"/>
              </w:rPr>
              <w:t>minute</w:t>
            </w:r>
          </w:p>
        </w:tc>
        <w:tc>
          <w:tcPr>
            <w:tcW w:w="1966" w:type="dxa"/>
          </w:tcPr>
          <w:p w:rsidR="005056CD" w:rsidRPr="00345E69" w:rsidRDefault="005056CD"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M</w:t>
            </w:r>
            <w:r w:rsidRPr="00F27C43">
              <w:t>inutes within an hour.</w:t>
            </w:r>
          </w:p>
        </w:tc>
        <w:tc>
          <w:tcPr>
            <w:tcW w:w="1317" w:type="dxa"/>
          </w:tcPr>
          <w:p w:rsidR="005056CD" w:rsidRPr="003E745F" w:rsidRDefault="00F27C43" w:rsidP="008268A7">
            <w:r>
              <w:t>Minutes</w:t>
            </w:r>
          </w:p>
        </w:tc>
        <w:tc>
          <w:tcPr>
            <w:tcW w:w="1308" w:type="dxa"/>
          </w:tcPr>
          <w:p w:rsidR="005056CD" w:rsidRPr="003E745F" w:rsidRDefault="00F27C43" w:rsidP="008268A7">
            <w:r>
              <w:t>0</w:t>
            </w:r>
          </w:p>
        </w:tc>
        <w:tc>
          <w:tcPr>
            <w:tcW w:w="1308" w:type="dxa"/>
          </w:tcPr>
          <w:p w:rsidR="005056CD" w:rsidRPr="003E745F" w:rsidRDefault="00F27C43" w:rsidP="008268A7">
            <w:r>
              <w:t>59</w:t>
            </w:r>
          </w:p>
        </w:tc>
      </w:tr>
      <w:tr w:rsidR="005056CD" w:rsidRPr="003E745F" w:rsidTr="005056CD">
        <w:tc>
          <w:tcPr>
            <w:tcW w:w="1808" w:type="dxa"/>
          </w:tcPr>
          <w:p w:rsidR="005056CD" w:rsidRDefault="005056CD" w:rsidP="008268A7">
            <w:pPr>
              <w:rPr>
                <w:rFonts w:ascii="Courier New" w:hAnsi="Courier New" w:cs="Courier New"/>
              </w:rPr>
            </w:pPr>
            <w:r>
              <w:rPr>
                <w:rFonts w:ascii="Courier New" w:hAnsi="Courier New" w:cs="Courier New"/>
              </w:rPr>
              <w:t>second</w:t>
            </w:r>
          </w:p>
        </w:tc>
        <w:tc>
          <w:tcPr>
            <w:tcW w:w="1966" w:type="dxa"/>
          </w:tcPr>
          <w:p w:rsidR="005056CD" w:rsidRPr="00345E69" w:rsidRDefault="00F27C43"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M</w:t>
            </w:r>
            <w:r w:rsidRPr="00F27C43">
              <w:t>illiseconds within a minute. A leap second is represented by the value range 60000 to 60999. The values from 61000 to 65534 are reserved.</w:t>
            </w:r>
          </w:p>
        </w:tc>
        <w:tc>
          <w:tcPr>
            <w:tcW w:w="1317" w:type="dxa"/>
          </w:tcPr>
          <w:p w:rsidR="005056CD" w:rsidRPr="003E745F" w:rsidRDefault="00F27C43" w:rsidP="008268A7">
            <w:r>
              <w:t>Seconds</w:t>
            </w:r>
          </w:p>
        </w:tc>
        <w:tc>
          <w:tcPr>
            <w:tcW w:w="1308" w:type="dxa"/>
          </w:tcPr>
          <w:p w:rsidR="005056CD" w:rsidRPr="003E745F" w:rsidRDefault="00F27C43" w:rsidP="008268A7">
            <w:r>
              <w:t>0</w:t>
            </w:r>
          </w:p>
        </w:tc>
        <w:tc>
          <w:tcPr>
            <w:tcW w:w="1308" w:type="dxa"/>
          </w:tcPr>
          <w:p w:rsidR="005056CD" w:rsidRPr="003E745F" w:rsidRDefault="00F27C43" w:rsidP="008268A7">
            <w:pPr>
              <w:keepNext/>
            </w:pPr>
            <w:r>
              <w:t>65534</w:t>
            </w:r>
          </w:p>
        </w:tc>
      </w:tr>
      <w:tr w:rsidR="00F27C43" w:rsidRPr="003E745F" w:rsidTr="005056CD">
        <w:tc>
          <w:tcPr>
            <w:tcW w:w="1808" w:type="dxa"/>
          </w:tcPr>
          <w:p w:rsidR="00F27C43" w:rsidRDefault="00F27C43" w:rsidP="008268A7">
            <w:pPr>
              <w:rPr>
                <w:rFonts w:ascii="Courier New" w:hAnsi="Courier New" w:cs="Courier New"/>
              </w:rPr>
            </w:pPr>
            <w:r>
              <w:rPr>
                <w:rFonts w:ascii="Courier New" w:hAnsi="Courier New" w:cs="Courier New"/>
              </w:rPr>
              <w:t>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1966" w:type="dxa"/>
          </w:tcPr>
          <w:p w:rsidR="00F27C43" w:rsidRDefault="00F27C43" w:rsidP="008268A7">
            <w:pPr>
              <w:rPr>
                <w:rFonts w:ascii="Courier New" w:hAnsi="Courier New" w:cs="Courier New"/>
              </w:rPr>
            </w:pPr>
            <w:r>
              <w:rPr>
                <w:rFonts w:ascii="Courier New" w:hAnsi="Courier New" w:cs="Courier New"/>
              </w:rPr>
              <w:t>Integer</w:t>
            </w:r>
          </w:p>
        </w:tc>
        <w:tc>
          <w:tcPr>
            <w:tcW w:w="1643" w:type="dxa"/>
          </w:tcPr>
          <w:p w:rsidR="00F27C43" w:rsidRDefault="00F27C43" w:rsidP="008268A7">
            <w:r w:rsidRPr="00F27C43">
              <w:t>The DSRC (time zone) offset consists of a signed integer representing an hour and minute value set from -14:00 to +14:00, representing all the world’s local time zones in units of minutes. The value of zero (00:00) may also represent an unknown value.</w:t>
            </w:r>
            <w:r>
              <w:t xml:space="preserve"> </w:t>
            </w:r>
            <w:r w:rsidRPr="00F27C43">
              <w:t>Note some time zones are do not align to hourly boundaries.</w:t>
            </w:r>
          </w:p>
        </w:tc>
        <w:tc>
          <w:tcPr>
            <w:tcW w:w="1317" w:type="dxa"/>
          </w:tcPr>
          <w:p w:rsidR="00F27C43" w:rsidRDefault="00F27C43" w:rsidP="008268A7">
            <w:r>
              <w:t>Minutes from UTC time</w:t>
            </w:r>
          </w:p>
        </w:tc>
        <w:tc>
          <w:tcPr>
            <w:tcW w:w="1308" w:type="dxa"/>
          </w:tcPr>
          <w:p w:rsidR="00F27C43" w:rsidRDefault="00F27C43" w:rsidP="008268A7">
            <w:r>
              <w:t>-840</w:t>
            </w:r>
          </w:p>
        </w:tc>
        <w:tc>
          <w:tcPr>
            <w:tcW w:w="1308" w:type="dxa"/>
          </w:tcPr>
          <w:p w:rsidR="00F27C43" w:rsidRDefault="00F27C43" w:rsidP="008268A7">
            <w:pPr>
              <w:keepNext/>
            </w:pPr>
            <w:r>
              <w:t>+840</w:t>
            </w:r>
          </w:p>
        </w:tc>
      </w:tr>
    </w:tbl>
    <w:p w:rsidR="005056CD" w:rsidRPr="005056CD" w:rsidRDefault="00F27C43" w:rsidP="008268A7">
      <w:pPr>
        <w:pStyle w:val="Caption"/>
      </w:pPr>
      <w:r>
        <w:lastRenderedPageBreak/>
        <w:t xml:space="preserve">Table </w:t>
      </w:r>
      <w:r w:rsidR="00A07801">
        <w:fldChar w:fldCharType="begin"/>
      </w:r>
      <w:r w:rsidR="00A07801">
        <w:instrText xml:space="preserve"> SEQ Table \* ARABIC </w:instrText>
      </w:r>
      <w:r w:rsidR="00A07801">
        <w:fldChar w:fldCharType="separate"/>
      </w:r>
      <w:r w:rsidR="00B9778E">
        <w:rPr>
          <w:noProof/>
        </w:rPr>
        <w:t>37</w:t>
      </w:r>
      <w:r w:rsidR="00A07801">
        <w:rPr>
          <w:noProof/>
        </w:rPr>
        <w:fldChar w:fldCharType="end"/>
      </w:r>
      <w:r>
        <w:t xml:space="preserve"> - </w:t>
      </w:r>
      <w:r w:rsidRPr="006F0E19">
        <w:t>J2735DDateTime</w:t>
      </w:r>
    </w:p>
    <w:p w:rsidR="00D23963" w:rsidRDefault="00D23963" w:rsidP="008268A7">
      <w:pPr>
        <w:pStyle w:val="Heading2"/>
      </w:pPr>
      <w:bookmarkStart w:id="153" w:name="_J2735DisabledVehicle"/>
      <w:bookmarkStart w:id="154" w:name="_Toc530144535"/>
      <w:bookmarkEnd w:id="153"/>
      <w:r w:rsidRPr="00E45AA5">
        <w:t>J2735DisabledVehicle</w:t>
      </w:r>
      <w:bookmarkEnd w:id="154"/>
    </w:p>
    <w:p w:rsidR="00D23963" w:rsidRDefault="00284C93" w:rsidP="008268A7">
      <w:r>
        <w:t>The J2735</w:t>
      </w:r>
      <w:r w:rsidRPr="00284C93">
        <w:t>DisabledVehicle data frame provides a means for a vehicle (or other equipped device) to describe its operational status and gross location to others using a subset of the ITIS codes.</w:t>
      </w:r>
    </w:p>
    <w:p w:rsidR="005423DE" w:rsidRDefault="005423DE" w:rsidP="008268A7"/>
    <w:tbl>
      <w:tblPr>
        <w:tblStyle w:val="TableGrid"/>
        <w:tblW w:w="0" w:type="auto"/>
        <w:tblLook w:val="04A0" w:firstRow="1" w:lastRow="0" w:firstColumn="1" w:lastColumn="0" w:noHBand="0" w:noVBand="1"/>
      </w:tblPr>
      <w:tblGrid>
        <w:gridCol w:w="2197"/>
        <w:gridCol w:w="1615"/>
        <w:gridCol w:w="2344"/>
        <w:gridCol w:w="1380"/>
        <w:gridCol w:w="907"/>
        <w:gridCol w:w="907"/>
      </w:tblGrid>
      <w:tr w:rsidR="00D23963" w:rsidRPr="006E5FF6" w:rsidTr="00DC7AFF">
        <w:tc>
          <w:tcPr>
            <w:tcW w:w="2197" w:type="dxa"/>
          </w:tcPr>
          <w:p w:rsidR="00D23963" w:rsidRPr="006E5FF6" w:rsidRDefault="00D23963" w:rsidP="008268A7">
            <w:pPr>
              <w:rPr>
                <w:b/>
              </w:rPr>
            </w:pPr>
            <w:r w:rsidRPr="006E5FF6">
              <w:rPr>
                <w:b/>
              </w:rPr>
              <w:t>Name</w:t>
            </w:r>
          </w:p>
        </w:tc>
        <w:tc>
          <w:tcPr>
            <w:tcW w:w="1833" w:type="dxa"/>
          </w:tcPr>
          <w:p w:rsidR="00D23963" w:rsidRPr="006E5FF6" w:rsidRDefault="00D23963" w:rsidP="008268A7">
            <w:pPr>
              <w:rPr>
                <w:b/>
              </w:rPr>
            </w:pPr>
            <w:r w:rsidRPr="006E5FF6">
              <w:rPr>
                <w:b/>
              </w:rPr>
              <w:t>Type</w:t>
            </w:r>
          </w:p>
        </w:tc>
        <w:tc>
          <w:tcPr>
            <w:tcW w:w="2344" w:type="dxa"/>
          </w:tcPr>
          <w:p w:rsidR="00D23963" w:rsidRPr="006E5FF6" w:rsidRDefault="00D23963" w:rsidP="008268A7">
            <w:pPr>
              <w:rPr>
                <w:b/>
              </w:rPr>
            </w:pPr>
            <w:r w:rsidRPr="006E5FF6">
              <w:rPr>
                <w:b/>
              </w:rPr>
              <w:t>Description</w:t>
            </w:r>
          </w:p>
        </w:tc>
        <w:tc>
          <w:tcPr>
            <w:tcW w:w="1000" w:type="dxa"/>
          </w:tcPr>
          <w:p w:rsidR="00D23963" w:rsidRPr="006E5FF6" w:rsidRDefault="00D23963" w:rsidP="008268A7">
            <w:pPr>
              <w:rPr>
                <w:b/>
              </w:rPr>
            </w:pPr>
            <w:r w:rsidRPr="006E5FF6">
              <w:rPr>
                <w:b/>
              </w:rPr>
              <w:t>Units</w:t>
            </w:r>
          </w:p>
        </w:tc>
        <w:tc>
          <w:tcPr>
            <w:tcW w:w="988" w:type="dxa"/>
          </w:tcPr>
          <w:p w:rsidR="00D23963" w:rsidRPr="006E5FF6" w:rsidRDefault="00D23963" w:rsidP="008268A7">
            <w:pPr>
              <w:rPr>
                <w:b/>
              </w:rPr>
            </w:pPr>
            <w:r w:rsidRPr="006E5FF6">
              <w:rPr>
                <w:b/>
              </w:rPr>
              <w:t>Valid Min</w:t>
            </w:r>
          </w:p>
        </w:tc>
        <w:tc>
          <w:tcPr>
            <w:tcW w:w="988" w:type="dxa"/>
          </w:tcPr>
          <w:p w:rsidR="00D23963" w:rsidRPr="006E5FF6" w:rsidRDefault="00D23963" w:rsidP="008268A7">
            <w:pPr>
              <w:rPr>
                <w:b/>
              </w:rPr>
            </w:pPr>
            <w:r w:rsidRPr="006E5FF6">
              <w:rPr>
                <w:b/>
              </w:rPr>
              <w:t>Valid Max</w:t>
            </w:r>
          </w:p>
        </w:tc>
      </w:tr>
      <w:tr w:rsidR="00D23963" w:rsidRPr="003E745F" w:rsidTr="00DC7AFF">
        <w:tc>
          <w:tcPr>
            <w:tcW w:w="2197" w:type="dxa"/>
          </w:tcPr>
          <w:p w:rsidR="00D23963" w:rsidRPr="000D041D" w:rsidRDefault="00284C93" w:rsidP="008268A7">
            <w:pPr>
              <w:rPr>
                <w:rFonts w:ascii="Courier New" w:hAnsi="Courier New" w:cs="Courier New"/>
              </w:rPr>
            </w:pPr>
            <w:r w:rsidRPr="00284C93">
              <w:rPr>
                <w:rFonts w:ascii="Courier New" w:hAnsi="Courier New" w:cs="Courier New"/>
              </w:rPr>
              <w:t>statusDetails</w:t>
            </w:r>
          </w:p>
        </w:tc>
        <w:tc>
          <w:tcPr>
            <w:tcW w:w="1833" w:type="dxa"/>
          </w:tcPr>
          <w:p w:rsidR="00D23963" w:rsidRPr="000D041D" w:rsidRDefault="00284C93" w:rsidP="008268A7">
            <w:pPr>
              <w:rPr>
                <w:rFonts w:ascii="Courier New" w:hAnsi="Courier New" w:cs="Courier New"/>
              </w:rPr>
            </w:pPr>
            <w:r>
              <w:rPr>
                <w:rFonts w:ascii="Courier New" w:hAnsi="Courier New" w:cs="Courier New"/>
              </w:rPr>
              <w:t>integer</w:t>
            </w:r>
          </w:p>
        </w:tc>
        <w:tc>
          <w:tcPr>
            <w:tcW w:w="2344" w:type="dxa"/>
          </w:tcPr>
          <w:p w:rsidR="00D23963" w:rsidRPr="003E745F" w:rsidRDefault="00284C93" w:rsidP="008268A7">
            <w:r w:rsidRPr="00284C93">
              <w:t>ITIS.ITIScodes(523..541)</w:t>
            </w:r>
          </w:p>
        </w:tc>
        <w:tc>
          <w:tcPr>
            <w:tcW w:w="1000" w:type="dxa"/>
          </w:tcPr>
          <w:p w:rsidR="00D23963" w:rsidRPr="00284C93" w:rsidRDefault="00284C93" w:rsidP="008268A7">
            <w:r>
              <w:t>ITIS code</w:t>
            </w:r>
          </w:p>
        </w:tc>
        <w:tc>
          <w:tcPr>
            <w:tcW w:w="988" w:type="dxa"/>
          </w:tcPr>
          <w:p w:rsidR="00D23963" w:rsidRPr="003E745F" w:rsidRDefault="00284C93" w:rsidP="008268A7">
            <w:r>
              <w:t>523</w:t>
            </w:r>
          </w:p>
        </w:tc>
        <w:tc>
          <w:tcPr>
            <w:tcW w:w="988" w:type="dxa"/>
          </w:tcPr>
          <w:p w:rsidR="00D23963" w:rsidRPr="003E745F" w:rsidRDefault="00284C93" w:rsidP="008268A7">
            <w:r>
              <w:t>541</w:t>
            </w:r>
          </w:p>
        </w:tc>
      </w:tr>
      <w:tr w:rsidR="00DC7AFF" w:rsidRPr="003E745F" w:rsidTr="00DC7AFF">
        <w:tc>
          <w:tcPr>
            <w:tcW w:w="2197" w:type="dxa"/>
          </w:tcPr>
          <w:p w:rsidR="00DC7AFF" w:rsidRPr="000D041D" w:rsidRDefault="00DC7AFF" w:rsidP="008268A7">
            <w:pPr>
              <w:rPr>
                <w:rFonts w:ascii="Courier New" w:hAnsi="Courier New" w:cs="Courier New"/>
              </w:rPr>
            </w:pPr>
            <w:r w:rsidRPr="00284C93">
              <w:rPr>
                <w:rFonts w:ascii="Courier New" w:hAnsi="Courier New" w:cs="Courier New"/>
              </w:rPr>
              <w:t>locationDetails</w:t>
            </w:r>
          </w:p>
        </w:tc>
        <w:tc>
          <w:tcPr>
            <w:tcW w:w="1833" w:type="dxa"/>
          </w:tcPr>
          <w:p w:rsidR="00DC7AFF" w:rsidRPr="000D041D" w:rsidRDefault="00DC7AFF" w:rsidP="008268A7">
            <w:pPr>
              <w:rPr>
                <w:rFonts w:ascii="Courier New" w:hAnsi="Courier New" w:cs="Courier New"/>
              </w:rPr>
            </w:pPr>
            <w:r>
              <w:rPr>
                <w:rFonts w:ascii="Courier New" w:hAnsi="Courier New" w:cs="Courier New"/>
              </w:rPr>
              <w:t>String</w:t>
            </w:r>
          </w:p>
        </w:tc>
        <w:tc>
          <w:tcPr>
            <w:tcW w:w="2344" w:type="dxa"/>
          </w:tcPr>
          <w:p w:rsidR="00DC7AFF" w:rsidRPr="003E745F" w:rsidRDefault="00DC7AFF" w:rsidP="008268A7">
            <w:r>
              <w:t>An</w:t>
            </w:r>
            <w:r w:rsidRPr="00DC7AFF">
              <w:t xml:space="preserve"> ITIS enumeration commonly referred to as "Generic Locations</w:t>
            </w:r>
            <w:r>
              <w:t>.</w:t>
            </w:r>
            <w:r w:rsidRPr="00DC7AFF">
              <w:t>"</w:t>
            </w:r>
            <w:r>
              <w:t xml:space="preserve"> The code</w:t>
            </w:r>
            <w:r w:rsidRPr="00DC7AFF">
              <w:t xml:space="preserve"> is assigned the upper byte value of [31] (which provides for value ranges from 7936 to 8191, inclusive).</w:t>
            </w:r>
          </w:p>
        </w:tc>
        <w:tc>
          <w:tcPr>
            <w:tcW w:w="1000" w:type="dxa"/>
          </w:tcPr>
          <w:p w:rsidR="00DC7AFF" w:rsidRPr="003E745F" w:rsidRDefault="00DC7AFF" w:rsidP="008268A7">
            <w:r>
              <w:t>Generic Location IT IS enumeration</w:t>
            </w:r>
          </w:p>
        </w:tc>
        <w:tc>
          <w:tcPr>
            <w:tcW w:w="988" w:type="dxa"/>
          </w:tcPr>
          <w:p w:rsidR="00DC7AFF" w:rsidRPr="003E745F" w:rsidRDefault="00DC7AFF" w:rsidP="008268A7">
            <w:r>
              <w:t>Enum for 7936</w:t>
            </w:r>
          </w:p>
        </w:tc>
        <w:tc>
          <w:tcPr>
            <w:tcW w:w="988" w:type="dxa"/>
          </w:tcPr>
          <w:p w:rsidR="00DC7AFF" w:rsidRPr="003E745F" w:rsidRDefault="00DC7AFF" w:rsidP="008268A7">
            <w:pPr>
              <w:keepNext/>
            </w:pPr>
            <w:r>
              <w:t>Enum for 8191</w:t>
            </w:r>
          </w:p>
        </w:tc>
      </w:tr>
    </w:tbl>
    <w:p w:rsidR="00D23963" w:rsidRDefault="005423DE" w:rsidP="008268A7">
      <w:pPr>
        <w:pStyle w:val="Caption"/>
      </w:pPr>
      <w:r>
        <w:t xml:space="preserve">Table </w:t>
      </w:r>
      <w:r w:rsidR="00A07801">
        <w:fldChar w:fldCharType="begin"/>
      </w:r>
      <w:r w:rsidR="00A07801">
        <w:instrText xml:space="preserve"> SEQ Table \* ARABIC </w:instrText>
      </w:r>
      <w:r w:rsidR="00A07801">
        <w:fldChar w:fldCharType="separate"/>
      </w:r>
      <w:r w:rsidR="00B9778E">
        <w:rPr>
          <w:noProof/>
        </w:rPr>
        <w:t>38</w:t>
      </w:r>
      <w:r w:rsidR="00A07801">
        <w:rPr>
          <w:noProof/>
        </w:rPr>
        <w:fldChar w:fldCharType="end"/>
      </w:r>
      <w:r>
        <w:t xml:space="preserve"> - </w:t>
      </w:r>
      <w:r w:rsidRPr="00E140AD">
        <w:t>J2735DisabledVehicle</w:t>
      </w:r>
    </w:p>
    <w:p w:rsidR="00D23963" w:rsidRDefault="00D23963" w:rsidP="008268A7">
      <w:pPr>
        <w:pStyle w:val="Heading2"/>
      </w:pPr>
      <w:bookmarkStart w:id="155" w:name="_J2735SpeedProfile"/>
      <w:bookmarkStart w:id="156" w:name="_Toc530144536"/>
      <w:bookmarkEnd w:id="155"/>
      <w:r w:rsidRPr="006D1AAC">
        <w:t>J2735SpeedProfile</w:t>
      </w:r>
      <w:bookmarkEnd w:id="156"/>
    </w:p>
    <w:p w:rsidR="00D23963" w:rsidRDefault="00E32F45" w:rsidP="008268A7">
      <w:r>
        <w:t>The J2735</w:t>
      </w:r>
      <w:r w:rsidRPr="00E32F45">
        <w:t>SpeedProfile data frame supports connected vehicles which will be collecting and parsing BSMs as they travel: these consist of speed data reported from the opposite direction. Each equipped vehicle collects the reported BSM speeds from the vehicles traveling in the opposite direction and store the average speed of these vehicles every 100 meters. The BSM tempID will be used to prevent duplicates. The opposite direction is considered to be the collecting vehicle's current direction +170 through 190 degrees. Up to 20 readings of average speed can be transmitted by the SpeedProfile. The SpeedProfile is added to the BSM Part II content, thus making it available to vehicles traveling in the opposite direction for whom it provides an up to 2 km SpeedProfile of the traffic on their road ahead. Should the vehicle collecting the SpeedProfile make a turn greater than 70°, then the SpeedProfile currently stored would be deleted. Further details of these operational concepts can be found in relevant standards.</w:t>
      </w:r>
    </w:p>
    <w:tbl>
      <w:tblPr>
        <w:tblStyle w:val="TableGrid"/>
        <w:tblW w:w="0" w:type="auto"/>
        <w:tblLook w:val="04A0" w:firstRow="1" w:lastRow="0" w:firstColumn="1" w:lastColumn="0" w:noHBand="0" w:noVBand="1"/>
      </w:tblPr>
      <w:tblGrid>
        <w:gridCol w:w="1861"/>
        <w:gridCol w:w="2344"/>
        <w:gridCol w:w="1591"/>
        <w:gridCol w:w="1192"/>
        <w:gridCol w:w="1181"/>
        <w:gridCol w:w="1181"/>
      </w:tblGrid>
      <w:tr w:rsidR="00D23963" w:rsidRPr="006E5FF6" w:rsidTr="00E32F45">
        <w:tc>
          <w:tcPr>
            <w:tcW w:w="1861" w:type="dxa"/>
          </w:tcPr>
          <w:p w:rsidR="00D23963" w:rsidRPr="006E5FF6" w:rsidRDefault="00D23963" w:rsidP="008268A7">
            <w:pPr>
              <w:rPr>
                <w:b/>
              </w:rPr>
            </w:pPr>
            <w:r w:rsidRPr="006E5FF6">
              <w:rPr>
                <w:b/>
              </w:rPr>
              <w:t>Name</w:t>
            </w:r>
          </w:p>
        </w:tc>
        <w:tc>
          <w:tcPr>
            <w:tcW w:w="2344" w:type="dxa"/>
          </w:tcPr>
          <w:p w:rsidR="00D23963" w:rsidRPr="006E5FF6" w:rsidRDefault="00D23963" w:rsidP="008268A7">
            <w:pPr>
              <w:rPr>
                <w:b/>
              </w:rPr>
            </w:pPr>
            <w:r w:rsidRPr="006E5FF6">
              <w:rPr>
                <w:b/>
              </w:rPr>
              <w:t>Type</w:t>
            </w:r>
          </w:p>
        </w:tc>
        <w:tc>
          <w:tcPr>
            <w:tcW w:w="1591" w:type="dxa"/>
          </w:tcPr>
          <w:p w:rsidR="00D23963" w:rsidRPr="006E5FF6" w:rsidRDefault="00D23963" w:rsidP="008268A7">
            <w:pPr>
              <w:rPr>
                <w:b/>
              </w:rPr>
            </w:pPr>
            <w:r w:rsidRPr="006E5FF6">
              <w:rPr>
                <w:b/>
              </w:rPr>
              <w:t>Description</w:t>
            </w:r>
          </w:p>
        </w:tc>
        <w:tc>
          <w:tcPr>
            <w:tcW w:w="1192" w:type="dxa"/>
          </w:tcPr>
          <w:p w:rsidR="00D23963" w:rsidRPr="006E5FF6" w:rsidRDefault="00D23963" w:rsidP="008268A7">
            <w:pPr>
              <w:rPr>
                <w:b/>
              </w:rPr>
            </w:pPr>
            <w:r w:rsidRPr="006E5FF6">
              <w:rPr>
                <w:b/>
              </w:rPr>
              <w:t>Units</w:t>
            </w:r>
          </w:p>
        </w:tc>
        <w:tc>
          <w:tcPr>
            <w:tcW w:w="1181" w:type="dxa"/>
          </w:tcPr>
          <w:p w:rsidR="00D23963" w:rsidRPr="006E5FF6" w:rsidRDefault="00D23963" w:rsidP="008268A7">
            <w:pPr>
              <w:rPr>
                <w:b/>
              </w:rPr>
            </w:pPr>
            <w:r w:rsidRPr="006E5FF6">
              <w:rPr>
                <w:b/>
              </w:rPr>
              <w:t>Valid Min</w:t>
            </w:r>
          </w:p>
        </w:tc>
        <w:tc>
          <w:tcPr>
            <w:tcW w:w="1181" w:type="dxa"/>
          </w:tcPr>
          <w:p w:rsidR="00D23963" w:rsidRPr="006E5FF6" w:rsidRDefault="00D23963" w:rsidP="008268A7">
            <w:pPr>
              <w:rPr>
                <w:b/>
              </w:rPr>
            </w:pPr>
            <w:r w:rsidRPr="006E5FF6">
              <w:rPr>
                <w:b/>
              </w:rPr>
              <w:t>Valid Max</w:t>
            </w:r>
          </w:p>
        </w:tc>
      </w:tr>
      <w:tr w:rsidR="00D23963" w:rsidRPr="003E745F" w:rsidTr="00E32F45">
        <w:tc>
          <w:tcPr>
            <w:tcW w:w="1861" w:type="dxa"/>
          </w:tcPr>
          <w:p w:rsidR="00D23963" w:rsidRPr="000D041D" w:rsidRDefault="00E32F45" w:rsidP="008268A7">
            <w:pPr>
              <w:rPr>
                <w:rFonts w:ascii="Courier New" w:hAnsi="Courier New" w:cs="Courier New"/>
              </w:rPr>
            </w:pPr>
            <w:r w:rsidRPr="00E32F45">
              <w:rPr>
                <w:rFonts w:ascii="Courier New" w:hAnsi="Courier New" w:cs="Courier New"/>
              </w:rPr>
              <w:t>speedReports</w:t>
            </w:r>
          </w:p>
        </w:tc>
        <w:tc>
          <w:tcPr>
            <w:tcW w:w="2344" w:type="dxa"/>
          </w:tcPr>
          <w:p w:rsidR="00D23963" w:rsidRPr="000D041D" w:rsidRDefault="00E32F45" w:rsidP="008268A7">
            <w:pPr>
              <w:rPr>
                <w:rFonts w:ascii="Courier New" w:hAnsi="Courier New" w:cs="Courier New"/>
              </w:rPr>
            </w:pPr>
            <w:r>
              <w:rPr>
                <w:rFonts w:ascii="Courier New" w:hAnsi="Courier New" w:cs="Courier New"/>
              </w:rPr>
              <w:t>Array of integers</w:t>
            </w:r>
          </w:p>
        </w:tc>
        <w:tc>
          <w:tcPr>
            <w:tcW w:w="1591" w:type="dxa"/>
          </w:tcPr>
          <w:p w:rsidR="00D23963" w:rsidRPr="003E745F" w:rsidRDefault="00E32F45" w:rsidP="008268A7">
            <w:r>
              <w:t>R</w:t>
            </w:r>
            <w:r w:rsidRPr="00E32F45">
              <w:t>epresents the average measured or reported speed of a series of objects traveling in the same direction over a period of time.</w:t>
            </w:r>
            <w:r>
              <w:t xml:space="preserve"> </w:t>
            </w:r>
            <w:r w:rsidRPr="00E32F45">
              <w:t xml:space="preserve">The </w:t>
            </w:r>
            <w:r w:rsidRPr="00E32F45">
              <w:lastRenderedPageBreak/>
              <w:t>value 30 shall be used for speeds of 30 m/s or greater (67.1 mph) -- The value 31 shall indicate that the speed is unavailable</w:t>
            </w:r>
          </w:p>
        </w:tc>
        <w:tc>
          <w:tcPr>
            <w:tcW w:w="1192" w:type="dxa"/>
          </w:tcPr>
          <w:p w:rsidR="00D23963" w:rsidRPr="00E32F45" w:rsidRDefault="00E32F45" w:rsidP="008268A7">
            <w:r>
              <w:lastRenderedPageBreak/>
              <w:t>m/s</w:t>
            </w:r>
          </w:p>
        </w:tc>
        <w:tc>
          <w:tcPr>
            <w:tcW w:w="1181" w:type="dxa"/>
          </w:tcPr>
          <w:p w:rsidR="00D23963" w:rsidRPr="003E745F" w:rsidRDefault="00E32F45" w:rsidP="008268A7">
            <w:r>
              <w:t>0</w:t>
            </w:r>
          </w:p>
        </w:tc>
        <w:tc>
          <w:tcPr>
            <w:tcW w:w="1181" w:type="dxa"/>
          </w:tcPr>
          <w:p w:rsidR="00D23963" w:rsidRPr="003E745F" w:rsidRDefault="00E32F45" w:rsidP="008268A7">
            <w:r>
              <w:t>31</w:t>
            </w:r>
          </w:p>
        </w:tc>
      </w:tr>
    </w:tbl>
    <w:p w:rsidR="00D23963" w:rsidRDefault="00D23963" w:rsidP="008268A7"/>
    <w:p w:rsidR="00D23963" w:rsidRDefault="00D23963" w:rsidP="008268A7">
      <w:pPr>
        <w:pStyle w:val="Heading2"/>
      </w:pPr>
      <w:bookmarkStart w:id="157" w:name="_J2735RTCMPackage"/>
      <w:bookmarkStart w:id="158" w:name="_Toc530144537"/>
      <w:bookmarkEnd w:id="157"/>
      <w:r w:rsidRPr="007251EE">
        <w:t>J2735RTCMPackage</w:t>
      </w:r>
      <w:bookmarkEnd w:id="158"/>
    </w:p>
    <w:p w:rsidR="00D23963" w:rsidRDefault="00DC1FE7" w:rsidP="008268A7">
      <w:r>
        <w:t>The J2735</w:t>
      </w:r>
      <w:r w:rsidRPr="00DC1FE7">
        <w:t>RTCMPackage data frame is used to convey RTCM messages which deal with differential corrections between users from one mobile device to another. Encapsulated messages are those defined in RTCM Standard 10403.1 for Differential GNSS (Global Navigation Satellite Systems) Services - Version 3 adopted on July 1st 2011 and its successors.</w:t>
      </w:r>
    </w:p>
    <w:tbl>
      <w:tblPr>
        <w:tblStyle w:val="TableGrid"/>
        <w:tblW w:w="0" w:type="auto"/>
        <w:tblLook w:val="04A0" w:firstRow="1" w:lastRow="0" w:firstColumn="1" w:lastColumn="0" w:noHBand="0" w:noVBand="1"/>
      </w:tblPr>
      <w:tblGrid>
        <w:gridCol w:w="1729"/>
        <w:gridCol w:w="2905"/>
        <w:gridCol w:w="4716"/>
      </w:tblGrid>
      <w:tr w:rsidR="00D85011" w:rsidRPr="006E5FF6" w:rsidTr="00D85011">
        <w:tc>
          <w:tcPr>
            <w:tcW w:w="1729" w:type="dxa"/>
          </w:tcPr>
          <w:p w:rsidR="00D85011" w:rsidRPr="006E5FF6" w:rsidRDefault="00D85011" w:rsidP="008268A7">
            <w:pPr>
              <w:rPr>
                <w:b/>
              </w:rPr>
            </w:pPr>
            <w:r w:rsidRPr="006E5FF6">
              <w:rPr>
                <w:b/>
              </w:rPr>
              <w:t>Name</w:t>
            </w:r>
          </w:p>
        </w:tc>
        <w:tc>
          <w:tcPr>
            <w:tcW w:w="2905" w:type="dxa"/>
          </w:tcPr>
          <w:p w:rsidR="00D85011" w:rsidRPr="006E5FF6" w:rsidRDefault="00D85011" w:rsidP="008268A7">
            <w:pPr>
              <w:rPr>
                <w:b/>
              </w:rPr>
            </w:pPr>
            <w:r w:rsidRPr="006E5FF6">
              <w:rPr>
                <w:b/>
              </w:rPr>
              <w:t>Type</w:t>
            </w:r>
          </w:p>
        </w:tc>
        <w:tc>
          <w:tcPr>
            <w:tcW w:w="4716" w:type="dxa"/>
          </w:tcPr>
          <w:p w:rsidR="00D85011" w:rsidRPr="006E5FF6" w:rsidRDefault="00D85011" w:rsidP="008268A7">
            <w:pPr>
              <w:rPr>
                <w:b/>
              </w:rPr>
            </w:pPr>
            <w:r w:rsidRPr="006E5FF6">
              <w:rPr>
                <w:b/>
              </w:rPr>
              <w:t>Description</w:t>
            </w:r>
          </w:p>
        </w:tc>
      </w:tr>
      <w:tr w:rsidR="00D85011" w:rsidRPr="003E745F" w:rsidTr="0033406E">
        <w:tc>
          <w:tcPr>
            <w:tcW w:w="1729" w:type="dxa"/>
          </w:tcPr>
          <w:p w:rsidR="00D85011" w:rsidRPr="000D041D" w:rsidRDefault="00D85011" w:rsidP="008268A7">
            <w:pPr>
              <w:rPr>
                <w:rFonts w:ascii="Courier New" w:hAnsi="Courier New" w:cs="Courier New"/>
              </w:rPr>
            </w:pPr>
            <w:r w:rsidRPr="00DC1FE7">
              <w:rPr>
                <w:rFonts w:ascii="Courier New" w:hAnsi="Courier New" w:cs="Courier New"/>
              </w:rPr>
              <w:t>rtcmHeader</w:t>
            </w:r>
          </w:p>
        </w:tc>
        <w:tc>
          <w:tcPr>
            <w:tcW w:w="2905" w:type="dxa"/>
          </w:tcPr>
          <w:p w:rsidR="00D85011" w:rsidRPr="000D041D" w:rsidRDefault="00A07801" w:rsidP="008268A7">
            <w:pPr>
              <w:rPr>
                <w:rFonts w:ascii="Courier New" w:hAnsi="Courier New" w:cs="Courier New"/>
              </w:rPr>
            </w:pPr>
            <w:hyperlink w:anchor="_J2735RTCMheader" w:history="1">
              <w:r w:rsidR="00D85011" w:rsidRPr="00DC1FE7">
                <w:rPr>
                  <w:rStyle w:val="Hyperlink"/>
                  <w:rFonts w:ascii="Courier New" w:hAnsi="Courier New" w:cs="Courier New"/>
                </w:rPr>
                <w:t>J2735RTCMheader</w:t>
              </w:r>
            </w:hyperlink>
          </w:p>
        </w:tc>
        <w:tc>
          <w:tcPr>
            <w:tcW w:w="4716" w:type="dxa"/>
          </w:tcPr>
          <w:p w:rsidR="00D85011" w:rsidRPr="003E745F" w:rsidRDefault="00D85011" w:rsidP="008268A7">
            <w:r>
              <w:t>P</w:t>
            </w:r>
            <w:r w:rsidRPr="00DC1FE7">
              <w:t>recise antenna position and noise data for a rover</w:t>
            </w:r>
            <w:r>
              <w:t>.</w:t>
            </w:r>
          </w:p>
        </w:tc>
      </w:tr>
      <w:tr w:rsidR="00D85011" w:rsidRPr="003E745F" w:rsidTr="0033406E">
        <w:tc>
          <w:tcPr>
            <w:tcW w:w="1729" w:type="dxa"/>
          </w:tcPr>
          <w:p w:rsidR="00D85011" w:rsidRPr="000D041D" w:rsidRDefault="00D85011" w:rsidP="008268A7">
            <w:pPr>
              <w:rPr>
                <w:rFonts w:ascii="Courier New" w:hAnsi="Courier New" w:cs="Courier New"/>
              </w:rPr>
            </w:pPr>
            <w:r w:rsidRPr="00DC1FE7">
              <w:rPr>
                <w:rFonts w:ascii="Courier New" w:hAnsi="Courier New" w:cs="Courier New"/>
              </w:rPr>
              <w:t>msgs</w:t>
            </w:r>
          </w:p>
        </w:tc>
        <w:tc>
          <w:tcPr>
            <w:tcW w:w="2905" w:type="dxa"/>
          </w:tcPr>
          <w:p w:rsidR="00D85011" w:rsidRPr="000D041D" w:rsidRDefault="00D85011" w:rsidP="008268A7">
            <w:pPr>
              <w:rPr>
                <w:rFonts w:ascii="Courier New" w:hAnsi="Courier New" w:cs="Courier New"/>
              </w:rPr>
            </w:pPr>
            <w:r>
              <w:rPr>
                <w:rFonts w:ascii="Courier New" w:hAnsi="Courier New" w:cs="Courier New"/>
              </w:rPr>
              <w:t>Array of HEX Strings</w:t>
            </w:r>
          </w:p>
        </w:tc>
        <w:tc>
          <w:tcPr>
            <w:tcW w:w="4716" w:type="dxa"/>
          </w:tcPr>
          <w:p w:rsidR="00D85011" w:rsidRPr="003E745F" w:rsidRDefault="00D85011" w:rsidP="008268A7">
            <w:pPr>
              <w:keepNext/>
            </w:pPr>
            <w:r w:rsidRPr="00D85011">
              <w:t>The RTCMmessage data element contains the stream of octets of the actual RTCM message that is being sent. The message’s contents are defined in RTCM Standard 10403.1 and in RTCM Standard 10402.1 and its successors. Note that most RTCM messages are considerably smaller than the size limit defined here, but that some messages may need to be broken into smaller messages (as per the rules defined in the RTCM work) in order to be transmitted over DSRC.</w:t>
            </w:r>
          </w:p>
        </w:tc>
      </w:tr>
    </w:tbl>
    <w:p w:rsidR="00D23963" w:rsidRDefault="00D85011" w:rsidP="008268A7">
      <w:pPr>
        <w:pStyle w:val="Caption"/>
      </w:pPr>
      <w:bookmarkStart w:id="159" w:name="_J2735RegionalContent"/>
      <w:bookmarkEnd w:id="159"/>
      <w:r>
        <w:t xml:space="preserve">Table </w:t>
      </w:r>
      <w:r w:rsidR="00A07801">
        <w:fldChar w:fldCharType="begin"/>
      </w:r>
      <w:r w:rsidR="00A07801">
        <w:instrText xml:space="preserve"> SEQ Table \* ARABIC </w:instrText>
      </w:r>
      <w:r w:rsidR="00A07801">
        <w:fldChar w:fldCharType="separate"/>
      </w:r>
      <w:r w:rsidR="00B9778E">
        <w:rPr>
          <w:noProof/>
        </w:rPr>
        <w:t>39</w:t>
      </w:r>
      <w:r w:rsidR="00A07801">
        <w:rPr>
          <w:noProof/>
        </w:rPr>
        <w:fldChar w:fldCharType="end"/>
      </w:r>
      <w:r>
        <w:t xml:space="preserve"> - </w:t>
      </w:r>
      <w:r w:rsidRPr="001D44A9">
        <w:t>J2735RTCMPackage</w:t>
      </w:r>
    </w:p>
    <w:p w:rsidR="00DC1FE7" w:rsidRDefault="00DC1FE7" w:rsidP="008268A7">
      <w:pPr>
        <w:pStyle w:val="Heading2"/>
      </w:pPr>
      <w:bookmarkStart w:id="160" w:name="_J2735RTCMheader"/>
      <w:bookmarkStart w:id="161" w:name="_Toc530144538"/>
      <w:bookmarkEnd w:id="160"/>
      <w:r w:rsidRPr="00DC1FE7">
        <w:t>J2735RTCMheader</w:t>
      </w:r>
      <w:bookmarkEnd w:id="161"/>
    </w:p>
    <w:p w:rsidR="00743995" w:rsidRPr="00743995" w:rsidRDefault="00743995" w:rsidP="008268A7">
      <w:r>
        <w:t>The J2735</w:t>
      </w:r>
      <w:r w:rsidRPr="00743995">
        <w:t>RTCMheader data frame is a collection of data values used to convey RTCM information between users. It is not required or used when sending RTCM data from a corrections source to end users (from a base station to devices deployed in the field which are called rovers).</w:t>
      </w:r>
    </w:p>
    <w:tbl>
      <w:tblPr>
        <w:tblStyle w:val="TableGrid"/>
        <w:tblW w:w="0" w:type="auto"/>
        <w:tblLook w:val="04A0" w:firstRow="1" w:lastRow="0" w:firstColumn="1" w:lastColumn="0" w:noHBand="0" w:noVBand="1"/>
      </w:tblPr>
      <w:tblGrid>
        <w:gridCol w:w="1624"/>
        <w:gridCol w:w="2989"/>
        <w:gridCol w:w="4737"/>
      </w:tblGrid>
      <w:tr w:rsidR="00743995" w:rsidRPr="006E5FF6" w:rsidTr="00743995">
        <w:tc>
          <w:tcPr>
            <w:tcW w:w="1624" w:type="dxa"/>
          </w:tcPr>
          <w:p w:rsidR="00743995" w:rsidRPr="006E5FF6" w:rsidRDefault="00743995" w:rsidP="008268A7">
            <w:pPr>
              <w:rPr>
                <w:b/>
              </w:rPr>
            </w:pPr>
            <w:r w:rsidRPr="006E5FF6">
              <w:rPr>
                <w:b/>
              </w:rPr>
              <w:t>Name</w:t>
            </w:r>
          </w:p>
        </w:tc>
        <w:tc>
          <w:tcPr>
            <w:tcW w:w="2989" w:type="dxa"/>
          </w:tcPr>
          <w:p w:rsidR="00743995" w:rsidRPr="006E5FF6" w:rsidRDefault="00743995" w:rsidP="008268A7">
            <w:pPr>
              <w:rPr>
                <w:b/>
              </w:rPr>
            </w:pPr>
            <w:r w:rsidRPr="006E5FF6">
              <w:rPr>
                <w:b/>
              </w:rPr>
              <w:t>Type</w:t>
            </w:r>
          </w:p>
        </w:tc>
        <w:tc>
          <w:tcPr>
            <w:tcW w:w="4737" w:type="dxa"/>
          </w:tcPr>
          <w:p w:rsidR="00743995" w:rsidRPr="006E5FF6" w:rsidRDefault="00743995" w:rsidP="008268A7">
            <w:pPr>
              <w:rPr>
                <w:b/>
              </w:rPr>
            </w:pPr>
            <w:r w:rsidRPr="006E5FF6">
              <w:rPr>
                <w:b/>
              </w:rPr>
              <w:t>Description</w:t>
            </w:r>
          </w:p>
        </w:tc>
      </w:tr>
      <w:tr w:rsidR="00743995" w:rsidRPr="003E745F" w:rsidTr="0033406E">
        <w:tc>
          <w:tcPr>
            <w:tcW w:w="1624" w:type="dxa"/>
          </w:tcPr>
          <w:p w:rsidR="00743995" w:rsidRPr="000D041D" w:rsidRDefault="00743995" w:rsidP="008268A7">
            <w:pPr>
              <w:rPr>
                <w:rFonts w:ascii="Courier New" w:hAnsi="Courier New" w:cs="Courier New"/>
              </w:rPr>
            </w:pPr>
            <w:r w:rsidRPr="00743995">
              <w:rPr>
                <w:rFonts w:ascii="Courier New" w:hAnsi="Courier New" w:cs="Courier New"/>
              </w:rPr>
              <w:t>offsetSet</w:t>
            </w:r>
          </w:p>
        </w:tc>
        <w:tc>
          <w:tcPr>
            <w:tcW w:w="2989" w:type="dxa"/>
          </w:tcPr>
          <w:p w:rsidR="00743995" w:rsidRPr="000D041D" w:rsidRDefault="00A07801" w:rsidP="008268A7">
            <w:pPr>
              <w:rPr>
                <w:rFonts w:ascii="Courier New" w:hAnsi="Courier New" w:cs="Courier New"/>
              </w:rPr>
            </w:pPr>
            <w:hyperlink w:anchor="_J2735AntennaOffsetSet" w:history="1">
              <w:r w:rsidR="00743995" w:rsidRPr="00743995">
                <w:rPr>
                  <w:rStyle w:val="Hyperlink"/>
                  <w:rFonts w:ascii="Courier New" w:hAnsi="Courier New" w:cs="Courier New"/>
                </w:rPr>
                <w:t>J2735AntennaOffsetSet</w:t>
              </w:r>
            </w:hyperlink>
          </w:p>
        </w:tc>
        <w:tc>
          <w:tcPr>
            <w:tcW w:w="4737" w:type="dxa"/>
          </w:tcPr>
          <w:p w:rsidR="00743995" w:rsidRPr="003E745F" w:rsidRDefault="00743995" w:rsidP="008268A7">
            <w:r w:rsidRPr="008B4ACB">
              <w:t>A collection of three offset values in an orthogonal coordinate system which describe how far the electrical phase center of an antenna is in each axis from a nearby known anchor point in units of 1 cm. When the antenna being described is on a vehicle, the signed offset shall be in the coordinate system defined in section 11.4 of J2735 spec</w:t>
            </w:r>
          </w:p>
        </w:tc>
      </w:tr>
      <w:tr w:rsidR="00743995" w:rsidRPr="003E745F" w:rsidTr="0033406E">
        <w:tc>
          <w:tcPr>
            <w:tcW w:w="1624" w:type="dxa"/>
          </w:tcPr>
          <w:p w:rsidR="00743995" w:rsidRPr="000D041D" w:rsidRDefault="00743995" w:rsidP="008268A7">
            <w:pPr>
              <w:rPr>
                <w:rFonts w:ascii="Courier New" w:hAnsi="Courier New" w:cs="Courier New"/>
              </w:rPr>
            </w:pPr>
            <w:r w:rsidRPr="00743995">
              <w:rPr>
                <w:rFonts w:ascii="Courier New" w:hAnsi="Courier New" w:cs="Courier New"/>
              </w:rPr>
              <w:lastRenderedPageBreak/>
              <w:t>status</w:t>
            </w:r>
          </w:p>
        </w:tc>
        <w:tc>
          <w:tcPr>
            <w:tcW w:w="2989" w:type="dxa"/>
          </w:tcPr>
          <w:p w:rsidR="00743995" w:rsidRPr="000D041D" w:rsidRDefault="00A07801" w:rsidP="008268A7">
            <w:pPr>
              <w:rPr>
                <w:rFonts w:ascii="Courier New" w:hAnsi="Courier New" w:cs="Courier New"/>
              </w:rPr>
            </w:pPr>
            <w:hyperlink w:anchor="_J2735BitString" w:history="1">
              <w:r w:rsidR="00743995" w:rsidRPr="005056CD">
                <w:rPr>
                  <w:rStyle w:val="Hyperlink"/>
                  <w:rFonts w:ascii="Courier New" w:hAnsi="Courier New" w:cs="Courier New"/>
                </w:rPr>
                <w:t>J2735BitString</w:t>
              </w:r>
            </w:hyperlink>
          </w:p>
        </w:tc>
        <w:tc>
          <w:tcPr>
            <w:tcW w:w="4737" w:type="dxa"/>
          </w:tcPr>
          <w:p w:rsidR="00743995" w:rsidRDefault="00743995" w:rsidP="008268A7">
            <w:r>
              <w:t xml:space="preserve">A </w:t>
            </w:r>
            <w:r w:rsidR="008B4ACB">
              <w:t xml:space="preserve">dictionary </w:t>
            </w:r>
            <w:r>
              <w:t xml:space="preserve">of </w:t>
            </w:r>
            <w:r w:rsidR="00384A61">
              <w:t>b</w:t>
            </w:r>
            <w:r>
              <w:t xml:space="preserve">oolean (true or false) name/value pairs </w:t>
            </w:r>
            <w:r w:rsidRPr="00743995">
              <w:t>used to relate the current state of a GPS/GNSS rover or base system in terms of its general health, lock on satellites in view, and use of any correction information. Various bits can be asserted (made to a value of one) to reflect these values. A GNSS set with unknown health and no tracking or corrections would be represented by setting the unavailable bit to one. A value of zero shall be used when a defined data element is unavailable. The term "GPS" in any data element name in this standard does not imply that it is only to be used for GPS-type GNSS systems.</w:t>
            </w:r>
            <w:r>
              <w:t xml:space="preserve"> </w:t>
            </w:r>
            <w:r w:rsidR="00384A61">
              <w:t>Set of names include:</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unavailable</w:t>
            </w:r>
            <w:r w:rsidRPr="00384A61">
              <w:rPr>
                <w:rFonts w:ascii="Courier New" w:hAnsi="Courier New" w:cs="Courier New"/>
                <w:color w:val="000000"/>
                <w:sz w:val="20"/>
                <w:szCs w:val="20"/>
              </w:rPr>
              <w:t xml:space="preserve">, -- Not Equipped or unavailable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isHealthy,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isMonitored,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baseStationType, -- Set to zero if a moving base station, </w:t>
            </w:r>
          </w:p>
          <w:p w:rsidR="00384A61" w:rsidRPr="00384A61" w:rsidRDefault="00384A61" w:rsidP="00AF2AED">
            <w:pPr>
              <w:pStyle w:val="ListParagraph"/>
              <w:numPr>
                <w:ilvl w:val="1"/>
                <w:numId w:val="15"/>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or if a rover device (an OBU), </w:t>
            </w:r>
          </w:p>
          <w:p w:rsidR="00384A61" w:rsidRPr="00384A61" w:rsidRDefault="00384A61" w:rsidP="00AF2AED">
            <w:pPr>
              <w:pStyle w:val="ListParagraph"/>
              <w:numPr>
                <w:ilvl w:val="1"/>
                <w:numId w:val="15"/>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set to one if it is a fixed base station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aPDOPofUnder5, -- A dilution of precision greater than 5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inViewOfUnder5, -- Less than 5 satellites in view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localCorrectionsPresent, -- DGPS type corrections used </w:t>
            </w:r>
          </w:p>
          <w:p w:rsidR="00384A61" w:rsidRPr="008B4ACB" w:rsidRDefault="00384A61" w:rsidP="00AF2AED">
            <w:pPr>
              <w:pStyle w:val="ListParagraph"/>
              <w:keepNext/>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networkCorrectionsPresent -- RTK type corrections used </w:t>
            </w:r>
          </w:p>
        </w:tc>
      </w:tr>
    </w:tbl>
    <w:p w:rsidR="00DC1FE7" w:rsidRDefault="005F056B" w:rsidP="008268A7">
      <w:pPr>
        <w:pStyle w:val="Caption"/>
      </w:pPr>
      <w:r>
        <w:t xml:space="preserve">Table </w:t>
      </w:r>
      <w:r w:rsidR="00A07801">
        <w:fldChar w:fldCharType="begin"/>
      </w:r>
      <w:r w:rsidR="00A07801">
        <w:instrText xml:space="preserve"> SEQ Table \* ARABIC </w:instrText>
      </w:r>
      <w:r w:rsidR="00A07801">
        <w:fldChar w:fldCharType="separate"/>
      </w:r>
      <w:r w:rsidR="00B9778E">
        <w:rPr>
          <w:noProof/>
        </w:rPr>
        <w:t>40</w:t>
      </w:r>
      <w:r w:rsidR="00A07801">
        <w:rPr>
          <w:noProof/>
        </w:rPr>
        <w:fldChar w:fldCharType="end"/>
      </w:r>
      <w:r>
        <w:t xml:space="preserve"> - </w:t>
      </w:r>
      <w:r w:rsidRPr="00DA4446">
        <w:t>J2735RTCMheader</w:t>
      </w:r>
    </w:p>
    <w:p w:rsidR="00743995" w:rsidRDefault="00743995" w:rsidP="008268A7">
      <w:pPr>
        <w:pStyle w:val="Heading2"/>
      </w:pPr>
      <w:bookmarkStart w:id="162" w:name="_J2735AntennaOffsetSet"/>
      <w:bookmarkStart w:id="163" w:name="_Toc530144539"/>
      <w:bookmarkEnd w:id="162"/>
      <w:r w:rsidRPr="00743995">
        <w:t>J2735AntennaOffsetSet</w:t>
      </w:r>
      <w:bookmarkEnd w:id="163"/>
    </w:p>
    <w:p w:rsidR="00743995" w:rsidRPr="00743995" w:rsidRDefault="00743995" w:rsidP="008268A7">
      <w:r>
        <w:t>The J2735</w:t>
      </w:r>
      <w:r w:rsidRPr="00743995">
        <w:t>AntennaOffsetSet data frame is a collection of three offset values in an orthogonal coordinate system which describe how far the electrical phase center of an antenna is in each axis from a nearby known anchor point in units of 1 cm. When the antenna being described is on a vehicle, the signed offset shall be in the coordinate system defined in section 11.4</w:t>
      </w:r>
      <w:r>
        <w:t xml:space="preserve"> of J2735 spec</w:t>
      </w:r>
      <w:r w:rsidRPr="00743995">
        <w:t>.</w:t>
      </w:r>
    </w:p>
    <w:tbl>
      <w:tblPr>
        <w:tblStyle w:val="TableGrid"/>
        <w:tblW w:w="0" w:type="auto"/>
        <w:tblLook w:val="04A0" w:firstRow="1" w:lastRow="0" w:firstColumn="1" w:lastColumn="0" w:noHBand="0" w:noVBand="1"/>
      </w:tblPr>
      <w:tblGrid>
        <w:gridCol w:w="1741"/>
        <w:gridCol w:w="2201"/>
        <w:gridCol w:w="1638"/>
        <w:gridCol w:w="1264"/>
        <w:gridCol w:w="1253"/>
        <w:gridCol w:w="1253"/>
      </w:tblGrid>
      <w:tr w:rsidR="00743995" w:rsidRPr="006E5FF6" w:rsidTr="007525DE">
        <w:tc>
          <w:tcPr>
            <w:tcW w:w="1741" w:type="dxa"/>
          </w:tcPr>
          <w:p w:rsidR="00743995" w:rsidRPr="006E5FF6" w:rsidRDefault="00743995" w:rsidP="008268A7">
            <w:pPr>
              <w:rPr>
                <w:b/>
              </w:rPr>
            </w:pPr>
            <w:r w:rsidRPr="006E5FF6">
              <w:rPr>
                <w:b/>
              </w:rPr>
              <w:t>Name</w:t>
            </w:r>
          </w:p>
        </w:tc>
        <w:tc>
          <w:tcPr>
            <w:tcW w:w="2201" w:type="dxa"/>
          </w:tcPr>
          <w:p w:rsidR="00743995" w:rsidRPr="006E5FF6" w:rsidRDefault="00743995" w:rsidP="008268A7">
            <w:pPr>
              <w:rPr>
                <w:b/>
              </w:rPr>
            </w:pPr>
            <w:r w:rsidRPr="006E5FF6">
              <w:rPr>
                <w:b/>
              </w:rPr>
              <w:t>Type</w:t>
            </w:r>
          </w:p>
        </w:tc>
        <w:tc>
          <w:tcPr>
            <w:tcW w:w="1638" w:type="dxa"/>
          </w:tcPr>
          <w:p w:rsidR="00743995" w:rsidRPr="006E5FF6" w:rsidRDefault="00743995" w:rsidP="008268A7">
            <w:pPr>
              <w:rPr>
                <w:b/>
              </w:rPr>
            </w:pPr>
            <w:r w:rsidRPr="006E5FF6">
              <w:rPr>
                <w:b/>
              </w:rPr>
              <w:t>Description</w:t>
            </w:r>
          </w:p>
        </w:tc>
        <w:tc>
          <w:tcPr>
            <w:tcW w:w="1264" w:type="dxa"/>
          </w:tcPr>
          <w:p w:rsidR="00743995" w:rsidRPr="006E5FF6" w:rsidRDefault="00743995" w:rsidP="008268A7">
            <w:pPr>
              <w:rPr>
                <w:b/>
              </w:rPr>
            </w:pPr>
            <w:r w:rsidRPr="006E5FF6">
              <w:rPr>
                <w:b/>
              </w:rPr>
              <w:t>Units</w:t>
            </w:r>
          </w:p>
        </w:tc>
        <w:tc>
          <w:tcPr>
            <w:tcW w:w="1253" w:type="dxa"/>
          </w:tcPr>
          <w:p w:rsidR="00743995" w:rsidRPr="006E5FF6" w:rsidRDefault="00743995" w:rsidP="008268A7">
            <w:pPr>
              <w:rPr>
                <w:b/>
              </w:rPr>
            </w:pPr>
            <w:r w:rsidRPr="006E5FF6">
              <w:rPr>
                <w:b/>
              </w:rPr>
              <w:t>Valid Min</w:t>
            </w:r>
          </w:p>
        </w:tc>
        <w:tc>
          <w:tcPr>
            <w:tcW w:w="1253" w:type="dxa"/>
          </w:tcPr>
          <w:p w:rsidR="00743995" w:rsidRPr="006E5FF6" w:rsidRDefault="00743995" w:rsidP="008268A7">
            <w:pPr>
              <w:rPr>
                <w:b/>
              </w:rPr>
            </w:pPr>
            <w:r w:rsidRPr="006E5FF6">
              <w:rPr>
                <w:b/>
              </w:rPr>
              <w:t>Valid Max</w:t>
            </w:r>
          </w:p>
        </w:tc>
      </w:tr>
      <w:tr w:rsidR="00743995" w:rsidRPr="003E745F" w:rsidTr="007525DE">
        <w:tc>
          <w:tcPr>
            <w:tcW w:w="1741" w:type="dxa"/>
          </w:tcPr>
          <w:p w:rsidR="00743995" w:rsidRPr="000D041D" w:rsidRDefault="007525DE" w:rsidP="008268A7">
            <w:pPr>
              <w:rPr>
                <w:rFonts w:ascii="Courier New" w:hAnsi="Courier New" w:cs="Courier New"/>
              </w:rPr>
            </w:pPr>
            <w:r w:rsidRPr="007525DE">
              <w:rPr>
                <w:rFonts w:ascii="Courier New" w:hAnsi="Courier New" w:cs="Courier New"/>
              </w:rPr>
              <w:t>antOffsetX</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201" w:type="dxa"/>
          </w:tcPr>
          <w:p w:rsidR="00743995" w:rsidRPr="000D041D" w:rsidRDefault="007525DE" w:rsidP="008268A7">
            <w:pPr>
              <w:rPr>
                <w:rFonts w:ascii="Courier New" w:hAnsi="Courier New" w:cs="Courier New"/>
              </w:rPr>
            </w:pPr>
            <w:r>
              <w:rPr>
                <w:rFonts w:ascii="Courier New" w:hAnsi="Courier New" w:cs="Courier New"/>
              </w:rPr>
              <w:t>decimal</w:t>
            </w:r>
          </w:p>
        </w:tc>
        <w:tc>
          <w:tcPr>
            <w:tcW w:w="1638" w:type="dxa"/>
          </w:tcPr>
          <w:p w:rsidR="00743995" w:rsidRPr="003E745F" w:rsidRDefault="007525DE" w:rsidP="008268A7">
            <w:r>
              <w:t>D</w:t>
            </w:r>
            <w:r w:rsidRPr="007525DE">
              <w:t xml:space="preserve">elta offset in X, Y or Z direction from some known point. For non-vehicle centric coordinate frames of </w:t>
            </w:r>
            <w:r w:rsidRPr="007525DE">
              <w:lastRenderedPageBreak/>
              <w:t>reference, non-vehicle centric coordinate frames of reference, offset is positive to the East (X) and to the North (Y) directions.</w:t>
            </w:r>
          </w:p>
        </w:tc>
        <w:tc>
          <w:tcPr>
            <w:tcW w:w="1264" w:type="dxa"/>
          </w:tcPr>
          <w:p w:rsidR="00743995" w:rsidRPr="007525DE" w:rsidRDefault="007525DE" w:rsidP="008268A7">
            <w:r w:rsidRPr="007525DE">
              <w:lastRenderedPageBreak/>
              <w:t>meters</w:t>
            </w:r>
          </w:p>
        </w:tc>
        <w:tc>
          <w:tcPr>
            <w:tcW w:w="1253" w:type="dxa"/>
          </w:tcPr>
          <w:p w:rsidR="00743995" w:rsidRPr="003E745F" w:rsidRDefault="007525DE" w:rsidP="008268A7">
            <w:r>
              <w:t>-20.47</w:t>
            </w:r>
          </w:p>
        </w:tc>
        <w:tc>
          <w:tcPr>
            <w:tcW w:w="1253" w:type="dxa"/>
          </w:tcPr>
          <w:p w:rsidR="00743995" w:rsidRPr="003E745F" w:rsidRDefault="007525DE" w:rsidP="008268A7">
            <w:r>
              <w:t>+20.47</w:t>
            </w:r>
          </w:p>
        </w:tc>
      </w:tr>
      <w:tr w:rsidR="007525DE" w:rsidRPr="003E745F" w:rsidTr="007525DE">
        <w:tc>
          <w:tcPr>
            <w:tcW w:w="1741" w:type="dxa"/>
          </w:tcPr>
          <w:p w:rsidR="007525DE" w:rsidRPr="000D041D" w:rsidRDefault="007525DE" w:rsidP="008268A7">
            <w:pPr>
              <w:rPr>
                <w:rFonts w:ascii="Courier New" w:hAnsi="Courier New" w:cs="Courier New"/>
              </w:rPr>
            </w:pPr>
            <w:r>
              <w:rPr>
                <w:rFonts w:ascii="Courier New" w:hAnsi="Courier New" w:cs="Courier New"/>
              </w:rPr>
              <w:t>antOffsetY</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201" w:type="dxa"/>
          </w:tcPr>
          <w:p w:rsidR="007525DE" w:rsidRPr="000D041D" w:rsidRDefault="007525DE" w:rsidP="008268A7">
            <w:pPr>
              <w:rPr>
                <w:rFonts w:ascii="Courier New" w:hAnsi="Courier New" w:cs="Courier New"/>
              </w:rPr>
            </w:pPr>
            <w:r>
              <w:rPr>
                <w:rFonts w:ascii="Courier New" w:hAnsi="Courier New" w:cs="Courier New"/>
              </w:rPr>
              <w:t>decimal</w:t>
            </w:r>
          </w:p>
        </w:tc>
        <w:tc>
          <w:tcPr>
            <w:tcW w:w="1638" w:type="dxa"/>
          </w:tcPr>
          <w:p w:rsidR="007525DE" w:rsidRPr="003E745F" w:rsidRDefault="007525DE" w:rsidP="008268A7">
            <w:r>
              <w:t>D</w:t>
            </w:r>
            <w:r w:rsidRPr="007525DE">
              <w:t>elta offset in X, Y or Z direction from some known point. For non-vehicle centric coordinate frames of reference, offset is positive to the East (X) and to the North (Y) directions.</w:t>
            </w:r>
          </w:p>
        </w:tc>
        <w:tc>
          <w:tcPr>
            <w:tcW w:w="1264" w:type="dxa"/>
          </w:tcPr>
          <w:p w:rsidR="007525DE" w:rsidRPr="003E745F" w:rsidRDefault="007525DE" w:rsidP="008268A7">
            <w:r>
              <w:t>meters</w:t>
            </w:r>
          </w:p>
        </w:tc>
        <w:tc>
          <w:tcPr>
            <w:tcW w:w="1253" w:type="dxa"/>
          </w:tcPr>
          <w:p w:rsidR="007525DE" w:rsidRPr="003E745F" w:rsidRDefault="007525DE" w:rsidP="008268A7">
            <w:r>
              <w:t>-2.55</w:t>
            </w:r>
          </w:p>
        </w:tc>
        <w:tc>
          <w:tcPr>
            <w:tcW w:w="1253" w:type="dxa"/>
          </w:tcPr>
          <w:p w:rsidR="007525DE" w:rsidRPr="003E745F" w:rsidRDefault="007525DE" w:rsidP="008268A7">
            <w:r>
              <w:t>+2.55</w:t>
            </w:r>
          </w:p>
        </w:tc>
      </w:tr>
      <w:tr w:rsidR="007525DE" w:rsidRPr="003E745F" w:rsidTr="007525DE">
        <w:tc>
          <w:tcPr>
            <w:tcW w:w="1741" w:type="dxa"/>
          </w:tcPr>
          <w:p w:rsidR="007525DE" w:rsidRPr="000D041D" w:rsidRDefault="007525DE" w:rsidP="008268A7">
            <w:pPr>
              <w:rPr>
                <w:rFonts w:ascii="Courier New" w:hAnsi="Courier New" w:cs="Courier New"/>
              </w:rPr>
            </w:pPr>
            <w:r>
              <w:rPr>
                <w:rFonts w:ascii="Courier New" w:hAnsi="Courier New" w:cs="Courier New"/>
              </w:rPr>
              <w:t>antOffsetZ</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201" w:type="dxa"/>
          </w:tcPr>
          <w:p w:rsidR="007525DE" w:rsidRPr="000D041D" w:rsidRDefault="007525DE" w:rsidP="008268A7">
            <w:pPr>
              <w:rPr>
                <w:rFonts w:ascii="Courier New" w:hAnsi="Courier New" w:cs="Courier New"/>
              </w:rPr>
            </w:pPr>
            <w:r>
              <w:rPr>
                <w:rFonts w:ascii="Courier New" w:hAnsi="Courier New" w:cs="Courier New"/>
              </w:rPr>
              <w:t>decimal</w:t>
            </w:r>
          </w:p>
        </w:tc>
        <w:tc>
          <w:tcPr>
            <w:tcW w:w="1638" w:type="dxa"/>
          </w:tcPr>
          <w:p w:rsidR="007525DE" w:rsidRPr="003E745F" w:rsidRDefault="007525DE" w:rsidP="008268A7">
            <w:r>
              <w:t>D</w:t>
            </w:r>
            <w:r w:rsidRPr="007525DE">
              <w:t>elta offset in X, Y or Z direction from some known point. For non-vehicle centric coordinate frames of reference, offset is positive to the East (X) and to the North (Y) directions.</w:t>
            </w:r>
          </w:p>
        </w:tc>
        <w:tc>
          <w:tcPr>
            <w:tcW w:w="1264" w:type="dxa"/>
          </w:tcPr>
          <w:p w:rsidR="007525DE" w:rsidRPr="003E745F" w:rsidRDefault="007525DE" w:rsidP="008268A7">
            <w:r>
              <w:t>meters</w:t>
            </w:r>
          </w:p>
        </w:tc>
        <w:tc>
          <w:tcPr>
            <w:tcW w:w="1253" w:type="dxa"/>
          </w:tcPr>
          <w:p w:rsidR="007525DE" w:rsidRPr="003E745F" w:rsidRDefault="007525DE" w:rsidP="008268A7">
            <w:r>
              <w:t>-5.11</w:t>
            </w:r>
          </w:p>
        </w:tc>
        <w:tc>
          <w:tcPr>
            <w:tcW w:w="1253" w:type="dxa"/>
          </w:tcPr>
          <w:p w:rsidR="007525DE" w:rsidRPr="003E745F" w:rsidRDefault="007525DE" w:rsidP="008268A7">
            <w:pPr>
              <w:keepNext/>
            </w:pPr>
            <w:r>
              <w:t>+5.11</w:t>
            </w:r>
          </w:p>
        </w:tc>
      </w:tr>
    </w:tbl>
    <w:p w:rsidR="00743995" w:rsidRPr="00743995" w:rsidRDefault="005F056B" w:rsidP="008268A7">
      <w:pPr>
        <w:pStyle w:val="Caption"/>
      </w:pPr>
      <w:r>
        <w:t xml:space="preserve">Table </w:t>
      </w:r>
      <w:r w:rsidR="00A07801">
        <w:fldChar w:fldCharType="begin"/>
      </w:r>
      <w:r w:rsidR="00A07801">
        <w:instrText xml:space="preserve"> SEQ Table \* ARABIC </w:instrText>
      </w:r>
      <w:r w:rsidR="00A07801">
        <w:fldChar w:fldCharType="separate"/>
      </w:r>
      <w:r w:rsidR="00B9778E">
        <w:rPr>
          <w:noProof/>
        </w:rPr>
        <w:t>41</w:t>
      </w:r>
      <w:r w:rsidR="00A07801">
        <w:rPr>
          <w:noProof/>
        </w:rPr>
        <w:fldChar w:fldCharType="end"/>
      </w:r>
      <w:r>
        <w:t xml:space="preserve"> - </w:t>
      </w:r>
      <w:r w:rsidRPr="00AF707B">
        <w:t>J2735AntennaOffsetSet</w:t>
      </w:r>
    </w:p>
    <w:p w:rsidR="00D23963" w:rsidRDefault="00D23963" w:rsidP="008268A7">
      <w:pPr>
        <w:pStyle w:val="Heading2"/>
      </w:pPr>
      <w:bookmarkStart w:id="164" w:name="_J2735FullPositionVector"/>
      <w:bookmarkStart w:id="165" w:name="_Toc530144540"/>
      <w:bookmarkEnd w:id="164"/>
      <w:r w:rsidRPr="00DC57ED">
        <w:t>J2735FullPositionVector</w:t>
      </w:r>
      <w:bookmarkEnd w:id="165"/>
    </w:p>
    <w:p w:rsidR="00D23963" w:rsidRDefault="00E70F09" w:rsidP="008268A7">
      <w:r w:rsidRPr="00E70F09">
        <w:t>J2735FullPositionVector</w:t>
      </w:r>
      <w:r>
        <w:t xml:space="preserve"> is a</w:t>
      </w:r>
      <w:r w:rsidRPr="00E70F09">
        <w:t xml:space="preserve"> complete report of the vehicle's position, speed, and heading at an instant in time. </w:t>
      </w:r>
    </w:p>
    <w:tbl>
      <w:tblPr>
        <w:tblStyle w:val="TableGrid"/>
        <w:tblW w:w="0" w:type="auto"/>
        <w:tblLook w:val="04A0" w:firstRow="1" w:lastRow="0" w:firstColumn="1" w:lastColumn="0" w:noHBand="0" w:noVBand="1"/>
      </w:tblPr>
      <w:tblGrid>
        <w:gridCol w:w="1819"/>
        <w:gridCol w:w="4596"/>
        <w:gridCol w:w="2935"/>
      </w:tblGrid>
      <w:tr w:rsidR="00C32850" w:rsidRPr="006E5FF6" w:rsidTr="00C32850">
        <w:tc>
          <w:tcPr>
            <w:tcW w:w="2197" w:type="dxa"/>
          </w:tcPr>
          <w:p w:rsidR="00C32850" w:rsidRPr="006E5FF6" w:rsidRDefault="00C32850" w:rsidP="008268A7">
            <w:pPr>
              <w:rPr>
                <w:b/>
              </w:rPr>
            </w:pPr>
            <w:r w:rsidRPr="006E5FF6">
              <w:rPr>
                <w:b/>
              </w:rPr>
              <w:t>Name</w:t>
            </w:r>
          </w:p>
        </w:tc>
        <w:tc>
          <w:tcPr>
            <w:tcW w:w="5629" w:type="dxa"/>
          </w:tcPr>
          <w:p w:rsidR="00C32850" w:rsidRPr="006E5FF6" w:rsidRDefault="00C32850" w:rsidP="008268A7">
            <w:pPr>
              <w:rPr>
                <w:b/>
              </w:rPr>
            </w:pPr>
            <w:r w:rsidRPr="006E5FF6">
              <w:rPr>
                <w:b/>
              </w:rPr>
              <w:t>Type</w:t>
            </w:r>
          </w:p>
        </w:tc>
        <w:tc>
          <w:tcPr>
            <w:tcW w:w="1524" w:type="dxa"/>
          </w:tcPr>
          <w:p w:rsidR="00C32850" w:rsidRPr="006E5FF6" w:rsidRDefault="00C32850" w:rsidP="008268A7">
            <w:pPr>
              <w:rPr>
                <w:b/>
              </w:rPr>
            </w:pPr>
            <w:r w:rsidRPr="006E5FF6">
              <w:rPr>
                <w:b/>
              </w:rPr>
              <w:t>Description</w:t>
            </w:r>
          </w:p>
        </w:tc>
      </w:tr>
      <w:tr w:rsidR="00C32850" w:rsidRPr="003E745F" w:rsidTr="00C32850">
        <w:tc>
          <w:tcPr>
            <w:tcW w:w="2197" w:type="dxa"/>
          </w:tcPr>
          <w:p w:rsidR="00C32850" w:rsidRPr="000D041D" w:rsidRDefault="00C32850" w:rsidP="008268A7">
            <w:pPr>
              <w:rPr>
                <w:rFonts w:ascii="Courier New" w:hAnsi="Courier New" w:cs="Courier New"/>
              </w:rPr>
            </w:pPr>
            <w:r w:rsidRPr="00BA23A7">
              <w:rPr>
                <w:rFonts w:ascii="Courier New" w:hAnsi="Courier New" w:cs="Courier New"/>
              </w:rPr>
              <w:t>utcTime</w:t>
            </w:r>
          </w:p>
        </w:tc>
        <w:tc>
          <w:tcPr>
            <w:tcW w:w="5629" w:type="dxa"/>
          </w:tcPr>
          <w:p w:rsidR="00C32850" w:rsidRPr="000D041D" w:rsidRDefault="00A07801" w:rsidP="008268A7">
            <w:pPr>
              <w:rPr>
                <w:rFonts w:ascii="Courier New" w:hAnsi="Courier New" w:cs="Courier New"/>
              </w:rPr>
            </w:pPr>
            <w:hyperlink w:anchor="_J2735DDateTime" w:history="1">
              <w:r w:rsidR="00C32850" w:rsidRPr="00BA23A7">
                <w:rPr>
                  <w:rStyle w:val="Hyperlink"/>
                  <w:rFonts w:ascii="Courier New" w:hAnsi="Courier New" w:cs="Courier New"/>
                </w:rPr>
                <w:t>J2735DDateTime</w:t>
              </w:r>
            </w:hyperlink>
          </w:p>
        </w:tc>
        <w:tc>
          <w:tcPr>
            <w:tcW w:w="1524" w:type="dxa"/>
          </w:tcPr>
          <w:p w:rsidR="00C32850" w:rsidRPr="003E745F" w:rsidRDefault="00C32850" w:rsidP="008268A7">
            <w:r>
              <w:t>Date and Time</w:t>
            </w:r>
          </w:p>
        </w:tc>
      </w:tr>
      <w:tr w:rsidR="00C32850" w:rsidRPr="003E745F" w:rsidTr="00C32850">
        <w:tc>
          <w:tcPr>
            <w:tcW w:w="2197" w:type="dxa"/>
          </w:tcPr>
          <w:p w:rsidR="00C32850" w:rsidRPr="000D041D" w:rsidRDefault="00C32850" w:rsidP="008268A7">
            <w:pPr>
              <w:rPr>
                <w:rFonts w:ascii="Courier New" w:hAnsi="Courier New" w:cs="Courier New"/>
              </w:rPr>
            </w:pPr>
            <w:r w:rsidRPr="00BA23A7">
              <w:rPr>
                <w:rFonts w:ascii="Courier New" w:hAnsi="Courier New" w:cs="Courier New"/>
              </w:rPr>
              <w:t>position</w:t>
            </w:r>
          </w:p>
        </w:tc>
        <w:tc>
          <w:tcPr>
            <w:tcW w:w="5629" w:type="dxa"/>
          </w:tcPr>
          <w:p w:rsidR="00C32850" w:rsidRPr="000D041D" w:rsidRDefault="00A07801" w:rsidP="008268A7">
            <w:pPr>
              <w:rPr>
                <w:rFonts w:ascii="Courier New" w:hAnsi="Courier New" w:cs="Courier New"/>
              </w:rPr>
            </w:pPr>
            <w:hyperlink w:anchor="_OdePosition3D" w:history="1">
              <w:r w:rsidR="00C32850" w:rsidRPr="00BA23A7">
                <w:rPr>
                  <w:rStyle w:val="Hyperlink"/>
                  <w:rFonts w:ascii="Courier New" w:hAnsi="Courier New" w:cs="Courier New"/>
                </w:rPr>
                <w:t>OdePosition3D</w:t>
              </w:r>
            </w:hyperlink>
          </w:p>
        </w:tc>
        <w:tc>
          <w:tcPr>
            <w:tcW w:w="1524" w:type="dxa"/>
          </w:tcPr>
          <w:p w:rsidR="00C32850" w:rsidRPr="003E745F" w:rsidRDefault="00C32850" w:rsidP="008268A7">
            <w:r>
              <w:t>Vehicle position</w:t>
            </w:r>
          </w:p>
        </w:tc>
      </w:tr>
      <w:tr w:rsidR="00C32850" w:rsidRPr="003E745F" w:rsidTr="00C32850">
        <w:tc>
          <w:tcPr>
            <w:tcW w:w="2197" w:type="dxa"/>
          </w:tcPr>
          <w:p w:rsidR="00C32850" w:rsidRPr="00BA23A7" w:rsidRDefault="00C32850" w:rsidP="008268A7">
            <w:pPr>
              <w:rPr>
                <w:rFonts w:ascii="Courier New" w:hAnsi="Courier New" w:cs="Courier New"/>
              </w:rPr>
            </w:pPr>
            <w:r w:rsidRPr="00BA23A7">
              <w:rPr>
                <w:rFonts w:ascii="Courier New" w:hAnsi="Courier New" w:cs="Courier New"/>
              </w:rPr>
              <w:lastRenderedPageBreak/>
              <w:t>heading</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5629" w:type="dxa"/>
          </w:tcPr>
          <w:p w:rsidR="00C32850" w:rsidRPr="000D041D" w:rsidRDefault="00C32850" w:rsidP="008268A7">
            <w:pPr>
              <w:rPr>
                <w:rFonts w:ascii="Courier New" w:hAnsi="Courier New" w:cs="Courier New"/>
              </w:rPr>
            </w:pPr>
            <w:r>
              <w:rPr>
                <w:rFonts w:ascii="Courier New" w:hAnsi="Courier New" w:cs="Courier New"/>
              </w:rPr>
              <w:t>decimal</w:t>
            </w:r>
          </w:p>
        </w:tc>
        <w:tc>
          <w:tcPr>
            <w:tcW w:w="1524" w:type="dxa"/>
          </w:tcPr>
          <w:p w:rsidR="00C32850" w:rsidRPr="003E745F" w:rsidRDefault="00C32850" w:rsidP="008268A7">
            <w:r>
              <w:t>Vehicle heading in</w:t>
            </w:r>
          </w:p>
          <w:p w:rsidR="00C32850" w:rsidRPr="003E745F" w:rsidRDefault="00C32850" w:rsidP="008268A7">
            <w:r>
              <w:t>Degrees:</w:t>
            </w:r>
          </w:p>
          <w:p w:rsidR="00C32850" w:rsidRPr="003E745F" w:rsidRDefault="00C32850" w:rsidP="008268A7">
            <w:r>
              <w:t>0-</w:t>
            </w:r>
            <w:r w:rsidRPr="00B0151E">
              <w:t>359.9875</w:t>
            </w:r>
          </w:p>
        </w:tc>
      </w:tr>
      <w:tr w:rsidR="00C32850" w:rsidRPr="003E745F" w:rsidTr="00C32850">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speed</w:t>
            </w:r>
          </w:p>
        </w:tc>
        <w:tc>
          <w:tcPr>
            <w:tcW w:w="5629" w:type="dxa"/>
          </w:tcPr>
          <w:p w:rsidR="00C32850" w:rsidRPr="000D041D" w:rsidRDefault="00A07801" w:rsidP="008268A7">
            <w:pPr>
              <w:rPr>
                <w:rFonts w:ascii="Courier New" w:hAnsi="Courier New" w:cs="Courier New"/>
              </w:rPr>
            </w:pPr>
            <w:hyperlink w:anchor="_J2735TransmissionAndSpeed" w:history="1">
              <w:r w:rsidR="00C32850" w:rsidRPr="00BA23A7">
                <w:rPr>
                  <w:rStyle w:val="Hyperlink"/>
                  <w:rFonts w:ascii="Courier New" w:hAnsi="Courier New" w:cs="Courier New"/>
                </w:rPr>
                <w:t>J2735TransmissionAndSpeed</w:t>
              </w:r>
            </w:hyperlink>
          </w:p>
        </w:tc>
        <w:tc>
          <w:tcPr>
            <w:tcW w:w="1524" w:type="dxa"/>
          </w:tcPr>
          <w:p w:rsidR="00C32850" w:rsidRPr="003E745F" w:rsidRDefault="00C32850" w:rsidP="008268A7">
            <w:r>
              <w:t>The speed of the vehicle and the state of the transmission</w:t>
            </w:r>
          </w:p>
        </w:tc>
      </w:tr>
      <w:tr w:rsidR="00C32850" w:rsidRPr="003E745F" w:rsidTr="0033406E">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posAccuracy</w:t>
            </w:r>
          </w:p>
        </w:tc>
        <w:tc>
          <w:tcPr>
            <w:tcW w:w="5629" w:type="dxa"/>
          </w:tcPr>
          <w:p w:rsidR="00C32850" w:rsidRPr="000D041D" w:rsidRDefault="00A07801" w:rsidP="008268A7">
            <w:pPr>
              <w:rPr>
                <w:rFonts w:ascii="Courier New" w:hAnsi="Courier New" w:cs="Courier New"/>
              </w:rPr>
            </w:pPr>
            <w:hyperlink w:anchor="_J2735PositionalAccuracy" w:history="1">
              <w:r w:rsidR="00C32850" w:rsidRPr="00BA23A7">
                <w:rPr>
                  <w:rStyle w:val="Hyperlink"/>
                  <w:rFonts w:ascii="Courier New" w:hAnsi="Courier New" w:cs="Courier New"/>
                </w:rPr>
                <w:t>J2735PositionalAccuracy</w:t>
              </w:r>
            </w:hyperlink>
          </w:p>
        </w:tc>
        <w:tc>
          <w:tcPr>
            <w:tcW w:w="1524" w:type="dxa"/>
          </w:tcPr>
          <w:p w:rsidR="00C32850" w:rsidRPr="003E745F" w:rsidRDefault="00C32850" w:rsidP="008268A7">
            <w:r>
              <w:t>V</w:t>
            </w:r>
            <w:r w:rsidRPr="00C32850">
              <w:t>arious parameters of quality used to model the accuracy of the positional determination with respect to each given axis</w:t>
            </w:r>
          </w:p>
        </w:tc>
      </w:tr>
      <w:tr w:rsidR="00C32850" w:rsidRPr="003E745F" w:rsidTr="0033406E">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timeConfidence</w:t>
            </w:r>
          </w:p>
        </w:tc>
        <w:tc>
          <w:tcPr>
            <w:tcW w:w="5629" w:type="dxa"/>
          </w:tcPr>
          <w:p w:rsidR="00C32850" w:rsidRPr="000D041D" w:rsidRDefault="0082637D" w:rsidP="008268A7">
            <w:pPr>
              <w:rPr>
                <w:rFonts w:ascii="Courier New" w:hAnsi="Courier New" w:cs="Courier New"/>
              </w:rPr>
            </w:pPr>
            <w:r>
              <w:rPr>
                <w:rFonts w:ascii="Courier New" w:hAnsi="Courier New" w:cs="Courier New"/>
              </w:rPr>
              <w:t>string</w:t>
            </w:r>
          </w:p>
        </w:tc>
        <w:tc>
          <w:tcPr>
            <w:tcW w:w="1524" w:type="dxa"/>
          </w:tcPr>
          <w:p w:rsidR="0082637D" w:rsidRDefault="00C32850" w:rsidP="008268A7">
            <w:pPr>
              <w:autoSpaceDE w:val="0"/>
              <w:autoSpaceDN w:val="0"/>
              <w:adjustRightInd w:val="0"/>
              <w:rPr>
                <w:rFonts w:ascii="Consolas" w:hAnsi="Consolas" w:cs="Consolas"/>
                <w:sz w:val="20"/>
                <w:szCs w:val="20"/>
              </w:rPr>
            </w:pPr>
            <w:r>
              <w:t>P</w:t>
            </w:r>
            <w:r w:rsidRPr="00C32850">
              <w:t>rovide the 95% confidence level for the currently reported value of time</w:t>
            </w:r>
            <w:r>
              <w:t>.</w:t>
            </w:r>
            <w:r w:rsidR="0082637D">
              <w:t xml:space="preserve"> One enumeration constant from </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UNAVAILABLE</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TIME_100_000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TIME_050_000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TIME_020_000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TIME_010_000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TIME_002_000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TIME_001_000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TIME_000_500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TIME_000_200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TIME_000_100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TIME_000_050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TIME_000_020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TIME_000_010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lastRenderedPageBreak/>
              <w:t>TIME_000_000_000_01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TIME_000_000_000_000_02</w:t>
            </w:r>
            <w:r w:rsidRPr="0082637D">
              <w:rPr>
                <w:rFonts w:ascii="Consolas" w:hAnsi="Consolas" w:cs="Consolas"/>
                <w:color w:val="000000"/>
                <w:sz w:val="20"/>
                <w:szCs w:val="20"/>
              </w:rPr>
              <w:t>,</w:t>
            </w:r>
          </w:p>
          <w:p w:rsidR="00C32850" w:rsidRPr="003E745F" w:rsidRDefault="0082637D" w:rsidP="00AF2AED">
            <w:pPr>
              <w:pStyle w:val="ListParagraph"/>
              <w:numPr>
                <w:ilvl w:val="0"/>
                <w:numId w:val="31"/>
              </w:numPr>
            </w:pPr>
            <w:r w:rsidRPr="0082637D">
              <w:rPr>
                <w:rFonts w:ascii="Consolas" w:hAnsi="Consolas" w:cs="Consolas"/>
                <w:b/>
                <w:bCs/>
                <w:i/>
                <w:iCs/>
                <w:color w:val="0000C0"/>
                <w:sz w:val="20"/>
                <w:szCs w:val="20"/>
              </w:rPr>
              <w:t>TIME_000_000_000_000_01</w:t>
            </w:r>
          </w:p>
        </w:tc>
      </w:tr>
      <w:tr w:rsidR="00C32850" w:rsidRPr="003E745F" w:rsidTr="0033406E">
        <w:tc>
          <w:tcPr>
            <w:tcW w:w="2197" w:type="dxa"/>
          </w:tcPr>
          <w:p w:rsidR="00C32850" w:rsidRPr="00BA23A7" w:rsidRDefault="00C32850" w:rsidP="008268A7">
            <w:pPr>
              <w:rPr>
                <w:rFonts w:ascii="Courier New" w:hAnsi="Courier New" w:cs="Courier New"/>
              </w:rPr>
            </w:pPr>
            <w:r w:rsidRPr="00BA23A7">
              <w:rPr>
                <w:rFonts w:ascii="Courier New" w:hAnsi="Courier New" w:cs="Courier New"/>
              </w:rPr>
              <w:lastRenderedPageBreak/>
              <w:t>posConfidence</w:t>
            </w:r>
          </w:p>
        </w:tc>
        <w:tc>
          <w:tcPr>
            <w:tcW w:w="5629" w:type="dxa"/>
          </w:tcPr>
          <w:p w:rsidR="00C32850" w:rsidRPr="000D041D" w:rsidRDefault="00A07801" w:rsidP="008268A7">
            <w:pPr>
              <w:rPr>
                <w:rFonts w:ascii="Courier New" w:hAnsi="Courier New" w:cs="Courier New"/>
              </w:rPr>
            </w:pPr>
            <w:hyperlink w:anchor="_J2735PositionConfidenceSet" w:history="1">
              <w:r w:rsidR="00C32850" w:rsidRPr="00BA23A7">
                <w:rPr>
                  <w:rStyle w:val="Hyperlink"/>
                  <w:rFonts w:ascii="Courier New" w:hAnsi="Courier New" w:cs="Courier New"/>
                </w:rPr>
                <w:t>J2735PositionConfidenceSet</w:t>
              </w:r>
            </w:hyperlink>
          </w:p>
        </w:tc>
        <w:tc>
          <w:tcPr>
            <w:tcW w:w="1524" w:type="dxa"/>
          </w:tcPr>
          <w:p w:rsidR="00C32850" w:rsidRPr="003E745F" w:rsidRDefault="00C32850" w:rsidP="008268A7">
            <w:r>
              <w:t>Represents the confidence level about the accuracy of position and elevation.</w:t>
            </w:r>
          </w:p>
        </w:tc>
      </w:tr>
      <w:tr w:rsidR="00C32850" w:rsidRPr="003E745F" w:rsidTr="0033406E">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speedConfidence</w:t>
            </w:r>
          </w:p>
        </w:tc>
        <w:tc>
          <w:tcPr>
            <w:tcW w:w="5629" w:type="dxa"/>
          </w:tcPr>
          <w:p w:rsidR="00C32850" w:rsidRPr="000D041D" w:rsidRDefault="00A07801" w:rsidP="008268A7">
            <w:pPr>
              <w:rPr>
                <w:rFonts w:ascii="Courier New" w:hAnsi="Courier New" w:cs="Courier New"/>
              </w:rPr>
            </w:pPr>
            <w:hyperlink w:anchor="_J2735SpeedandHeadingandThrottleConf" w:history="1">
              <w:r w:rsidR="00C32850" w:rsidRPr="00BA23A7">
                <w:rPr>
                  <w:rStyle w:val="Hyperlink"/>
                  <w:rFonts w:ascii="Courier New" w:hAnsi="Courier New" w:cs="Courier New"/>
                </w:rPr>
                <w:t>J2735SpeedandHeadingandThrottleConfidence</w:t>
              </w:r>
            </w:hyperlink>
          </w:p>
        </w:tc>
        <w:tc>
          <w:tcPr>
            <w:tcW w:w="1524" w:type="dxa"/>
          </w:tcPr>
          <w:p w:rsidR="00C32850" w:rsidRPr="003E745F" w:rsidRDefault="00C32850" w:rsidP="008268A7">
            <w:pPr>
              <w:keepNext/>
            </w:pPr>
            <w:r>
              <w:t>Represents the confidence level about the accuracy of speed, heading and throttle.</w:t>
            </w:r>
          </w:p>
        </w:tc>
      </w:tr>
    </w:tbl>
    <w:p w:rsidR="00D23963" w:rsidRDefault="00296C25" w:rsidP="008268A7">
      <w:pPr>
        <w:pStyle w:val="Caption"/>
      </w:pPr>
      <w:r>
        <w:t xml:space="preserve">Table </w:t>
      </w:r>
      <w:r w:rsidR="00A07801">
        <w:fldChar w:fldCharType="begin"/>
      </w:r>
      <w:r w:rsidR="00A07801">
        <w:instrText xml:space="preserve"> SEQ Table \* ARABIC </w:instrText>
      </w:r>
      <w:r w:rsidR="00A07801">
        <w:fldChar w:fldCharType="separate"/>
      </w:r>
      <w:r w:rsidR="00B9778E">
        <w:rPr>
          <w:noProof/>
        </w:rPr>
        <w:t>42</w:t>
      </w:r>
      <w:r w:rsidR="00A07801">
        <w:rPr>
          <w:noProof/>
        </w:rPr>
        <w:fldChar w:fldCharType="end"/>
      </w:r>
      <w:r>
        <w:t xml:space="preserve"> - </w:t>
      </w:r>
      <w:r w:rsidRPr="00AF57BD">
        <w:t>J2735FullPositionVector</w:t>
      </w:r>
    </w:p>
    <w:p w:rsidR="00BA23A7" w:rsidRDefault="00BA23A7" w:rsidP="008268A7">
      <w:pPr>
        <w:pStyle w:val="Heading2"/>
      </w:pPr>
      <w:bookmarkStart w:id="166" w:name="_J2735TransmissionAndSpeed"/>
      <w:bookmarkStart w:id="167" w:name="_Toc530144541"/>
      <w:bookmarkEnd w:id="166"/>
      <w:r w:rsidRPr="00BA23A7">
        <w:t>J2735TransmissionAndSpeed</w:t>
      </w:r>
      <w:bookmarkEnd w:id="167"/>
    </w:p>
    <w:p w:rsidR="00FF4C54" w:rsidRPr="00FF4C54" w:rsidRDefault="00FF4C54" w:rsidP="008268A7">
      <w:r>
        <w:t>The J2735</w:t>
      </w:r>
      <w:r w:rsidRPr="00FF4C54">
        <w:t>TransmissionAndSpeed data frame expresses the speed of the vehicle and the state of the transmission. The transmission state of 'reverse' can be used as a sign value for the speed element when needed.</w:t>
      </w:r>
    </w:p>
    <w:tbl>
      <w:tblPr>
        <w:tblStyle w:val="TableGrid"/>
        <w:tblW w:w="0" w:type="auto"/>
        <w:tblLook w:val="04A0" w:firstRow="1" w:lastRow="0" w:firstColumn="1" w:lastColumn="0" w:noHBand="0" w:noVBand="1"/>
      </w:tblPr>
      <w:tblGrid>
        <w:gridCol w:w="1779"/>
        <w:gridCol w:w="3344"/>
        <w:gridCol w:w="4227"/>
      </w:tblGrid>
      <w:tr w:rsidR="00296C25" w:rsidRPr="006E5FF6" w:rsidTr="00296C25">
        <w:tc>
          <w:tcPr>
            <w:tcW w:w="1779" w:type="dxa"/>
          </w:tcPr>
          <w:p w:rsidR="00296C25" w:rsidRPr="006E5FF6" w:rsidRDefault="00296C25" w:rsidP="008268A7">
            <w:pPr>
              <w:rPr>
                <w:b/>
              </w:rPr>
            </w:pPr>
            <w:r w:rsidRPr="006E5FF6">
              <w:rPr>
                <w:b/>
              </w:rPr>
              <w:t>Name</w:t>
            </w:r>
          </w:p>
        </w:tc>
        <w:tc>
          <w:tcPr>
            <w:tcW w:w="3344" w:type="dxa"/>
          </w:tcPr>
          <w:p w:rsidR="00296C25" w:rsidRPr="006E5FF6" w:rsidRDefault="00296C25" w:rsidP="008268A7">
            <w:pPr>
              <w:rPr>
                <w:b/>
              </w:rPr>
            </w:pPr>
            <w:r w:rsidRPr="006E5FF6">
              <w:rPr>
                <w:b/>
              </w:rPr>
              <w:t>Type</w:t>
            </w:r>
          </w:p>
        </w:tc>
        <w:tc>
          <w:tcPr>
            <w:tcW w:w="4227" w:type="dxa"/>
          </w:tcPr>
          <w:p w:rsidR="00296C25" w:rsidRPr="006E5FF6" w:rsidRDefault="00296C25" w:rsidP="008268A7">
            <w:pPr>
              <w:rPr>
                <w:b/>
              </w:rPr>
            </w:pPr>
            <w:r w:rsidRPr="006E5FF6">
              <w:rPr>
                <w:b/>
              </w:rPr>
              <w:t>Description</w:t>
            </w:r>
          </w:p>
        </w:tc>
      </w:tr>
      <w:tr w:rsidR="00296C25" w:rsidRPr="003E745F" w:rsidTr="0033406E">
        <w:tc>
          <w:tcPr>
            <w:tcW w:w="1779" w:type="dxa"/>
          </w:tcPr>
          <w:p w:rsidR="00296C25" w:rsidRPr="000D041D" w:rsidRDefault="00296C25" w:rsidP="008268A7">
            <w:pPr>
              <w:rPr>
                <w:rFonts w:ascii="Courier New" w:hAnsi="Courier New" w:cs="Courier New"/>
              </w:rPr>
            </w:pPr>
            <w:r w:rsidRPr="00296C25">
              <w:rPr>
                <w:rFonts w:ascii="Courier New" w:hAnsi="Courier New" w:cs="Courier New"/>
              </w:rPr>
              <w:t>transmisson</w:t>
            </w:r>
          </w:p>
        </w:tc>
        <w:tc>
          <w:tcPr>
            <w:tcW w:w="3344" w:type="dxa"/>
          </w:tcPr>
          <w:p w:rsidR="00296C25" w:rsidRPr="000D041D" w:rsidRDefault="00296C25" w:rsidP="008268A7">
            <w:pPr>
              <w:rPr>
                <w:rFonts w:ascii="Courier New" w:hAnsi="Courier New" w:cs="Courier New"/>
              </w:rPr>
            </w:pPr>
            <w:r>
              <w:rPr>
                <w:rFonts w:ascii="Courier New" w:hAnsi="Courier New" w:cs="Courier New"/>
              </w:rPr>
              <w:t>string</w:t>
            </w:r>
          </w:p>
        </w:tc>
        <w:tc>
          <w:tcPr>
            <w:tcW w:w="4227" w:type="dxa"/>
          </w:tcPr>
          <w:p w:rsidR="00296C25" w:rsidRDefault="00296C25" w:rsidP="008268A7">
            <w:pPr>
              <w:autoSpaceDE w:val="0"/>
              <w:autoSpaceDN w:val="0"/>
              <w:adjustRightInd w:val="0"/>
              <w:rPr>
                <w:rFonts w:ascii="Consolas" w:hAnsi="Consolas" w:cs="Consolas"/>
                <w:color w:val="000000"/>
                <w:sz w:val="20"/>
                <w:szCs w:val="20"/>
              </w:rPr>
            </w:pPr>
            <w:r>
              <w:t xml:space="preserve">An enumeration value of </w:t>
            </w:r>
            <w:r>
              <w:rPr>
                <w:rFonts w:ascii="Consolas" w:hAnsi="Consolas" w:cs="Consolas"/>
                <w:color w:val="000000"/>
                <w:sz w:val="20"/>
                <w:szCs w:val="20"/>
              </w:rPr>
              <w: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NEUTRAL</w:t>
            </w:r>
            <w:r w:rsidRPr="00296C25">
              <w:rPr>
                <w:rFonts w:ascii="Consolas" w:hAnsi="Consolas" w:cs="Consolas"/>
                <w:color w:val="000000"/>
                <w:sz w:val="20"/>
                <w:szCs w:val="20"/>
              </w:rPr>
              <w:t xml:space="preserve">, </w:t>
            </w:r>
            <w:r w:rsidRPr="00296C25">
              <w:rPr>
                <w:rFonts w:ascii="Consolas" w:hAnsi="Consolas" w:cs="Consolas"/>
                <w:color w:val="3F7F5F"/>
                <w:sz w:val="20"/>
                <w:szCs w:val="20"/>
              </w:rPr>
              <w:t>// Neutral, speed relative to the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PARK</w:t>
            </w:r>
            <w:r w:rsidRPr="00296C25">
              <w:rPr>
                <w:rFonts w:ascii="Consolas" w:hAnsi="Consolas" w:cs="Consolas"/>
                <w:color w:val="000000"/>
                <w:sz w:val="20"/>
                <w:szCs w:val="20"/>
              </w:rPr>
              <w:t xml:space="preserve">, </w:t>
            </w:r>
            <w:r w:rsidRPr="00296C25">
              <w:rPr>
                <w:rFonts w:ascii="Consolas" w:hAnsi="Consolas" w:cs="Consolas"/>
                <w:color w:val="3F7F5F"/>
                <w:sz w:val="20"/>
                <w:szCs w:val="20"/>
              </w:rPr>
              <w:t>// Park, speed relative the to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FORWARDGEARS</w:t>
            </w:r>
            <w:r w:rsidRPr="00296C25">
              <w:rPr>
                <w:rFonts w:ascii="Consolas" w:hAnsi="Consolas" w:cs="Consolas"/>
                <w:color w:val="000000"/>
                <w:sz w:val="20"/>
                <w:szCs w:val="20"/>
              </w:rPr>
              <w:t xml:space="preserve">, </w:t>
            </w:r>
            <w:r w:rsidRPr="00296C25">
              <w:rPr>
                <w:rFonts w:ascii="Consolas" w:hAnsi="Consolas" w:cs="Consolas"/>
                <w:color w:val="3F7F5F"/>
                <w:sz w:val="20"/>
                <w:szCs w:val="20"/>
              </w:rPr>
              <w:t>// Forward gears, speed relative the to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REVERSEGEARS</w:t>
            </w:r>
            <w:r w:rsidRPr="00296C25">
              <w:rPr>
                <w:rFonts w:ascii="Consolas" w:hAnsi="Consolas" w:cs="Consolas"/>
                <w:color w:val="000000"/>
                <w:sz w:val="20"/>
                <w:szCs w:val="20"/>
              </w:rPr>
              <w:t xml:space="preserve">, </w:t>
            </w:r>
            <w:r w:rsidRPr="00296C25">
              <w:rPr>
                <w:rFonts w:ascii="Consolas" w:hAnsi="Consolas" w:cs="Consolas"/>
                <w:color w:val="3F7F5F"/>
                <w:sz w:val="20"/>
                <w:szCs w:val="20"/>
              </w:rPr>
              <w:t>// Reverse gears, speed relative the to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color w:val="000000"/>
                <w:sz w:val="20"/>
                <w:szCs w:val="20"/>
              </w:rPr>
            </w:pPr>
            <w:r w:rsidRPr="00296C25">
              <w:rPr>
                <w:rFonts w:ascii="Consolas" w:hAnsi="Consolas" w:cs="Consolas"/>
                <w:b/>
                <w:bCs/>
                <w:i/>
                <w:iCs/>
                <w:color w:val="0000C0"/>
                <w:sz w:val="20"/>
                <w:szCs w:val="20"/>
              </w:rPr>
              <w:t>RESERVED1</w:t>
            </w:r>
            <w:r w:rsidRPr="00296C25">
              <w:rPr>
                <w:rFonts w:ascii="Consolas" w:hAnsi="Consolas" w:cs="Consolas"/>
                <w:color w:val="000000"/>
                <w:sz w:val="20"/>
                <w:szCs w:val="20"/>
              </w:rPr>
              <w:t xml:space="preserve">, </w:t>
            </w:r>
            <w:r w:rsidRPr="00296C25">
              <w:rPr>
                <w:rFonts w:ascii="Consolas" w:hAnsi="Consolas" w:cs="Consolas"/>
                <w:b/>
                <w:bCs/>
                <w:i/>
                <w:iCs/>
                <w:color w:val="0000C0"/>
                <w:sz w:val="20"/>
                <w:szCs w:val="20"/>
              </w:rPr>
              <w:t>RESERVED2</w:t>
            </w:r>
            <w:r w:rsidRPr="00296C25">
              <w:rPr>
                <w:rFonts w:ascii="Consolas" w:hAnsi="Consolas" w:cs="Consolas"/>
                <w:color w:val="000000"/>
                <w:sz w:val="20"/>
                <w:szCs w:val="20"/>
              </w:rPr>
              <w:t xml:space="preserve">, </w:t>
            </w:r>
            <w:r w:rsidRPr="00296C25">
              <w:rPr>
                <w:rFonts w:ascii="Consolas" w:hAnsi="Consolas" w:cs="Consolas"/>
                <w:b/>
                <w:bCs/>
                <w:i/>
                <w:iCs/>
                <w:color w:val="0000C0"/>
                <w:sz w:val="20"/>
                <w:szCs w:val="20"/>
              </w:rPr>
              <w:t>RESERVED3</w:t>
            </w:r>
            <w:r w:rsidRPr="00296C25">
              <w:rPr>
                <w:rFonts w:ascii="Consolas" w:hAnsi="Consolas" w:cs="Consolas"/>
                <w:color w:val="000000"/>
                <w:sz w:val="20"/>
                <w:szCs w:val="20"/>
              </w:rPr>
              <w:t xml:space="preserve">, </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UNAVAILABLE</w:t>
            </w:r>
            <w:r w:rsidRPr="00296C25">
              <w:rPr>
                <w:rFonts w:ascii="Consolas" w:hAnsi="Consolas" w:cs="Consolas"/>
                <w:color w:val="000000"/>
                <w:sz w:val="20"/>
                <w:szCs w:val="20"/>
              </w:rPr>
              <w:t xml:space="preserve">; </w:t>
            </w:r>
            <w:r w:rsidRPr="00296C25">
              <w:rPr>
                <w:rFonts w:ascii="Consolas" w:hAnsi="Consolas" w:cs="Consolas"/>
                <w:color w:val="3F7F5F"/>
                <w:sz w:val="20"/>
                <w:szCs w:val="20"/>
              </w:rPr>
              <w:t>// not-equipped or unavailable value</w:t>
            </w:r>
            <w:r w:rsidRPr="00296C25">
              <w:rPr>
                <w:rFonts w:ascii="Consolas" w:hAnsi="Consolas" w:cs="Consolas"/>
                <w:color w:val="000000"/>
                <w:sz w:val="20"/>
                <w:szCs w:val="20"/>
              </w:rPr>
              <w:t>}</w:t>
            </w:r>
          </w:p>
          <w:p w:rsidR="00296C25" w:rsidRPr="003E745F" w:rsidRDefault="00296C25" w:rsidP="008268A7"/>
        </w:tc>
      </w:tr>
      <w:tr w:rsidR="00296C25" w:rsidRPr="003E745F" w:rsidTr="0033406E">
        <w:tc>
          <w:tcPr>
            <w:tcW w:w="1779" w:type="dxa"/>
          </w:tcPr>
          <w:p w:rsidR="00296C25" w:rsidRPr="000D041D" w:rsidRDefault="00296C25" w:rsidP="008268A7">
            <w:pPr>
              <w:rPr>
                <w:rFonts w:ascii="Courier New" w:hAnsi="Courier New" w:cs="Courier New"/>
              </w:rPr>
            </w:pPr>
            <w:r w:rsidRPr="00296C25">
              <w:rPr>
                <w:rFonts w:ascii="Courier New" w:hAnsi="Courier New" w:cs="Courier New"/>
              </w:rPr>
              <w:lastRenderedPageBreak/>
              <w:t>speed</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44" w:type="dxa"/>
          </w:tcPr>
          <w:p w:rsidR="00296C25" w:rsidRPr="000D041D" w:rsidRDefault="00296C25" w:rsidP="008268A7">
            <w:pPr>
              <w:rPr>
                <w:rFonts w:ascii="Courier New" w:hAnsi="Courier New" w:cs="Courier New"/>
              </w:rPr>
            </w:pPr>
            <w:r>
              <w:rPr>
                <w:rFonts w:ascii="Courier New" w:hAnsi="Courier New" w:cs="Courier New"/>
              </w:rPr>
              <w:t>decimal</w:t>
            </w:r>
          </w:p>
        </w:tc>
        <w:tc>
          <w:tcPr>
            <w:tcW w:w="4227" w:type="dxa"/>
          </w:tcPr>
          <w:p w:rsidR="00296C25" w:rsidRPr="003E745F" w:rsidRDefault="00296C25" w:rsidP="008268A7">
            <w:pPr>
              <w:keepNext/>
            </w:pPr>
            <w:r>
              <w:t>Reports vehicle velocity in meters per second in a range of 0 – 163.82 m/s</w:t>
            </w:r>
          </w:p>
        </w:tc>
      </w:tr>
    </w:tbl>
    <w:p w:rsidR="00296C25" w:rsidRDefault="00D62812" w:rsidP="008268A7">
      <w:pPr>
        <w:pStyle w:val="Caption"/>
      </w:pPr>
      <w:bookmarkStart w:id="168" w:name="_J2735TransmissionState_1"/>
      <w:bookmarkEnd w:id="168"/>
      <w:r>
        <w:t xml:space="preserve">Table </w:t>
      </w:r>
      <w:r w:rsidR="00A07801">
        <w:fldChar w:fldCharType="begin"/>
      </w:r>
      <w:r w:rsidR="00A07801">
        <w:instrText xml:space="preserve"> SEQ Table \* ARABIC </w:instrText>
      </w:r>
      <w:r w:rsidR="00A07801">
        <w:fldChar w:fldCharType="separate"/>
      </w:r>
      <w:r w:rsidR="00B9778E">
        <w:rPr>
          <w:noProof/>
        </w:rPr>
        <w:t>43</w:t>
      </w:r>
      <w:r w:rsidR="00A07801">
        <w:rPr>
          <w:noProof/>
        </w:rPr>
        <w:fldChar w:fldCharType="end"/>
      </w:r>
      <w:r>
        <w:t xml:space="preserve"> - </w:t>
      </w:r>
      <w:r w:rsidRPr="000B547C">
        <w:t>J2735TransmissionAndSpeed</w:t>
      </w:r>
    </w:p>
    <w:p w:rsidR="00BA23A7" w:rsidRDefault="00BA23A7" w:rsidP="008268A7"/>
    <w:p w:rsidR="00BA23A7" w:rsidRDefault="00BA23A7" w:rsidP="008268A7">
      <w:pPr>
        <w:pStyle w:val="Heading2"/>
      </w:pPr>
      <w:bookmarkStart w:id="169" w:name="_J2735PositionConfidenceSet"/>
      <w:bookmarkStart w:id="170" w:name="_Toc530144542"/>
      <w:bookmarkEnd w:id="169"/>
      <w:r w:rsidRPr="00BA23A7">
        <w:t>J2735PositionConfidenceSet</w:t>
      </w:r>
      <w:bookmarkEnd w:id="170"/>
    </w:p>
    <w:p w:rsidR="00F56140" w:rsidRPr="00F56140" w:rsidRDefault="00F56140" w:rsidP="008268A7">
      <w:r>
        <w:t>The J2735</w:t>
      </w:r>
      <w:r w:rsidRPr="00F56140">
        <w:t>PositionConfidenceSet data frame combines multiple related bit fields into a single concept.</w:t>
      </w:r>
    </w:p>
    <w:tbl>
      <w:tblPr>
        <w:tblStyle w:val="TableGrid"/>
        <w:tblW w:w="0" w:type="auto"/>
        <w:tblLook w:val="04A0" w:firstRow="1" w:lastRow="0" w:firstColumn="1" w:lastColumn="0" w:noHBand="0" w:noVBand="1"/>
      </w:tblPr>
      <w:tblGrid>
        <w:gridCol w:w="1710"/>
        <w:gridCol w:w="2545"/>
        <w:gridCol w:w="5095"/>
      </w:tblGrid>
      <w:tr w:rsidR="00B735DF" w:rsidRPr="006E5FF6" w:rsidTr="00B735DF">
        <w:tc>
          <w:tcPr>
            <w:tcW w:w="1710" w:type="dxa"/>
          </w:tcPr>
          <w:p w:rsidR="00B735DF" w:rsidRPr="006E5FF6" w:rsidRDefault="00B735DF" w:rsidP="008268A7">
            <w:pPr>
              <w:rPr>
                <w:b/>
              </w:rPr>
            </w:pPr>
            <w:r w:rsidRPr="006E5FF6">
              <w:rPr>
                <w:b/>
              </w:rPr>
              <w:t>Name</w:t>
            </w:r>
          </w:p>
        </w:tc>
        <w:tc>
          <w:tcPr>
            <w:tcW w:w="2545" w:type="dxa"/>
          </w:tcPr>
          <w:p w:rsidR="00B735DF" w:rsidRPr="006E5FF6" w:rsidRDefault="00B735DF" w:rsidP="008268A7">
            <w:pPr>
              <w:rPr>
                <w:b/>
              </w:rPr>
            </w:pPr>
            <w:r w:rsidRPr="006E5FF6">
              <w:rPr>
                <w:b/>
              </w:rPr>
              <w:t>Type</w:t>
            </w:r>
          </w:p>
        </w:tc>
        <w:tc>
          <w:tcPr>
            <w:tcW w:w="5095" w:type="dxa"/>
          </w:tcPr>
          <w:p w:rsidR="00B735DF" w:rsidRPr="006E5FF6" w:rsidRDefault="00B735DF" w:rsidP="008268A7">
            <w:pPr>
              <w:rPr>
                <w:b/>
              </w:rPr>
            </w:pPr>
            <w:r w:rsidRPr="006E5FF6">
              <w:rPr>
                <w:b/>
              </w:rPr>
              <w:t>Description</w:t>
            </w:r>
          </w:p>
        </w:tc>
      </w:tr>
      <w:tr w:rsidR="00B735DF" w:rsidRPr="003E745F" w:rsidTr="0033406E">
        <w:tc>
          <w:tcPr>
            <w:tcW w:w="1710" w:type="dxa"/>
          </w:tcPr>
          <w:p w:rsidR="00B735DF" w:rsidRPr="000D041D" w:rsidRDefault="00B735DF" w:rsidP="008268A7">
            <w:pPr>
              <w:rPr>
                <w:rFonts w:ascii="Courier New" w:hAnsi="Courier New" w:cs="Courier New"/>
              </w:rPr>
            </w:pPr>
            <w:r w:rsidRPr="00B735DF">
              <w:rPr>
                <w:rFonts w:ascii="Courier New" w:hAnsi="Courier New" w:cs="Courier New"/>
              </w:rPr>
              <w:t>pos</w:t>
            </w:r>
          </w:p>
        </w:tc>
        <w:tc>
          <w:tcPr>
            <w:tcW w:w="2545" w:type="dxa"/>
          </w:tcPr>
          <w:p w:rsidR="00B735DF" w:rsidRPr="000D041D" w:rsidRDefault="00B735DF" w:rsidP="008268A7">
            <w:pPr>
              <w:rPr>
                <w:rFonts w:ascii="Courier New" w:hAnsi="Courier New" w:cs="Courier New"/>
              </w:rPr>
            </w:pPr>
            <w:r>
              <w:rPr>
                <w:rFonts w:ascii="Courier New" w:hAnsi="Courier New" w:cs="Courier New"/>
              </w:rPr>
              <w:t>string</w:t>
            </w:r>
          </w:p>
        </w:tc>
        <w:tc>
          <w:tcPr>
            <w:tcW w:w="5095" w:type="dxa"/>
          </w:tcPr>
          <w:p w:rsidR="00B735DF" w:rsidRDefault="00B735DF" w:rsidP="008268A7">
            <w:pPr>
              <w:autoSpaceDE w:val="0"/>
              <w:autoSpaceDN w:val="0"/>
              <w:adjustRightInd w:val="0"/>
              <w:rPr>
                <w:rFonts w:ascii="Consolas" w:hAnsi="Consolas" w:cs="Consolas"/>
                <w:sz w:val="20"/>
                <w:szCs w:val="20"/>
              </w:rPr>
            </w:pPr>
            <w:r>
              <w:t xml:space="preserve">An enumeration value of </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UNAVAILABLE</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A500M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A200M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A100M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A50CM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A20CM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A10CM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A1CM</w:t>
            </w:r>
          </w:p>
        </w:tc>
      </w:tr>
      <w:tr w:rsidR="00B735DF" w:rsidRPr="003E745F" w:rsidTr="0033406E">
        <w:tc>
          <w:tcPr>
            <w:tcW w:w="1710" w:type="dxa"/>
          </w:tcPr>
          <w:p w:rsidR="00B735DF" w:rsidRPr="000D041D" w:rsidRDefault="00B735DF" w:rsidP="008268A7">
            <w:pPr>
              <w:rPr>
                <w:rFonts w:ascii="Courier New" w:hAnsi="Courier New" w:cs="Courier New"/>
              </w:rPr>
            </w:pPr>
            <w:r w:rsidRPr="00B735DF">
              <w:rPr>
                <w:rFonts w:ascii="Courier New" w:hAnsi="Courier New" w:cs="Courier New"/>
              </w:rPr>
              <w:t>elevation</w:t>
            </w:r>
          </w:p>
        </w:tc>
        <w:tc>
          <w:tcPr>
            <w:tcW w:w="2545" w:type="dxa"/>
          </w:tcPr>
          <w:p w:rsidR="00B735DF" w:rsidRPr="000D041D" w:rsidRDefault="00B735DF" w:rsidP="008268A7">
            <w:pPr>
              <w:rPr>
                <w:rFonts w:ascii="Courier New" w:hAnsi="Courier New" w:cs="Courier New"/>
              </w:rPr>
            </w:pPr>
            <w:r>
              <w:rPr>
                <w:rFonts w:ascii="Courier New" w:hAnsi="Courier New" w:cs="Courier New"/>
              </w:rPr>
              <w:t>string</w:t>
            </w:r>
          </w:p>
        </w:tc>
        <w:tc>
          <w:tcPr>
            <w:tcW w:w="5095" w:type="dxa"/>
          </w:tcPr>
          <w:p w:rsidR="00B735DF" w:rsidRDefault="00B735DF" w:rsidP="008268A7">
            <w:r>
              <w:t>An enumeration value of</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highlight w:val="lightGray"/>
              </w:rPr>
              <w:t>UNAVAILABLE</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ELEV_500_00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ELEV_200_00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ELEV_100_00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ELEV_050_00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ELEV_020_00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ELEV_010_00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ELEV_005_00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ELEV_002_00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ELEV_001_00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ELEV_000_50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ELEV_000_20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ELEV_000_10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ELEV_000_05</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ELEV_000_02</w:t>
            </w:r>
            <w:r w:rsidRPr="00B735DF">
              <w:rPr>
                <w:rFonts w:ascii="Consolas" w:hAnsi="Consolas" w:cs="Consolas"/>
                <w:color w:val="000000"/>
                <w:sz w:val="20"/>
                <w:szCs w:val="20"/>
              </w:rPr>
              <w:t>,</w:t>
            </w:r>
          </w:p>
          <w:p w:rsidR="00B735DF" w:rsidRPr="00B735DF" w:rsidRDefault="00B735DF" w:rsidP="00AF2AED">
            <w:pPr>
              <w:pStyle w:val="ListParagraph"/>
              <w:keepNext/>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ELEV_000_01</w:t>
            </w:r>
          </w:p>
        </w:tc>
      </w:tr>
    </w:tbl>
    <w:p w:rsidR="00BA23A7" w:rsidRDefault="00F56140" w:rsidP="008268A7">
      <w:pPr>
        <w:pStyle w:val="Caption"/>
      </w:pPr>
      <w:r>
        <w:t xml:space="preserve">Table </w:t>
      </w:r>
      <w:r w:rsidR="00A07801">
        <w:fldChar w:fldCharType="begin"/>
      </w:r>
      <w:r w:rsidR="00A07801">
        <w:instrText xml:space="preserve"> SEQ Table \* ARABIC </w:instrText>
      </w:r>
      <w:r w:rsidR="00A07801">
        <w:fldChar w:fldCharType="separate"/>
      </w:r>
      <w:r w:rsidR="00B9778E">
        <w:rPr>
          <w:noProof/>
        </w:rPr>
        <w:t>44</w:t>
      </w:r>
      <w:r w:rsidR="00A07801">
        <w:rPr>
          <w:noProof/>
        </w:rPr>
        <w:fldChar w:fldCharType="end"/>
      </w:r>
      <w:r>
        <w:t xml:space="preserve"> - </w:t>
      </w:r>
      <w:r w:rsidRPr="00432AAE">
        <w:t>J2735PositionConfidenceSet</w:t>
      </w:r>
    </w:p>
    <w:p w:rsidR="00BA23A7" w:rsidRDefault="00BA23A7" w:rsidP="008268A7">
      <w:pPr>
        <w:pStyle w:val="Heading2"/>
      </w:pPr>
      <w:bookmarkStart w:id="171" w:name="_J2735SpeedandHeadingandThrottleConf"/>
      <w:bookmarkStart w:id="172" w:name="_Toc530144543"/>
      <w:bookmarkEnd w:id="171"/>
      <w:r w:rsidRPr="00BA23A7">
        <w:lastRenderedPageBreak/>
        <w:t>J2735SpeedandHeadingandThrottleConfidence</w:t>
      </w:r>
      <w:bookmarkEnd w:id="172"/>
    </w:p>
    <w:p w:rsidR="00190F8D" w:rsidRPr="00190F8D" w:rsidRDefault="00190F8D" w:rsidP="008268A7">
      <w:r>
        <w:t>The J2735</w:t>
      </w:r>
      <w:r w:rsidRPr="00190F8D">
        <w:t>SpeedHeadingThrottleConfidence data frame is a single data frame combining multiple related bit fields into one concept.</w:t>
      </w:r>
    </w:p>
    <w:tbl>
      <w:tblPr>
        <w:tblStyle w:val="TableGrid"/>
        <w:tblW w:w="0" w:type="auto"/>
        <w:tblLook w:val="04A0" w:firstRow="1" w:lastRow="0" w:firstColumn="1" w:lastColumn="0" w:noHBand="0" w:noVBand="1"/>
      </w:tblPr>
      <w:tblGrid>
        <w:gridCol w:w="1670"/>
        <w:gridCol w:w="2464"/>
        <w:gridCol w:w="5216"/>
      </w:tblGrid>
      <w:tr w:rsidR="00806D6F" w:rsidRPr="006E5FF6" w:rsidTr="00806D6F">
        <w:tc>
          <w:tcPr>
            <w:tcW w:w="1670" w:type="dxa"/>
          </w:tcPr>
          <w:p w:rsidR="00806D6F" w:rsidRPr="006E5FF6" w:rsidRDefault="00806D6F" w:rsidP="008268A7">
            <w:pPr>
              <w:rPr>
                <w:b/>
              </w:rPr>
            </w:pPr>
            <w:r w:rsidRPr="006E5FF6">
              <w:rPr>
                <w:b/>
              </w:rPr>
              <w:t>Name</w:t>
            </w:r>
          </w:p>
        </w:tc>
        <w:tc>
          <w:tcPr>
            <w:tcW w:w="2464" w:type="dxa"/>
          </w:tcPr>
          <w:p w:rsidR="00806D6F" w:rsidRPr="006E5FF6" w:rsidRDefault="00806D6F" w:rsidP="008268A7">
            <w:pPr>
              <w:rPr>
                <w:b/>
              </w:rPr>
            </w:pPr>
            <w:r w:rsidRPr="006E5FF6">
              <w:rPr>
                <w:b/>
              </w:rPr>
              <w:t>Type</w:t>
            </w:r>
          </w:p>
        </w:tc>
        <w:tc>
          <w:tcPr>
            <w:tcW w:w="5216" w:type="dxa"/>
          </w:tcPr>
          <w:p w:rsidR="00806D6F" w:rsidRPr="006E5FF6" w:rsidRDefault="00806D6F" w:rsidP="008268A7">
            <w:pPr>
              <w:rPr>
                <w:b/>
              </w:rPr>
            </w:pPr>
            <w:r w:rsidRPr="006E5FF6">
              <w:rPr>
                <w:b/>
              </w:rPr>
              <w:t>Description</w:t>
            </w:r>
          </w:p>
        </w:tc>
      </w:tr>
      <w:tr w:rsidR="00806D6F" w:rsidRPr="003E745F" w:rsidTr="0033406E">
        <w:tc>
          <w:tcPr>
            <w:tcW w:w="1670" w:type="dxa"/>
          </w:tcPr>
          <w:p w:rsidR="00806D6F" w:rsidRPr="000D041D" w:rsidRDefault="00806D6F" w:rsidP="008268A7">
            <w:pPr>
              <w:rPr>
                <w:rFonts w:ascii="Courier New" w:hAnsi="Courier New" w:cs="Courier New"/>
              </w:rPr>
            </w:pPr>
            <w:r w:rsidRPr="00806D6F">
              <w:rPr>
                <w:rFonts w:ascii="Courier New" w:hAnsi="Courier New" w:cs="Courier New"/>
              </w:rPr>
              <w:t>heading</w:t>
            </w:r>
          </w:p>
        </w:tc>
        <w:tc>
          <w:tcPr>
            <w:tcW w:w="2464" w:type="dxa"/>
          </w:tcPr>
          <w:p w:rsidR="00806D6F" w:rsidRPr="000D041D" w:rsidRDefault="00806D6F" w:rsidP="008268A7">
            <w:pPr>
              <w:rPr>
                <w:rFonts w:ascii="Courier New" w:hAnsi="Courier New" w:cs="Courier New"/>
              </w:rPr>
            </w:pPr>
            <w:r>
              <w:rPr>
                <w:rFonts w:ascii="Courier New" w:hAnsi="Courier New" w:cs="Courier New"/>
              </w:rPr>
              <w:t>string</w:t>
            </w:r>
          </w:p>
        </w:tc>
        <w:tc>
          <w:tcPr>
            <w:tcW w:w="5216" w:type="dxa"/>
          </w:tcPr>
          <w:p w:rsidR="00806D6F" w:rsidRDefault="00806D6F" w:rsidP="008268A7">
            <w:r>
              <w:t>One of enumeration values:</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UNAVAILABLE</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PREC10DEG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PREC05DEG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PREC01DEG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PREC0_1DEG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PREC0_05DEG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PREC0_01DEG</w:t>
            </w:r>
            <w:r w:rsidRPr="00806D6F">
              <w:rPr>
                <w:rFonts w:ascii="Consolas" w:hAnsi="Consolas" w:cs="Consolas"/>
                <w:color w:val="000000"/>
                <w:sz w:val="20"/>
                <w:szCs w:val="20"/>
              </w:rPr>
              <w:t>,</w:t>
            </w:r>
          </w:p>
          <w:p w:rsidR="00806D6F" w:rsidRPr="003E745F" w:rsidRDefault="00806D6F" w:rsidP="00AF2AED">
            <w:pPr>
              <w:pStyle w:val="ListParagraph"/>
              <w:numPr>
                <w:ilvl w:val="0"/>
                <w:numId w:val="34"/>
              </w:numPr>
            </w:pPr>
            <w:r w:rsidRPr="00806D6F">
              <w:rPr>
                <w:rFonts w:ascii="Consolas" w:hAnsi="Consolas" w:cs="Consolas"/>
                <w:b/>
                <w:bCs/>
                <w:i/>
                <w:iCs/>
                <w:color w:val="0000C0"/>
                <w:sz w:val="20"/>
                <w:szCs w:val="20"/>
              </w:rPr>
              <w:t>PREC0_0125DEG</w:t>
            </w:r>
          </w:p>
        </w:tc>
      </w:tr>
      <w:tr w:rsidR="00806D6F" w:rsidRPr="003E745F" w:rsidTr="0033406E">
        <w:tc>
          <w:tcPr>
            <w:tcW w:w="1670" w:type="dxa"/>
          </w:tcPr>
          <w:p w:rsidR="00806D6F" w:rsidRPr="000D041D" w:rsidRDefault="00806D6F" w:rsidP="008268A7">
            <w:pPr>
              <w:rPr>
                <w:rFonts w:ascii="Courier New" w:hAnsi="Courier New" w:cs="Courier New"/>
              </w:rPr>
            </w:pPr>
            <w:r w:rsidRPr="00806D6F">
              <w:rPr>
                <w:rFonts w:ascii="Courier New" w:hAnsi="Courier New" w:cs="Courier New"/>
              </w:rPr>
              <w:t>speed</w:t>
            </w:r>
          </w:p>
        </w:tc>
        <w:tc>
          <w:tcPr>
            <w:tcW w:w="2464" w:type="dxa"/>
          </w:tcPr>
          <w:p w:rsidR="00806D6F" w:rsidRPr="000D041D" w:rsidRDefault="00843213" w:rsidP="008268A7">
            <w:pPr>
              <w:rPr>
                <w:rFonts w:ascii="Courier New" w:hAnsi="Courier New" w:cs="Courier New"/>
              </w:rPr>
            </w:pPr>
            <w:r>
              <w:rPr>
                <w:rFonts w:ascii="Courier New" w:hAnsi="Courier New" w:cs="Courier New"/>
              </w:rPr>
              <w:t>string</w:t>
            </w:r>
          </w:p>
        </w:tc>
        <w:tc>
          <w:tcPr>
            <w:tcW w:w="5216" w:type="dxa"/>
          </w:tcPr>
          <w:p w:rsidR="00806D6F" w:rsidRDefault="00843213" w:rsidP="008268A7">
            <w:r>
              <w:t>One of enumeration values:</w:t>
            </w:r>
          </w:p>
          <w:p w:rsidR="00843213" w:rsidRPr="00843213" w:rsidRDefault="00843213" w:rsidP="00AF2AED">
            <w:pPr>
              <w:pStyle w:val="ListParagraph"/>
              <w:numPr>
                <w:ilvl w:val="0"/>
                <w:numId w:val="36"/>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highlight w:val="lightGray"/>
              </w:rPr>
              <w:t>UNAVAILABLE</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PREC100MS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PREC10MS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PREC5MS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PREC0_1MS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PREC0_05MS</w:t>
            </w:r>
            <w:r w:rsidRPr="00843213">
              <w:rPr>
                <w:rFonts w:ascii="Consolas" w:hAnsi="Consolas" w:cs="Consolas"/>
                <w:color w:val="000000"/>
                <w:sz w:val="20"/>
                <w:szCs w:val="20"/>
              </w:rPr>
              <w:t>,</w:t>
            </w:r>
          </w:p>
          <w:p w:rsidR="00843213" w:rsidRPr="003E745F" w:rsidRDefault="00843213" w:rsidP="00AF2AED">
            <w:pPr>
              <w:pStyle w:val="ListParagraph"/>
              <w:numPr>
                <w:ilvl w:val="0"/>
                <w:numId w:val="35"/>
              </w:numPr>
            </w:pPr>
            <w:r w:rsidRPr="00843213">
              <w:rPr>
                <w:rFonts w:ascii="Consolas" w:hAnsi="Consolas" w:cs="Consolas"/>
                <w:b/>
                <w:bCs/>
                <w:i/>
                <w:iCs/>
                <w:color w:val="0000C0"/>
                <w:sz w:val="20"/>
                <w:szCs w:val="20"/>
              </w:rPr>
              <w:t>PREC0_01MS</w:t>
            </w:r>
          </w:p>
        </w:tc>
      </w:tr>
      <w:tr w:rsidR="00806D6F" w:rsidRPr="003E745F" w:rsidTr="0033406E">
        <w:tc>
          <w:tcPr>
            <w:tcW w:w="1670" w:type="dxa"/>
          </w:tcPr>
          <w:p w:rsidR="00806D6F" w:rsidRPr="00806D6F" w:rsidRDefault="00806D6F" w:rsidP="008268A7">
            <w:pPr>
              <w:rPr>
                <w:rFonts w:ascii="Courier New" w:hAnsi="Courier New" w:cs="Courier New"/>
              </w:rPr>
            </w:pPr>
            <w:r w:rsidRPr="00806D6F">
              <w:rPr>
                <w:rFonts w:ascii="Courier New" w:hAnsi="Courier New" w:cs="Courier New"/>
              </w:rPr>
              <w:t>throttle</w:t>
            </w:r>
          </w:p>
        </w:tc>
        <w:tc>
          <w:tcPr>
            <w:tcW w:w="2464" w:type="dxa"/>
          </w:tcPr>
          <w:p w:rsidR="00806D6F" w:rsidRPr="000D041D" w:rsidRDefault="00843213" w:rsidP="008268A7">
            <w:pPr>
              <w:rPr>
                <w:rFonts w:ascii="Courier New" w:hAnsi="Courier New" w:cs="Courier New"/>
              </w:rPr>
            </w:pPr>
            <w:r>
              <w:rPr>
                <w:rFonts w:ascii="Courier New" w:hAnsi="Courier New" w:cs="Courier New"/>
              </w:rPr>
              <w:t>string</w:t>
            </w:r>
          </w:p>
        </w:tc>
        <w:tc>
          <w:tcPr>
            <w:tcW w:w="5216" w:type="dxa"/>
          </w:tcPr>
          <w:p w:rsidR="00843213" w:rsidRDefault="00843213" w:rsidP="008268A7">
            <w:pPr>
              <w:autoSpaceDE w:val="0"/>
              <w:autoSpaceDN w:val="0"/>
              <w:adjustRightInd w:val="0"/>
            </w:pPr>
            <w:r>
              <w:t>One of enumeration values:</w:t>
            </w:r>
          </w:p>
          <w:p w:rsidR="00843213" w:rsidRPr="00843213" w:rsidRDefault="00843213" w:rsidP="00AF2AED">
            <w:pPr>
              <w:pStyle w:val="ListParagraph"/>
              <w:numPr>
                <w:ilvl w:val="0"/>
                <w:numId w:val="38"/>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highlight w:val="lightGray"/>
              </w:rPr>
              <w:t>UNAVAILABLE</w:t>
            </w:r>
            <w:r w:rsidRPr="00843213">
              <w:rPr>
                <w:rFonts w:ascii="Consolas" w:hAnsi="Consolas" w:cs="Consolas"/>
                <w:color w:val="000000"/>
                <w:sz w:val="20"/>
                <w:szCs w:val="20"/>
              </w:rPr>
              <w:t>,</w:t>
            </w:r>
          </w:p>
          <w:p w:rsidR="00843213" w:rsidRPr="00843213" w:rsidRDefault="00843213" w:rsidP="00AF2AED">
            <w:pPr>
              <w:pStyle w:val="ListParagraph"/>
              <w:numPr>
                <w:ilvl w:val="0"/>
                <w:numId w:val="37"/>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PREC10PERCENT</w:t>
            </w:r>
            <w:r w:rsidRPr="00843213">
              <w:rPr>
                <w:rFonts w:ascii="Consolas" w:hAnsi="Consolas" w:cs="Consolas"/>
                <w:color w:val="000000"/>
                <w:sz w:val="20"/>
                <w:szCs w:val="20"/>
              </w:rPr>
              <w:t>,</w:t>
            </w:r>
          </w:p>
          <w:p w:rsidR="00843213" w:rsidRPr="00843213" w:rsidRDefault="00843213" w:rsidP="00AF2AED">
            <w:pPr>
              <w:pStyle w:val="ListParagraph"/>
              <w:numPr>
                <w:ilvl w:val="0"/>
                <w:numId w:val="37"/>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PREC1PERCENT</w:t>
            </w:r>
            <w:r w:rsidRPr="00843213">
              <w:rPr>
                <w:rFonts w:ascii="Consolas" w:hAnsi="Consolas" w:cs="Consolas"/>
                <w:color w:val="000000"/>
                <w:sz w:val="20"/>
                <w:szCs w:val="20"/>
              </w:rPr>
              <w:t>,</w:t>
            </w:r>
          </w:p>
          <w:p w:rsidR="00843213" w:rsidRPr="00843213" w:rsidRDefault="00843213" w:rsidP="00AF2AED">
            <w:pPr>
              <w:pStyle w:val="ListParagraph"/>
              <w:numPr>
                <w:ilvl w:val="0"/>
                <w:numId w:val="37"/>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PREC0_5PERCENT</w:t>
            </w:r>
          </w:p>
          <w:p w:rsidR="00806D6F" w:rsidRPr="003E745F" w:rsidRDefault="00806D6F" w:rsidP="008268A7"/>
        </w:tc>
      </w:tr>
    </w:tbl>
    <w:p w:rsidR="00BA23A7" w:rsidRPr="00BA23A7" w:rsidRDefault="00BA23A7" w:rsidP="008268A7"/>
    <w:p w:rsidR="00D23963" w:rsidRDefault="00D23963" w:rsidP="008268A7">
      <w:pPr>
        <w:pStyle w:val="Heading2"/>
      </w:pPr>
      <w:bookmarkStart w:id="173" w:name="_J2735PathHistoryPoint"/>
      <w:bookmarkStart w:id="174" w:name="_Toc530144544"/>
      <w:bookmarkEnd w:id="173"/>
      <w:r w:rsidRPr="00750EEC">
        <w:t>J2735PathHistoryPoint</w:t>
      </w:r>
      <w:bookmarkEnd w:id="174"/>
    </w:p>
    <w:p w:rsidR="00D23963" w:rsidRDefault="00A0274F" w:rsidP="008268A7">
      <w:r>
        <w:t>The J2735PathHistoryPoint data frame is used to convey a single point in the path of an object (typically a motor vehicle) described as a sequence of such position points. The sequence and number of these points (defined in another data frame) is selected to convey the desired level of accuracy and precision required by the application.</w:t>
      </w:r>
    </w:p>
    <w:tbl>
      <w:tblPr>
        <w:tblStyle w:val="TableGrid"/>
        <w:tblW w:w="0" w:type="auto"/>
        <w:tblLook w:val="04A0" w:firstRow="1" w:lastRow="0" w:firstColumn="1" w:lastColumn="0" w:noHBand="0" w:noVBand="1"/>
      </w:tblPr>
      <w:tblGrid>
        <w:gridCol w:w="2122"/>
        <w:gridCol w:w="2957"/>
        <w:gridCol w:w="1161"/>
        <w:gridCol w:w="868"/>
        <w:gridCol w:w="1071"/>
        <w:gridCol w:w="1171"/>
      </w:tblGrid>
      <w:tr w:rsidR="00D23963" w:rsidRPr="006E5FF6" w:rsidTr="00EE21A8">
        <w:tc>
          <w:tcPr>
            <w:tcW w:w="2034" w:type="dxa"/>
          </w:tcPr>
          <w:p w:rsidR="00D23963" w:rsidRPr="006E5FF6" w:rsidRDefault="00D23963" w:rsidP="008268A7">
            <w:pPr>
              <w:rPr>
                <w:b/>
              </w:rPr>
            </w:pPr>
            <w:r w:rsidRPr="006E5FF6">
              <w:rPr>
                <w:b/>
              </w:rPr>
              <w:t>Name</w:t>
            </w:r>
          </w:p>
        </w:tc>
        <w:tc>
          <w:tcPr>
            <w:tcW w:w="3001" w:type="dxa"/>
          </w:tcPr>
          <w:p w:rsidR="00D23963" w:rsidRPr="006E5FF6" w:rsidRDefault="00D23963" w:rsidP="008268A7">
            <w:pPr>
              <w:rPr>
                <w:b/>
              </w:rPr>
            </w:pPr>
            <w:r w:rsidRPr="006E5FF6">
              <w:rPr>
                <w:b/>
              </w:rPr>
              <w:t>Type</w:t>
            </w:r>
          </w:p>
        </w:tc>
        <w:tc>
          <w:tcPr>
            <w:tcW w:w="1176" w:type="dxa"/>
          </w:tcPr>
          <w:p w:rsidR="00D23963" w:rsidRPr="006E5FF6" w:rsidRDefault="00D23963" w:rsidP="008268A7">
            <w:pPr>
              <w:rPr>
                <w:b/>
              </w:rPr>
            </w:pPr>
            <w:r w:rsidRPr="006E5FF6">
              <w:rPr>
                <w:b/>
              </w:rPr>
              <w:t>Description</w:t>
            </w:r>
          </w:p>
        </w:tc>
        <w:tc>
          <w:tcPr>
            <w:tcW w:w="868" w:type="dxa"/>
          </w:tcPr>
          <w:p w:rsidR="00D23963" w:rsidRPr="006E5FF6" w:rsidRDefault="00D23963" w:rsidP="008268A7">
            <w:pPr>
              <w:rPr>
                <w:b/>
              </w:rPr>
            </w:pPr>
            <w:r w:rsidRPr="006E5FF6">
              <w:rPr>
                <w:b/>
              </w:rPr>
              <w:t>Units</w:t>
            </w:r>
          </w:p>
        </w:tc>
        <w:tc>
          <w:tcPr>
            <w:tcW w:w="1085" w:type="dxa"/>
          </w:tcPr>
          <w:p w:rsidR="00D23963" w:rsidRPr="006E5FF6" w:rsidRDefault="00D23963" w:rsidP="008268A7">
            <w:pPr>
              <w:rPr>
                <w:b/>
              </w:rPr>
            </w:pPr>
            <w:r w:rsidRPr="006E5FF6">
              <w:rPr>
                <w:b/>
              </w:rPr>
              <w:t>Valid Min</w:t>
            </w:r>
          </w:p>
        </w:tc>
        <w:tc>
          <w:tcPr>
            <w:tcW w:w="1186" w:type="dxa"/>
          </w:tcPr>
          <w:p w:rsidR="00D23963" w:rsidRPr="006E5FF6" w:rsidRDefault="00D23963" w:rsidP="008268A7">
            <w:pPr>
              <w:rPr>
                <w:b/>
              </w:rPr>
            </w:pPr>
            <w:r w:rsidRPr="006E5FF6">
              <w:rPr>
                <w:b/>
              </w:rPr>
              <w:t>Valid Max</w:t>
            </w:r>
          </w:p>
        </w:tc>
      </w:tr>
      <w:tr w:rsidR="00D23963" w:rsidRPr="003E745F" w:rsidTr="00EE21A8">
        <w:tc>
          <w:tcPr>
            <w:tcW w:w="2034" w:type="dxa"/>
          </w:tcPr>
          <w:p w:rsidR="00D23963" w:rsidRPr="000D041D" w:rsidRDefault="0033406E" w:rsidP="008268A7">
            <w:pPr>
              <w:rPr>
                <w:rFonts w:ascii="Courier New" w:hAnsi="Courier New" w:cs="Courier New"/>
              </w:rPr>
            </w:pPr>
            <w:r w:rsidRPr="0033406E">
              <w:rPr>
                <w:rFonts w:ascii="Courier New" w:hAnsi="Courier New" w:cs="Courier New"/>
              </w:rPr>
              <w:t>latOffset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D23963" w:rsidRPr="000D041D" w:rsidRDefault="0033406E" w:rsidP="008268A7">
            <w:pPr>
              <w:rPr>
                <w:rFonts w:ascii="Courier New" w:hAnsi="Courier New" w:cs="Courier New"/>
              </w:rPr>
            </w:pPr>
            <w:r>
              <w:rPr>
                <w:rFonts w:ascii="Courier New" w:hAnsi="Courier New" w:cs="Courier New"/>
              </w:rPr>
              <w:t>decimal</w:t>
            </w:r>
          </w:p>
        </w:tc>
        <w:tc>
          <w:tcPr>
            <w:tcW w:w="1176" w:type="dxa"/>
          </w:tcPr>
          <w:p w:rsidR="00D23963" w:rsidRPr="003E745F" w:rsidRDefault="0033406E" w:rsidP="008268A7">
            <w:r>
              <w:t>Delta offset in l</w:t>
            </w:r>
            <w:r w:rsidRPr="0033406E">
              <w:t>at</w:t>
            </w:r>
            <w:r>
              <w:t>itude</w:t>
            </w:r>
            <w:r w:rsidRPr="0033406E">
              <w:t xml:space="preserve"> direction from the last point</w:t>
            </w:r>
          </w:p>
        </w:tc>
        <w:tc>
          <w:tcPr>
            <w:tcW w:w="868" w:type="dxa"/>
          </w:tcPr>
          <w:p w:rsidR="00D23963" w:rsidRPr="00EE21A8" w:rsidRDefault="00EE21A8" w:rsidP="008268A7">
            <w:r w:rsidRPr="00EE21A8">
              <w:t>degrees</w:t>
            </w:r>
          </w:p>
        </w:tc>
        <w:tc>
          <w:tcPr>
            <w:tcW w:w="1085" w:type="dxa"/>
          </w:tcPr>
          <w:p w:rsidR="00D23963" w:rsidRPr="003E745F" w:rsidRDefault="00EE21A8" w:rsidP="008268A7">
            <w:r>
              <w:t>-</w:t>
            </w:r>
            <w:r w:rsidRPr="00EE21A8">
              <w:t>0.0131071</w:t>
            </w:r>
          </w:p>
        </w:tc>
        <w:tc>
          <w:tcPr>
            <w:tcW w:w="1186" w:type="dxa"/>
          </w:tcPr>
          <w:p w:rsidR="00D23963" w:rsidRPr="003E745F" w:rsidRDefault="00EE21A8" w:rsidP="008268A7">
            <w:r>
              <w:t>+</w:t>
            </w:r>
            <w:r w:rsidRPr="00EE21A8">
              <w:t>0.0131071</w:t>
            </w:r>
          </w:p>
        </w:tc>
      </w:tr>
      <w:tr w:rsidR="00EE21A8" w:rsidRPr="003E745F" w:rsidTr="00EE21A8">
        <w:tc>
          <w:tcPr>
            <w:tcW w:w="2034" w:type="dxa"/>
          </w:tcPr>
          <w:p w:rsidR="00EE21A8" w:rsidRPr="000D041D" w:rsidRDefault="00EE21A8" w:rsidP="008268A7">
            <w:pPr>
              <w:rPr>
                <w:rFonts w:ascii="Courier New" w:hAnsi="Courier New" w:cs="Courier New"/>
              </w:rPr>
            </w:pPr>
            <w:r w:rsidRPr="0033406E">
              <w:rPr>
                <w:rFonts w:ascii="Courier New" w:hAnsi="Courier New" w:cs="Courier New"/>
              </w:rPr>
              <w:t>lonOffset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t xml:space="preserve">Delta offset in longitude </w:t>
            </w:r>
            <w:r w:rsidRPr="0033406E">
              <w:t xml:space="preserve">direction </w:t>
            </w:r>
            <w:r w:rsidRPr="0033406E">
              <w:lastRenderedPageBreak/>
              <w:t>from the last point</w:t>
            </w:r>
          </w:p>
        </w:tc>
        <w:tc>
          <w:tcPr>
            <w:tcW w:w="868" w:type="dxa"/>
          </w:tcPr>
          <w:p w:rsidR="00EE21A8" w:rsidRPr="00EE21A8" w:rsidRDefault="00EE21A8" w:rsidP="008268A7">
            <w:r w:rsidRPr="00EE21A8">
              <w:lastRenderedPageBreak/>
              <w:t>degrees</w:t>
            </w:r>
          </w:p>
        </w:tc>
        <w:tc>
          <w:tcPr>
            <w:tcW w:w="1085" w:type="dxa"/>
          </w:tcPr>
          <w:p w:rsidR="00EE21A8" w:rsidRPr="003E745F" w:rsidRDefault="00EE21A8" w:rsidP="008268A7">
            <w:r>
              <w:t>-</w:t>
            </w:r>
            <w:r w:rsidRPr="00EE21A8">
              <w:t>0.0131071</w:t>
            </w:r>
          </w:p>
        </w:tc>
        <w:tc>
          <w:tcPr>
            <w:tcW w:w="1186" w:type="dxa"/>
          </w:tcPr>
          <w:p w:rsidR="00EE21A8" w:rsidRPr="003E745F" w:rsidRDefault="00EE21A8" w:rsidP="008268A7">
            <w:r>
              <w:t>+</w:t>
            </w:r>
            <w:r w:rsidRPr="00EE21A8">
              <w:t>0.0131071</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elevationOffset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t>V</w:t>
            </w:r>
            <w:r w:rsidRPr="00EE21A8">
              <w:t>ertical delta offset in the Z direction from the last point</w:t>
            </w:r>
          </w:p>
        </w:tc>
        <w:tc>
          <w:tcPr>
            <w:tcW w:w="868" w:type="dxa"/>
          </w:tcPr>
          <w:p w:rsidR="00EE21A8" w:rsidRPr="003E745F" w:rsidRDefault="00EE21A8" w:rsidP="008268A7">
            <w:r>
              <w:t>Meters vertical</w:t>
            </w:r>
          </w:p>
        </w:tc>
        <w:tc>
          <w:tcPr>
            <w:tcW w:w="1085" w:type="dxa"/>
          </w:tcPr>
          <w:p w:rsidR="00EE21A8" w:rsidRPr="003E745F" w:rsidRDefault="00EE21A8" w:rsidP="008268A7">
            <w:r>
              <w:t>-</w:t>
            </w:r>
            <w:r w:rsidRPr="00EE21A8">
              <w:t>204.7</w:t>
            </w:r>
          </w:p>
        </w:tc>
        <w:tc>
          <w:tcPr>
            <w:tcW w:w="1186" w:type="dxa"/>
          </w:tcPr>
          <w:p w:rsidR="00EE21A8" w:rsidRPr="003E745F" w:rsidRDefault="00EE21A8" w:rsidP="008268A7">
            <w:r>
              <w:t>+</w:t>
            </w:r>
            <w:r w:rsidRPr="00EE21A8">
              <w:t>204.7</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timeOffset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rsidRPr="00EE21A8">
              <w:t>Offset backwards in time</w:t>
            </w:r>
          </w:p>
        </w:tc>
        <w:tc>
          <w:tcPr>
            <w:tcW w:w="868" w:type="dxa"/>
          </w:tcPr>
          <w:p w:rsidR="00EE21A8" w:rsidRPr="003E745F" w:rsidRDefault="00EE21A8" w:rsidP="008268A7">
            <w:r>
              <w:t>seconds</w:t>
            </w:r>
          </w:p>
        </w:tc>
        <w:tc>
          <w:tcPr>
            <w:tcW w:w="1085" w:type="dxa"/>
          </w:tcPr>
          <w:p w:rsidR="00EE21A8" w:rsidRPr="003E745F" w:rsidRDefault="00EE21A8" w:rsidP="008268A7">
            <w:r>
              <w:t>0.01</w:t>
            </w:r>
          </w:p>
        </w:tc>
        <w:tc>
          <w:tcPr>
            <w:tcW w:w="1186" w:type="dxa"/>
          </w:tcPr>
          <w:p w:rsidR="00EE21A8" w:rsidRPr="003E745F" w:rsidRDefault="00EE21A8" w:rsidP="008268A7">
            <w:r w:rsidRPr="00EE21A8">
              <w:t>655.34</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speed</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rsidRPr="00EE21A8">
              <w:t>Speed over the reported period</w:t>
            </w:r>
          </w:p>
        </w:tc>
        <w:tc>
          <w:tcPr>
            <w:tcW w:w="868" w:type="dxa"/>
          </w:tcPr>
          <w:p w:rsidR="00EE21A8" w:rsidRPr="003E745F" w:rsidRDefault="00EE21A8" w:rsidP="008268A7">
            <w:r>
              <w:t>m/s</w:t>
            </w:r>
          </w:p>
        </w:tc>
        <w:tc>
          <w:tcPr>
            <w:tcW w:w="1085" w:type="dxa"/>
          </w:tcPr>
          <w:p w:rsidR="00EE21A8" w:rsidRPr="003E745F" w:rsidRDefault="00EE21A8" w:rsidP="008268A7">
            <w:r>
              <w:t>0</w:t>
            </w:r>
          </w:p>
        </w:tc>
        <w:tc>
          <w:tcPr>
            <w:tcW w:w="1186" w:type="dxa"/>
          </w:tcPr>
          <w:p w:rsidR="00EE21A8" w:rsidRPr="003E745F" w:rsidRDefault="00EE21A8" w:rsidP="008268A7">
            <w:r>
              <w:t>163.82</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posAccuracy</w:t>
            </w:r>
          </w:p>
        </w:tc>
        <w:tc>
          <w:tcPr>
            <w:tcW w:w="3001" w:type="dxa"/>
          </w:tcPr>
          <w:p w:rsidR="00EE21A8" w:rsidRDefault="00A07801" w:rsidP="008268A7">
            <w:pPr>
              <w:rPr>
                <w:rFonts w:ascii="Courier New" w:hAnsi="Courier New" w:cs="Courier New"/>
              </w:rPr>
            </w:pPr>
            <w:hyperlink w:anchor="_J2735PositionalAccuracy" w:history="1">
              <w:r w:rsidR="00EE21A8" w:rsidRPr="004302C8">
                <w:rPr>
                  <w:rStyle w:val="Hyperlink"/>
                  <w:rFonts w:ascii="Courier New" w:hAnsi="Courier New" w:cs="Courier New"/>
                </w:rPr>
                <w:t>J2735PositionalAccuracy</w:t>
              </w:r>
            </w:hyperlink>
          </w:p>
        </w:tc>
        <w:tc>
          <w:tcPr>
            <w:tcW w:w="1176" w:type="dxa"/>
          </w:tcPr>
          <w:p w:rsidR="00EE21A8" w:rsidRPr="003E745F" w:rsidRDefault="00EE21A8" w:rsidP="008268A7">
            <w:r>
              <w:t xml:space="preserve">The accuracy of position values. See section </w:t>
            </w:r>
            <w:r>
              <w:fldChar w:fldCharType="begin"/>
            </w:r>
            <w:r>
              <w:instrText xml:space="preserve"> REF _Ref511749998 \r \h </w:instrText>
            </w:r>
            <w:r>
              <w:fldChar w:fldCharType="separate"/>
            </w:r>
            <w:r w:rsidR="00B9778E">
              <w:t>6.5</w:t>
            </w:r>
            <w:r>
              <w:fldChar w:fldCharType="end"/>
            </w:r>
            <w:r>
              <w:t>.</w:t>
            </w:r>
          </w:p>
        </w:tc>
        <w:tc>
          <w:tcPr>
            <w:tcW w:w="868" w:type="dxa"/>
          </w:tcPr>
          <w:p w:rsidR="00EE21A8" w:rsidRPr="003E745F" w:rsidRDefault="00EE21A8" w:rsidP="008268A7">
            <w:r>
              <w:t>N/A</w:t>
            </w:r>
          </w:p>
        </w:tc>
        <w:tc>
          <w:tcPr>
            <w:tcW w:w="1085" w:type="dxa"/>
          </w:tcPr>
          <w:p w:rsidR="00EE21A8" w:rsidRPr="003E745F" w:rsidRDefault="00EE21A8" w:rsidP="008268A7">
            <w:r>
              <w:t>N/A</w:t>
            </w:r>
          </w:p>
        </w:tc>
        <w:tc>
          <w:tcPr>
            <w:tcW w:w="1186" w:type="dxa"/>
          </w:tcPr>
          <w:p w:rsidR="00EE21A8" w:rsidRPr="003E745F" w:rsidRDefault="00EE21A8" w:rsidP="008268A7">
            <w:r>
              <w:t>N/A</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heading</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t>Overall coarse heading</w:t>
            </w:r>
          </w:p>
        </w:tc>
        <w:tc>
          <w:tcPr>
            <w:tcW w:w="868" w:type="dxa"/>
          </w:tcPr>
          <w:p w:rsidR="00EE21A8" w:rsidRPr="003E745F" w:rsidRDefault="00EE21A8" w:rsidP="008268A7">
            <w:r>
              <w:t>degrees</w:t>
            </w:r>
          </w:p>
        </w:tc>
        <w:tc>
          <w:tcPr>
            <w:tcW w:w="1085" w:type="dxa"/>
          </w:tcPr>
          <w:p w:rsidR="00EE21A8" w:rsidRPr="003E745F" w:rsidRDefault="00EE21A8" w:rsidP="008268A7">
            <w:r>
              <w:t>0.0</w:t>
            </w:r>
          </w:p>
        </w:tc>
        <w:tc>
          <w:tcPr>
            <w:tcW w:w="1186" w:type="dxa"/>
          </w:tcPr>
          <w:p w:rsidR="00EE21A8" w:rsidRPr="003E745F" w:rsidRDefault="00EE21A8" w:rsidP="008268A7">
            <w:pPr>
              <w:keepNext/>
            </w:pPr>
            <w:r>
              <w:t>358.5</w:t>
            </w:r>
          </w:p>
        </w:tc>
      </w:tr>
    </w:tbl>
    <w:p w:rsidR="00D23963" w:rsidRDefault="00576C3B" w:rsidP="008268A7">
      <w:pPr>
        <w:pStyle w:val="Caption"/>
      </w:pPr>
      <w:r>
        <w:t xml:space="preserve">Table </w:t>
      </w:r>
      <w:r w:rsidR="00A07801">
        <w:fldChar w:fldCharType="begin"/>
      </w:r>
      <w:r w:rsidR="00A07801">
        <w:instrText xml:space="preserve"> SEQ Table \* ARABIC </w:instrText>
      </w:r>
      <w:r w:rsidR="00A07801">
        <w:fldChar w:fldCharType="separate"/>
      </w:r>
      <w:r w:rsidR="00B9778E">
        <w:rPr>
          <w:noProof/>
        </w:rPr>
        <w:t>45</w:t>
      </w:r>
      <w:r w:rsidR="00A07801">
        <w:rPr>
          <w:noProof/>
        </w:rPr>
        <w:fldChar w:fldCharType="end"/>
      </w:r>
      <w:r>
        <w:t xml:space="preserve"> - </w:t>
      </w:r>
      <w:r w:rsidRPr="00E66E6D">
        <w:t>J2735PathHistoryPoint</w:t>
      </w:r>
    </w:p>
    <w:p w:rsidR="00D23963" w:rsidRDefault="00D23963" w:rsidP="008268A7">
      <w:pPr>
        <w:pStyle w:val="Heading2"/>
      </w:pPr>
      <w:bookmarkStart w:id="175" w:name="_J2735PrivilegedEvents"/>
      <w:bookmarkStart w:id="176" w:name="_Toc530144545"/>
      <w:bookmarkEnd w:id="175"/>
      <w:r w:rsidRPr="00EA5684">
        <w:t>J2735PrivilegedEvents</w:t>
      </w:r>
      <w:bookmarkEnd w:id="176"/>
    </w:p>
    <w:p w:rsidR="00D23963" w:rsidRDefault="004F613F" w:rsidP="008268A7">
      <w:r>
        <w:t>The J2735</w:t>
      </w:r>
      <w:r w:rsidRPr="004F613F">
        <w:t>PrivilegedEvents data frame provides a means to describe various public safety events. The information in this data frame (along with the BSM message in which it is sent) can be used to determine various aspects about the sender.</w:t>
      </w:r>
    </w:p>
    <w:tbl>
      <w:tblPr>
        <w:tblStyle w:val="TableGrid"/>
        <w:tblW w:w="0" w:type="auto"/>
        <w:tblLook w:val="04A0" w:firstRow="1" w:lastRow="0" w:firstColumn="1" w:lastColumn="0" w:noHBand="0" w:noVBand="1"/>
      </w:tblPr>
      <w:tblGrid>
        <w:gridCol w:w="1664"/>
        <w:gridCol w:w="2374"/>
        <w:gridCol w:w="1621"/>
        <w:gridCol w:w="1237"/>
        <w:gridCol w:w="1227"/>
        <w:gridCol w:w="1227"/>
      </w:tblGrid>
      <w:tr w:rsidR="00D23963" w:rsidRPr="006E5FF6" w:rsidTr="004F613F">
        <w:tc>
          <w:tcPr>
            <w:tcW w:w="1664" w:type="dxa"/>
          </w:tcPr>
          <w:p w:rsidR="00D23963" w:rsidRPr="006E5FF6" w:rsidRDefault="00D23963" w:rsidP="008268A7">
            <w:pPr>
              <w:rPr>
                <w:b/>
              </w:rPr>
            </w:pPr>
            <w:r w:rsidRPr="006E5FF6">
              <w:rPr>
                <w:b/>
              </w:rPr>
              <w:t>Name</w:t>
            </w:r>
          </w:p>
        </w:tc>
        <w:tc>
          <w:tcPr>
            <w:tcW w:w="2374" w:type="dxa"/>
          </w:tcPr>
          <w:p w:rsidR="00D23963" w:rsidRPr="006E5FF6" w:rsidRDefault="00D23963" w:rsidP="008268A7">
            <w:pPr>
              <w:rPr>
                <w:b/>
              </w:rPr>
            </w:pPr>
            <w:r w:rsidRPr="006E5FF6">
              <w:rPr>
                <w:b/>
              </w:rPr>
              <w:t>Type</w:t>
            </w:r>
          </w:p>
        </w:tc>
        <w:tc>
          <w:tcPr>
            <w:tcW w:w="1621" w:type="dxa"/>
          </w:tcPr>
          <w:p w:rsidR="00D23963" w:rsidRPr="006E5FF6" w:rsidRDefault="00D23963" w:rsidP="008268A7">
            <w:pPr>
              <w:rPr>
                <w:b/>
              </w:rPr>
            </w:pPr>
            <w:r w:rsidRPr="006E5FF6">
              <w:rPr>
                <w:b/>
              </w:rPr>
              <w:t>Description</w:t>
            </w:r>
          </w:p>
        </w:tc>
        <w:tc>
          <w:tcPr>
            <w:tcW w:w="1237" w:type="dxa"/>
          </w:tcPr>
          <w:p w:rsidR="00D23963" w:rsidRPr="006E5FF6" w:rsidRDefault="00D23963" w:rsidP="008268A7">
            <w:pPr>
              <w:rPr>
                <w:b/>
              </w:rPr>
            </w:pPr>
            <w:r w:rsidRPr="006E5FF6">
              <w:rPr>
                <w:b/>
              </w:rPr>
              <w:t>Units</w:t>
            </w:r>
          </w:p>
        </w:tc>
        <w:tc>
          <w:tcPr>
            <w:tcW w:w="1227" w:type="dxa"/>
          </w:tcPr>
          <w:p w:rsidR="00D23963" w:rsidRPr="006E5FF6" w:rsidRDefault="00D23963" w:rsidP="008268A7">
            <w:pPr>
              <w:rPr>
                <w:b/>
              </w:rPr>
            </w:pPr>
            <w:r w:rsidRPr="006E5FF6">
              <w:rPr>
                <w:b/>
              </w:rPr>
              <w:t>Valid Min</w:t>
            </w:r>
          </w:p>
        </w:tc>
        <w:tc>
          <w:tcPr>
            <w:tcW w:w="1227" w:type="dxa"/>
          </w:tcPr>
          <w:p w:rsidR="00D23963" w:rsidRPr="006E5FF6" w:rsidRDefault="00D23963" w:rsidP="008268A7">
            <w:pPr>
              <w:rPr>
                <w:b/>
              </w:rPr>
            </w:pPr>
            <w:r w:rsidRPr="006E5FF6">
              <w:rPr>
                <w:b/>
              </w:rPr>
              <w:t>Valid Max</w:t>
            </w:r>
          </w:p>
        </w:tc>
      </w:tr>
      <w:tr w:rsidR="004F613F" w:rsidRPr="003E745F" w:rsidTr="004F613F">
        <w:tc>
          <w:tcPr>
            <w:tcW w:w="1664" w:type="dxa"/>
          </w:tcPr>
          <w:p w:rsidR="004F613F" w:rsidRPr="000D041D" w:rsidRDefault="004F613F" w:rsidP="008268A7">
            <w:pPr>
              <w:rPr>
                <w:rFonts w:ascii="Courier New" w:hAnsi="Courier New" w:cs="Courier New"/>
              </w:rPr>
            </w:pPr>
            <w:r w:rsidRPr="004F613F">
              <w:rPr>
                <w:rFonts w:ascii="Courier New" w:hAnsi="Courier New" w:cs="Courier New"/>
              </w:rPr>
              <w:t>sspRights</w:t>
            </w:r>
          </w:p>
        </w:tc>
        <w:tc>
          <w:tcPr>
            <w:tcW w:w="2374" w:type="dxa"/>
          </w:tcPr>
          <w:p w:rsidR="004F613F" w:rsidRPr="000D041D" w:rsidRDefault="004F613F" w:rsidP="008268A7">
            <w:pPr>
              <w:rPr>
                <w:rFonts w:ascii="Courier New" w:hAnsi="Courier New" w:cs="Courier New"/>
              </w:rPr>
            </w:pPr>
            <w:r>
              <w:rPr>
                <w:rFonts w:ascii="Courier New" w:hAnsi="Courier New" w:cs="Courier New"/>
              </w:rPr>
              <w:t>integer</w:t>
            </w:r>
          </w:p>
        </w:tc>
        <w:tc>
          <w:tcPr>
            <w:tcW w:w="1621" w:type="dxa"/>
          </w:tcPr>
          <w:p w:rsidR="004F613F" w:rsidRPr="003E745F" w:rsidRDefault="004F613F" w:rsidP="008268A7">
            <w:r w:rsidRPr="004F613F">
              <w:t>CERT SSP Privilege Details</w:t>
            </w:r>
            <w:r>
              <w:t xml:space="preserve">. </w:t>
            </w:r>
            <w:r w:rsidRPr="00216203">
              <w:t>The SSP index is used to control the data elements that follow the occurrence of the index.</w:t>
            </w:r>
          </w:p>
        </w:tc>
        <w:tc>
          <w:tcPr>
            <w:tcW w:w="1237" w:type="dxa"/>
          </w:tcPr>
          <w:p w:rsidR="004F613F" w:rsidRPr="00216203" w:rsidRDefault="004F613F" w:rsidP="008268A7">
            <w:r w:rsidRPr="00216203">
              <w:t>N/A</w:t>
            </w:r>
          </w:p>
        </w:tc>
        <w:tc>
          <w:tcPr>
            <w:tcW w:w="1227" w:type="dxa"/>
          </w:tcPr>
          <w:p w:rsidR="004F613F" w:rsidRPr="003E745F" w:rsidRDefault="004F613F" w:rsidP="008268A7">
            <w:r>
              <w:t>0</w:t>
            </w:r>
          </w:p>
        </w:tc>
        <w:tc>
          <w:tcPr>
            <w:tcW w:w="1227" w:type="dxa"/>
          </w:tcPr>
          <w:p w:rsidR="004F613F" w:rsidRPr="003E745F" w:rsidRDefault="004F613F" w:rsidP="008268A7">
            <w:pPr>
              <w:keepNext/>
            </w:pPr>
            <w:r>
              <w:t>31</w:t>
            </w:r>
          </w:p>
        </w:tc>
      </w:tr>
    </w:tbl>
    <w:p w:rsidR="00D23963" w:rsidRDefault="004F613F" w:rsidP="008268A7">
      <w:pPr>
        <w:pStyle w:val="Caption"/>
      </w:pPr>
      <w:r>
        <w:t xml:space="preserve">Table </w:t>
      </w:r>
      <w:r w:rsidR="00A07801">
        <w:fldChar w:fldCharType="begin"/>
      </w:r>
      <w:r w:rsidR="00A07801">
        <w:instrText xml:space="preserve"> SEQ Table \* ARABIC </w:instrText>
      </w:r>
      <w:r w:rsidR="00A07801">
        <w:fldChar w:fldCharType="separate"/>
      </w:r>
      <w:r w:rsidR="00B9778E">
        <w:rPr>
          <w:noProof/>
        </w:rPr>
        <w:t>46</w:t>
      </w:r>
      <w:r w:rsidR="00A07801">
        <w:rPr>
          <w:noProof/>
        </w:rPr>
        <w:fldChar w:fldCharType="end"/>
      </w:r>
      <w:r>
        <w:t xml:space="preserve"> - </w:t>
      </w:r>
      <w:r w:rsidRPr="00466509">
        <w:t>J2735PrivilegedEvents</w:t>
      </w:r>
      <w:r>
        <w:t xml:space="preserve"> (1)</w:t>
      </w:r>
    </w:p>
    <w:p w:rsidR="004F613F" w:rsidRPr="004F613F" w:rsidRDefault="004F613F" w:rsidP="008268A7">
      <w:pPr>
        <w:rPr>
          <w:lang w:eastAsia="ja-JP"/>
        </w:rPr>
      </w:pPr>
    </w:p>
    <w:tbl>
      <w:tblPr>
        <w:tblStyle w:val="TableGrid"/>
        <w:tblW w:w="0" w:type="auto"/>
        <w:tblLook w:val="04A0" w:firstRow="1" w:lastRow="0" w:firstColumn="1" w:lastColumn="0" w:noHBand="0" w:noVBand="1"/>
      </w:tblPr>
      <w:tblGrid>
        <w:gridCol w:w="1249"/>
        <w:gridCol w:w="2385"/>
        <w:gridCol w:w="5716"/>
      </w:tblGrid>
      <w:tr w:rsidR="004F613F" w:rsidRPr="003E745F" w:rsidTr="004F613F">
        <w:tc>
          <w:tcPr>
            <w:tcW w:w="1249" w:type="dxa"/>
          </w:tcPr>
          <w:p w:rsidR="004F613F" w:rsidRPr="006E5FF6" w:rsidRDefault="004F613F" w:rsidP="008268A7">
            <w:pPr>
              <w:rPr>
                <w:b/>
              </w:rPr>
            </w:pPr>
            <w:r w:rsidRPr="006E5FF6">
              <w:rPr>
                <w:b/>
              </w:rPr>
              <w:t>Name</w:t>
            </w:r>
          </w:p>
        </w:tc>
        <w:tc>
          <w:tcPr>
            <w:tcW w:w="2385" w:type="dxa"/>
          </w:tcPr>
          <w:p w:rsidR="004F613F" w:rsidRPr="006E5FF6" w:rsidRDefault="004F613F" w:rsidP="008268A7">
            <w:pPr>
              <w:rPr>
                <w:b/>
              </w:rPr>
            </w:pPr>
            <w:r w:rsidRPr="006E5FF6">
              <w:rPr>
                <w:b/>
              </w:rPr>
              <w:t>Type</w:t>
            </w:r>
          </w:p>
        </w:tc>
        <w:tc>
          <w:tcPr>
            <w:tcW w:w="5716" w:type="dxa"/>
          </w:tcPr>
          <w:p w:rsidR="004F613F" w:rsidRPr="006E5FF6" w:rsidRDefault="004F613F" w:rsidP="008268A7">
            <w:pPr>
              <w:rPr>
                <w:b/>
              </w:rPr>
            </w:pPr>
            <w:r w:rsidRPr="006E5FF6">
              <w:rPr>
                <w:b/>
              </w:rPr>
              <w:t>Description</w:t>
            </w:r>
          </w:p>
        </w:tc>
      </w:tr>
      <w:tr w:rsidR="004F613F" w:rsidRPr="003E745F" w:rsidTr="004F613F">
        <w:tc>
          <w:tcPr>
            <w:tcW w:w="1249" w:type="dxa"/>
          </w:tcPr>
          <w:p w:rsidR="004F613F" w:rsidRPr="000D041D" w:rsidRDefault="004F613F" w:rsidP="008268A7">
            <w:pPr>
              <w:rPr>
                <w:rFonts w:ascii="Courier New" w:hAnsi="Courier New" w:cs="Courier New"/>
              </w:rPr>
            </w:pPr>
            <w:r w:rsidRPr="00823070">
              <w:rPr>
                <w:rFonts w:ascii="Courier New" w:hAnsi="Courier New" w:cs="Courier New"/>
              </w:rPr>
              <w:t>events</w:t>
            </w:r>
          </w:p>
        </w:tc>
        <w:tc>
          <w:tcPr>
            <w:tcW w:w="2385" w:type="dxa"/>
          </w:tcPr>
          <w:p w:rsidR="004F613F" w:rsidRPr="000D041D" w:rsidRDefault="00A07801" w:rsidP="008268A7">
            <w:pPr>
              <w:rPr>
                <w:rFonts w:ascii="Courier New" w:hAnsi="Courier New" w:cs="Courier New"/>
              </w:rPr>
            </w:pPr>
            <w:hyperlink w:anchor="_J2735BitString" w:history="1">
              <w:r w:rsidR="004F613F" w:rsidRPr="00D47416">
                <w:rPr>
                  <w:rStyle w:val="Hyperlink"/>
                  <w:rFonts w:ascii="Courier New" w:hAnsi="Courier New" w:cs="Courier New"/>
                </w:rPr>
                <w:t>J2735BitString</w:t>
              </w:r>
            </w:hyperlink>
          </w:p>
        </w:tc>
        <w:tc>
          <w:tcPr>
            <w:tcW w:w="5716" w:type="dxa"/>
          </w:tcPr>
          <w:p w:rsidR="004F613F" w:rsidRDefault="004F613F" w:rsidP="008268A7">
            <w:r w:rsidRPr="004F613F">
              <w:t>The active event list</w:t>
            </w:r>
            <w:r>
              <w:t>. A Boolean dictionary of the following indicators:</w:t>
            </w:r>
          </w:p>
          <w:p w:rsidR="004F613F" w:rsidRPr="00823070" w:rsidRDefault="004F613F" w:rsidP="00AF2AED">
            <w:pPr>
              <w:pStyle w:val="ListParagraph"/>
              <w:numPr>
                <w:ilvl w:val="0"/>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peUnavailable -- Not Equipped or unavailable</w:t>
            </w:r>
          </w:p>
          <w:p w:rsidR="004F613F" w:rsidRDefault="004F613F" w:rsidP="00AF2AED">
            <w:pPr>
              <w:pStyle w:val="ListParagraph"/>
              <w:numPr>
                <w:ilvl w:val="0"/>
                <w:numId w:val="19"/>
              </w:numPr>
              <w:spacing w:before="120"/>
              <w:rPr>
                <w:rFonts w:ascii="Courier New" w:hAnsi="Courier New" w:cs="Courier New"/>
                <w:color w:val="000000"/>
                <w:sz w:val="20"/>
                <w:szCs w:val="20"/>
              </w:rPr>
            </w:pPr>
            <w:r>
              <w:rPr>
                <w:rFonts w:ascii="Courier New" w:hAnsi="Courier New" w:cs="Courier New"/>
                <w:color w:val="000000"/>
                <w:sz w:val="20"/>
                <w:szCs w:val="20"/>
              </w:rPr>
              <w:t xml:space="preserve">peEmergencyResponse -- </w:t>
            </w:r>
            <w:r w:rsidRPr="00823070">
              <w:rPr>
                <w:rFonts w:ascii="Courier New" w:hAnsi="Courier New" w:cs="Courier New"/>
                <w:color w:val="000000"/>
                <w:sz w:val="20"/>
                <w:szCs w:val="20"/>
              </w:rPr>
              <w:t>The vehicle is a properly authorized public safety vehicle,</w:t>
            </w:r>
            <w:r>
              <w:rPr>
                <w:rFonts w:ascii="Courier New" w:hAnsi="Courier New" w:cs="Courier New"/>
                <w:color w:val="000000"/>
                <w:sz w:val="20"/>
                <w:szCs w:val="20"/>
              </w:rPr>
              <w:t xml:space="preserve"> </w:t>
            </w:r>
            <w:r w:rsidRPr="00823070">
              <w:rPr>
                <w:rFonts w:ascii="Courier New" w:hAnsi="Courier New" w:cs="Courier New"/>
                <w:color w:val="000000"/>
                <w:sz w:val="20"/>
                <w:szCs w:val="20"/>
              </w:rPr>
              <w:t>is engaged in a service call, and is currently moving</w:t>
            </w:r>
            <w:r>
              <w:rPr>
                <w:rFonts w:ascii="Courier New" w:hAnsi="Courier New" w:cs="Courier New"/>
                <w:color w:val="000000"/>
                <w:sz w:val="20"/>
                <w:szCs w:val="20"/>
              </w:rPr>
              <w:t xml:space="preserve"> </w:t>
            </w:r>
            <w:r w:rsidRPr="00823070">
              <w:rPr>
                <w:rFonts w:ascii="Courier New" w:hAnsi="Courier New" w:cs="Courier New"/>
                <w:color w:val="000000"/>
                <w:sz w:val="20"/>
                <w:szCs w:val="20"/>
              </w:rPr>
              <w:t>or is within the roadway. Note that lights and sirens</w:t>
            </w:r>
            <w:r>
              <w:rPr>
                <w:rFonts w:ascii="Courier New" w:hAnsi="Courier New" w:cs="Courier New"/>
                <w:color w:val="000000"/>
                <w:sz w:val="20"/>
                <w:szCs w:val="20"/>
              </w:rPr>
              <w:t xml:space="preserve"> </w:t>
            </w:r>
            <w:r w:rsidRPr="00823070">
              <w:rPr>
                <w:rFonts w:ascii="Courier New" w:hAnsi="Courier New" w:cs="Courier New"/>
                <w:color w:val="000000"/>
                <w:sz w:val="20"/>
                <w:szCs w:val="20"/>
              </w:rPr>
              <w:t>may not be evident during any given response call</w:t>
            </w:r>
            <w:r>
              <w:rPr>
                <w:rFonts w:ascii="Courier New" w:hAnsi="Courier New" w:cs="Courier New"/>
                <w:color w:val="000000"/>
                <w:sz w:val="20"/>
                <w:szCs w:val="20"/>
              </w:rPr>
              <w:t xml:space="preserve"> </w:t>
            </w:r>
          </w:p>
          <w:p w:rsidR="004F613F" w:rsidRPr="00823070" w:rsidRDefault="004F613F" w:rsidP="00AF2AED">
            <w:pPr>
              <w:pStyle w:val="ListParagraph"/>
              <w:numPr>
                <w:ilvl w:val="0"/>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Emergency and Non Emergency Lights related</w:t>
            </w:r>
          </w:p>
          <w:p w:rsidR="004F613F" w:rsidRPr="00823070" w:rsidRDefault="004F613F" w:rsidP="00AF2AED">
            <w:pPr>
              <w:pStyle w:val="ListParagraph"/>
              <w:numPr>
                <w:ilvl w:val="1"/>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peEmergencyLightsActive</w:t>
            </w:r>
          </w:p>
          <w:p w:rsidR="004F613F" w:rsidRPr="00823070" w:rsidRDefault="004F613F" w:rsidP="00AF2AED">
            <w:pPr>
              <w:pStyle w:val="ListParagraph"/>
              <w:numPr>
                <w:ilvl w:val="1"/>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peEmergencySoundActive</w:t>
            </w:r>
          </w:p>
          <w:p w:rsidR="004F613F" w:rsidRPr="00823070" w:rsidRDefault="004F613F" w:rsidP="00AF2AED">
            <w:pPr>
              <w:pStyle w:val="ListParagraph"/>
              <w:numPr>
                <w:ilvl w:val="1"/>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peNonEmergencyLightsActive</w:t>
            </w:r>
          </w:p>
          <w:p w:rsidR="004F613F" w:rsidRPr="003E745F" w:rsidRDefault="004F613F" w:rsidP="00AF2AED">
            <w:pPr>
              <w:pStyle w:val="ListParagraph"/>
              <w:keepNext/>
              <w:numPr>
                <w:ilvl w:val="1"/>
                <w:numId w:val="19"/>
              </w:numPr>
              <w:spacing w:before="120"/>
            </w:pPr>
            <w:r w:rsidRPr="00823070">
              <w:rPr>
                <w:rFonts w:ascii="Courier New" w:hAnsi="Courier New" w:cs="Courier New"/>
                <w:color w:val="000000"/>
                <w:sz w:val="20"/>
                <w:szCs w:val="20"/>
              </w:rPr>
              <w:t>peNonEmergencySoundActive</w:t>
            </w:r>
          </w:p>
        </w:tc>
      </w:tr>
    </w:tbl>
    <w:p w:rsidR="00B2200E" w:rsidRDefault="004F613F" w:rsidP="008268A7">
      <w:pPr>
        <w:pStyle w:val="Caption"/>
      </w:pPr>
      <w:r>
        <w:t xml:space="preserve">Table </w:t>
      </w:r>
      <w:r w:rsidR="00A07801">
        <w:fldChar w:fldCharType="begin"/>
      </w:r>
      <w:r w:rsidR="00A07801">
        <w:instrText xml:space="preserve"> SEQ Table \* ARABIC </w:instrText>
      </w:r>
      <w:r w:rsidR="00A07801">
        <w:fldChar w:fldCharType="separate"/>
      </w:r>
      <w:r w:rsidR="00B9778E">
        <w:rPr>
          <w:noProof/>
        </w:rPr>
        <w:t>47</w:t>
      </w:r>
      <w:r w:rsidR="00A07801">
        <w:rPr>
          <w:noProof/>
        </w:rPr>
        <w:fldChar w:fldCharType="end"/>
      </w:r>
      <w:r>
        <w:t xml:space="preserve"> - J2735PrivilegedEvents (2</w:t>
      </w:r>
      <w:r w:rsidRPr="0091276D">
        <w:t>)</w:t>
      </w:r>
    </w:p>
    <w:p w:rsidR="00D23963" w:rsidRDefault="00D23963" w:rsidP="008268A7"/>
    <w:p w:rsidR="00D23963" w:rsidRDefault="00D23963" w:rsidP="008268A7"/>
    <w:p w:rsidR="00D23963" w:rsidRDefault="00D23963" w:rsidP="008268A7">
      <w:pPr>
        <w:pStyle w:val="Heading2"/>
      </w:pPr>
      <w:bookmarkStart w:id="177" w:name="_J2735Extent"/>
      <w:bookmarkStart w:id="178" w:name="_J2735PivotPointDescription"/>
      <w:bookmarkStart w:id="179" w:name="_Toc530144546"/>
      <w:bookmarkEnd w:id="177"/>
      <w:bookmarkEnd w:id="178"/>
      <w:r w:rsidRPr="00D359EF">
        <w:t>J2735PivotPointDescription</w:t>
      </w:r>
      <w:bookmarkEnd w:id="179"/>
    </w:p>
    <w:p w:rsidR="00D23963" w:rsidRDefault="00E245F8" w:rsidP="008268A7">
      <w:r>
        <w:t>The J2735</w:t>
      </w:r>
      <w:r w:rsidRPr="00E245F8">
        <w:t>PivotPointDescription data frame is used to describe the geometric relationship between a vehicle and a trailer; or a dolly and another object to which it is connected.</w:t>
      </w:r>
    </w:p>
    <w:tbl>
      <w:tblPr>
        <w:tblStyle w:val="TableGrid"/>
        <w:tblW w:w="0" w:type="auto"/>
        <w:tblLook w:val="04A0" w:firstRow="1" w:lastRow="0" w:firstColumn="1" w:lastColumn="0" w:noHBand="0" w:noVBand="1"/>
      </w:tblPr>
      <w:tblGrid>
        <w:gridCol w:w="1851"/>
        <w:gridCol w:w="2116"/>
        <w:gridCol w:w="1546"/>
        <w:gridCol w:w="1265"/>
        <w:gridCol w:w="1232"/>
        <w:gridCol w:w="1340"/>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E245F8" w:rsidP="008268A7">
            <w:pPr>
              <w:rPr>
                <w:rFonts w:ascii="Courier New" w:hAnsi="Courier New" w:cs="Courier New"/>
              </w:rPr>
            </w:pPr>
            <w:r w:rsidRPr="00E245F8">
              <w:rPr>
                <w:rFonts w:ascii="Courier New" w:hAnsi="Courier New" w:cs="Courier New"/>
              </w:rPr>
              <w:t>pivotOffset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649" w:type="dxa"/>
          </w:tcPr>
          <w:p w:rsidR="00D23963" w:rsidRPr="000D041D" w:rsidRDefault="00E245F8" w:rsidP="008268A7">
            <w:pPr>
              <w:rPr>
                <w:rFonts w:ascii="Courier New" w:hAnsi="Courier New" w:cs="Courier New"/>
              </w:rPr>
            </w:pPr>
            <w:r>
              <w:rPr>
                <w:rFonts w:ascii="Courier New" w:hAnsi="Courier New" w:cs="Courier New"/>
              </w:rPr>
              <w:t>decimal</w:t>
            </w:r>
          </w:p>
        </w:tc>
        <w:tc>
          <w:tcPr>
            <w:tcW w:w="1991" w:type="dxa"/>
          </w:tcPr>
          <w:p w:rsidR="00D23963" w:rsidRPr="003E745F" w:rsidRDefault="00E245F8" w:rsidP="008268A7">
            <w:r>
              <w:t>This gives a +- 10m range from the edge of the outline measured from the edge of the length of this unit a negative value is offset to inside the units a positive value is offset beyond the unit</w:t>
            </w:r>
          </w:p>
        </w:tc>
        <w:tc>
          <w:tcPr>
            <w:tcW w:w="1797" w:type="dxa"/>
          </w:tcPr>
          <w:p w:rsidR="00D23963" w:rsidRPr="00E245F8" w:rsidRDefault="00E245F8" w:rsidP="008268A7">
            <w:r w:rsidRPr="00E245F8">
              <w:t>meters</w:t>
            </w:r>
          </w:p>
        </w:tc>
        <w:tc>
          <w:tcPr>
            <w:tcW w:w="1791" w:type="dxa"/>
          </w:tcPr>
          <w:p w:rsidR="00D23963" w:rsidRPr="003E745F" w:rsidRDefault="00E245F8" w:rsidP="008268A7">
            <w:r>
              <w:t>-10.23</w:t>
            </w:r>
          </w:p>
        </w:tc>
        <w:tc>
          <w:tcPr>
            <w:tcW w:w="1791" w:type="dxa"/>
          </w:tcPr>
          <w:p w:rsidR="00D23963" w:rsidRPr="003E745F" w:rsidRDefault="00E245F8" w:rsidP="008268A7">
            <w:r>
              <w:t>+10.23</w:t>
            </w:r>
          </w:p>
        </w:tc>
      </w:tr>
      <w:tr w:rsidR="00D23963" w:rsidRPr="003E745F" w:rsidTr="00D23963">
        <w:tc>
          <w:tcPr>
            <w:tcW w:w="1931" w:type="dxa"/>
          </w:tcPr>
          <w:p w:rsidR="00D23963" w:rsidRPr="000D041D" w:rsidRDefault="00E245F8" w:rsidP="008268A7">
            <w:pPr>
              <w:rPr>
                <w:rFonts w:ascii="Courier New" w:hAnsi="Courier New" w:cs="Courier New"/>
              </w:rPr>
            </w:pPr>
            <w:r w:rsidRPr="00E245F8">
              <w:rPr>
                <w:rFonts w:ascii="Courier New" w:hAnsi="Courier New" w:cs="Courier New"/>
              </w:rPr>
              <w:t>pivotAngle</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649" w:type="dxa"/>
          </w:tcPr>
          <w:p w:rsidR="00D23963" w:rsidRPr="000D041D" w:rsidRDefault="00E245F8" w:rsidP="008268A7">
            <w:pPr>
              <w:rPr>
                <w:rFonts w:ascii="Courier New" w:hAnsi="Courier New" w:cs="Courier New"/>
              </w:rPr>
            </w:pPr>
            <w:r>
              <w:rPr>
                <w:rFonts w:ascii="Courier New" w:hAnsi="Courier New" w:cs="Courier New"/>
              </w:rPr>
              <w:t>decimal</w:t>
            </w:r>
          </w:p>
        </w:tc>
        <w:tc>
          <w:tcPr>
            <w:tcW w:w="1991" w:type="dxa"/>
          </w:tcPr>
          <w:p w:rsidR="00D23963" w:rsidRPr="003E745F" w:rsidRDefault="00E245F8" w:rsidP="008268A7">
            <w:r>
              <w:t xml:space="preserve">Measured between the center-line of </w:t>
            </w:r>
            <w:r>
              <w:lastRenderedPageBreak/>
              <w:t>this unit and the unit ahead which is pulling it. This value is required to project the units relative position.</w:t>
            </w:r>
          </w:p>
        </w:tc>
        <w:tc>
          <w:tcPr>
            <w:tcW w:w="1797" w:type="dxa"/>
          </w:tcPr>
          <w:p w:rsidR="00D23963" w:rsidRPr="003E745F" w:rsidRDefault="00E245F8" w:rsidP="008268A7">
            <w:r>
              <w:lastRenderedPageBreak/>
              <w:t>degrees</w:t>
            </w:r>
          </w:p>
        </w:tc>
        <w:tc>
          <w:tcPr>
            <w:tcW w:w="1791" w:type="dxa"/>
          </w:tcPr>
          <w:p w:rsidR="00D23963" w:rsidRPr="003E745F" w:rsidRDefault="00E245F8" w:rsidP="008268A7">
            <w:r>
              <w:t>0</w:t>
            </w:r>
          </w:p>
        </w:tc>
        <w:tc>
          <w:tcPr>
            <w:tcW w:w="1791" w:type="dxa"/>
          </w:tcPr>
          <w:p w:rsidR="00D23963" w:rsidRPr="003E745F" w:rsidRDefault="00E245F8" w:rsidP="008268A7">
            <w:r w:rsidRPr="00E245F8">
              <w:t>359.9875</w:t>
            </w:r>
          </w:p>
        </w:tc>
      </w:tr>
      <w:tr w:rsidR="00E245F8" w:rsidRPr="003E745F" w:rsidTr="00D23963">
        <w:tc>
          <w:tcPr>
            <w:tcW w:w="1931" w:type="dxa"/>
          </w:tcPr>
          <w:p w:rsidR="00E245F8" w:rsidRPr="00E245F8" w:rsidRDefault="00E245F8" w:rsidP="008268A7">
            <w:pPr>
              <w:rPr>
                <w:rFonts w:ascii="Courier New" w:hAnsi="Courier New" w:cs="Courier New"/>
              </w:rPr>
            </w:pPr>
            <w:r w:rsidRPr="00E245F8">
              <w:rPr>
                <w:rFonts w:ascii="Courier New" w:hAnsi="Courier New" w:cs="Courier New"/>
              </w:rPr>
              <w:t>pivots</w:t>
            </w:r>
          </w:p>
        </w:tc>
        <w:tc>
          <w:tcPr>
            <w:tcW w:w="3649" w:type="dxa"/>
          </w:tcPr>
          <w:p w:rsidR="00E245F8" w:rsidRPr="000D041D" w:rsidRDefault="00E245F8" w:rsidP="008268A7">
            <w:pPr>
              <w:rPr>
                <w:rFonts w:ascii="Courier New" w:hAnsi="Courier New" w:cs="Courier New"/>
              </w:rPr>
            </w:pPr>
            <w:r>
              <w:rPr>
                <w:rFonts w:ascii="Courier New" w:hAnsi="Courier New" w:cs="Courier New"/>
              </w:rPr>
              <w:t>Boolean</w:t>
            </w:r>
          </w:p>
        </w:tc>
        <w:tc>
          <w:tcPr>
            <w:tcW w:w="1991" w:type="dxa"/>
          </w:tcPr>
          <w:p w:rsidR="00E245F8" w:rsidRPr="003E745F" w:rsidRDefault="00E245F8" w:rsidP="008268A7">
            <w:r w:rsidRPr="00E245F8">
              <w:rPr>
                <w:i/>
              </w:rPr>
              <w:t>true</w:t>
            </w:r>
            <w:r w:rsidRPr="00E245F8">
              <w:t xml:space="preserve"> if this unit can rotate about the pivot connection point</w:t>
            </w:r>
            <w:r>
              <w:t>.</w:t>
            </w:r>
          </w:p>
        </w:tc>
        <w:tc>
          <w:tcPr>
            <w:tcW w:w="1797" w:type="dxa"/>
          </w:tcPr>
          <w:p w:rsidR="00E245F8" w:rsidRPr="003E745F" w:rsidRDefault="00E245F8" w:rsidP="008268A7">
            <w:r>
              <w:rPr>
                <w:rFonts w:ascii="Courier New" w:hAnsi="Courier New" w:cs="Courier New"/>
              </w:rPr>
              <w:t>N/A</w:t>
            </w:r>
          </w:p>
        </w:tc>
        <w:tc>
          <w:tcPr>
            <w:tcW w:w="1791" w:type="dxa"/>
          </w:tcPr>
          <w:p w:rsidR="00E245F8" w:rsidRPr="003E745F" w:rsidRDefault="00E245F8" w:rsidP="008268A7">
            <w:r>
              <w:rPr>
                <w:rFonts w:ascii="Courier New" w:hAnsi="Courier New" w:cs="Courier New"/>
              </w:rPr>
              <w:t>false</w:t>
            </w:r>
          </w:p>
        </w:tc>
        <w:tc>
          <w:tcPr>
            <w:tcW w:w="1791" w:type="dxa"/>
          </w:tcPr>
          <w:p w:rsidR="00E245F8" w:rsidRPr="003E745F" w:rsidRDefault="00E245F8" w:rsidP="008268A7">
            <w:pPr>
              <w:keepNext/>
            </w:pPr>
            <w:r>
              <w:rPr>
                <w:rFonts w:ascii="Courier New" w:hAnsi="Courier New" w:cs="Courier New"/>
              </w:rPr>
              <w:t>true</w:t>
            </w:r>
          </w:p>
        </w:tc>
      </w:tr>
    </w:tbl>
    <w:p w:rsidR="00D23963" w:rsidRDefault="00E245F8" w:rsidP="008268A7">
      <w:pPr>
        <w:pStyle w:val="Caption"/>
      </w:pPr>
      <w:r>
        <w:t xml:space="preserve">Table </w:t>
      </w:r>
      <w:r w:rsidR="00A07801">
        <w:fldChar w:fldCharType="begin"/>
      </w:r>
      <w:r w:rsidR="00A07801">
        <w:instrText xml:space="preserve"> SEQ Table \* ARABIC </w:instrText>
      </w:r>
      <w:r w:rsidR="00A07801">
        <w:fldChar w:fldCharType="separate"/>
      </w:r>
      <w:r w:rsidR="00B9778E">
        <w:rPr>
          <w:noProof/>
        </w:rPr>
        <w:t>48</w:t>
      </w:r>
      <w:r w:rsidR="00A07801">
        <w:rPr>
          <w:noProof/>
        </w:rPr>
        <w:fldChar w:fldCharType="end"/>
      </w:r>
      <w:r>
        <w:t xml:space="preserve"> - </w:t>
      </w:r>
      <w:r w:rsidRPr="0024534E">
        <w:t>J2735PivotPointDescription</w:t>
      </w:r>
    </w:p>
    <w:p w:rsidR="00D23963" w:rsidRDefault="00D23963" w:rsidP="008268A7">
      <w:pPr>
        <w:pStyle w:val="Heading2"/>
      </w:pPr>
      <w:bookmarkStart w:id="180" w:name="_J2735TrailerUnitDescription"/>
      <w:bookmarkStart w:id="181" w:name="_Toc530144547"/>
      <w:bookmarkEnd w:id="180"/>
      <w:r w:rsidRPr="00623372">
        <w:t>J2735TrailerUnitDescription</w:t>
      </w:r>
      <w:bookmarkEnd w:id="181"/>
    </w:p>
    <w:p w:rsidR="00D23963" w:rsidRDefault="00242686" w:rsidP="008268A7">
      <w:r>
        <w:t>The J2735</w:t>
      </w:r>
      <w:r w:rsidRPr="00242686">
        <w:t>TrailerUnitDescription data frame provides a physical description for one trailer or a dolly element (called a unit), including details of how it connects with other elements fore and aft.</w:t>
      </w:r>
    </w:p>
    <w:p w:rsidR="00242686" w:rsidRDefault="00242686" w:rsidP="008268A7"/>
    <w:tbl>
      <w:tblPr>
        <w:tblStyle w:val="TableGrid"/>
        <w:tblW w:w="9355" w:type="dxa"/>
        <w:tblLook w:val="04A0" w:firstRow="1" w:lastRow="0" w:firstColumn="1" w:lastColumn="0" w:noHBand="0" w:noVBand="1"/>
      </w:tblPr>
      <w:tblGrid>
        <w:gridCol w:w="2329"/>
        <w:gridCol w:w="3649"/>
        <w:gridCol w:w="3377"/>
      </w:tblGrid>
      <w:tr w:rsidR="00242686" w:rsidRPr="006E5FF6" w:rsidTr="00242686">
        <w:tc>
          <w:tcPr>
            <w:tcW w:w="2197" w:type="dxa"/>
          </w:tcPr>
          <w:p w:rsidR="00242686" w:rsidRPr="006E5FF6" w:rsidRDefault="00242686" w:rsidP="008268A7">
            <w:pPr>
              <w:rPr>
                <w:b/>
              </w:rPr>
            </w:pPr>
            <w:r w:rsidRPr="006E5FF6">
              <w:rPr>
                <w:b/>
              </w:rPr>
              <w:t>Name</w:t>
            </w:r>
          </w:p>
        </w:tc>
        <w:tc>
          <w:tcPr>
            <w:tcW w:w="3649" w:type="dxa"/>
          </w:tcPr>
          <w:p w:rsidR="00242686" w:rsidRPr="006E5FF6" w:rsidRDefault="00242686" w:rsidP="008268A7">
            <w:pPr>
              <w:rPr>
                <w:b/>
              </w:rPr>
            </w:pPr>
            <w:r w:rsidRPr="006E5FF6">
              <w:rPr>
                <w:b/>
              </w:rPr>
              <w:t>Type</w:t>
            </w:r>
          </w:p>
        </w:tc>
        <w:tc>
          <w:tcPr>
            <w:tcW w:w="3509" w:type="dxa"/>
          </w:tcPr>
          <w:p w:rsidR="00242686" w:rsidRPr="006E5FF6" w:rsidRDefault="00242686" w:rsidP="008268A7">
            <w:pPr>
              <w:rPr>
                <w:b/>
              </w:rPr>
            </w:pPr>
            <w:r w:rsidRPr="006E5FF6">
              <w:rPr>
                <w:b/>
              </w:rPr>
              <w:t>Description</w:t>
            </w:r>
          </w:p>
        </w:tc>
      </w:tr>
      <w:tr w:rsidR="00242686" w:rsidRPr="003E745F" w:rsidTr="00242686">
        <w:tc>
          <w:tcPr>
            <w:tcW w:w="2197" w:type="dxa"/>
          </w:tcPr>
          <w:p w:rsidR="00242686" w:rsidRPr="000D041D" w:rsidRDefault="00242686" w:rsidP="008268A7">
            <w:pPr>
              <w:rPr>
                <w:rFonts w:ascii="Courier New" w:hAnsi="Courier New" w:cs="Courier New"/>
              </w:rPr>
            </w:pPr>
            <w:r w:rsidRPr="00E245F8">
              <w:rPr>
                <w:rFonts w:ascii="Courier New" w:hAnsi="Courier New" w:cs="Courier New"/>
              </w:rPr>
              <w:t>isDolly</w:t>
            </w:r>
          </w:p>
        </w:tc>
        <w:tc>
          <w:tcPr>
            <w:tcW w:w="3649" w:type="dxa"/>
          </w:tcPr>
          <w:p w:rsidR="00242686" w:rsidRPr="000D041D" w:rsidRDefault="00242686" w:rsidP="008268A7">
            <w:pPr>
              <w:rPr>
                <w:rFonts w:ascii="Courier New" w:hAnsi="Courier New" w:cs="Courier New"/>
              </w:rPr>
            </w:pPr>
            <w:r>
              <w:rPr>
                <w:rFonts w:ascii="Courier New" w:hAnsi="Courier New" w:cs="Courier New"/>
              </w:rPr>
              <w:t>Boolean</w:t>
            </w:r>
          </w:p>
        </w:tc>
        <w:tc>
          <w:tcPr>
            <w:tcW w:w="3509" w:type="dxa"/>
          </w:tcPr>
          <w:p w:rsidR="00242686" w:rsidRPr="003E745F" w:rsidRDefault="00242686" w:rsidP="008268A7">
            <w:r>
              <w:t>I</w:t>
            </w:r>
            <w:r w:rsidRPr="00E245F8">
              <w:t xml:space="preserve">f </w:t>
            </w:r>
            <w:r w:rsidRPr="00E245F8">
              <w:rPr>
                <w:rFonts w:ascii="Courier New" w:hAnsi="Courier New" w:cs="Courier New"/>
              </w:rPr>
              <w:t>false</w:t>
            </w:r>
            <w:r w:rsidRPr="00E245F8">
              <w:t xml:space="preserve"> this is a trailer</w:t>
            </w:r>
          </w:p>
        </w:tc>
      </w:tr>
      <w:tr w:rsidR="00242686" w:rsidRPr="003E745F" w:rsidTr="00242686">
        <w:tc>
          <w:tcPr>
            <w:tcW w:w="2197" w:type="dxa"/>
          </w:tcPr>
          <w:p w:rsidR="00242686" w:rsidRPr="00E245F8" w:rsidRDefault="00242686" w:rsidP="008268A7">
            <w:pPr>
              <w:rPr>
                <w:rFonts w:ascii="Courier New" w:hAnsi="Courier New" w:cs="Courier New"/>
              </w:rPr>
            </w:pPr>
            <w:r w:rsidRPr="004F4BD6">
              <w:rPr>
                <w:rFonts w:ascii="Courier New" w:hAnsi="Courier New" w:cs="Courier New"/>
              </w:rPr>
              <w:t>bumperHeights</w:t>
            </w:r>
          </w:p>
        </w:tc>
        <w:tc>
          <w:tcPr>
            <w:tcW w:w="3649" w:type="dxa"/>
          </w:tcPr>
          <w:p w:rsidR="00242686" w:rsidRPr="000D041D" w:rsidRDefault="00A07801" w:rsidP="008268A7">
            <w:pPr>
              <w:rPr>
                <w:rFonts w:ascii="Courier New" w:hAnsi="Courier New" w:cs="Courier New"/>
              </w:rPr>
            </w:pPr>
            <w:hyperlink w:anchor="_J2735BumperHeights" w:history="1">
              <w:r w:rsidR="00242686" w:rsidRPr="00763A9D">
                <w:rPr>
                  <w:rStyle w:val="Hyperlink"/>
                  <w:rFonts w:ascii="Courier New" w:hAnsi="Courier New" w:cs="Courier New"/>
                </w:rPr>
                <w:t>J2735BumperHeights</w:t>
              </w:r>
            </w:hyperlink>
          </w:p>
        </w:tc>
        <w:tc>
          <w:tcPr>
            <w:tcW w:w="3509" w:type="dxa"/>
          </w:tcPr>
          <w:p w:rsidR="00242686" w:rsidRPr="003E745F" w:rsidRDefault="00242686" w:rsidP="008268A7">
            <w:pPr>
              <w:keepNext/>
            </w:pPr>
            <w:r>
              <w:t>C</w:t>
            </w:r>
            <w:r w:rsidRPr="005C5E6E">
              <w:t>onveys the height of the front and rear bumper of the trailers.</w:t>
            </w:r>
          </w:p>
        </w:tc>
      </w:tr>
      <w:tr w:rsidR="00242686" w:rsidRPr="003E745F" w:rsidTr="00242686">
        <w:tc>
          <w:tcPr>
            <w:tcW w:w="2197" w:type="dxa"/>
          </w:tcPr>
          <w:p w:rsidR="00242686" w:rsidRPr="004F4BD6" w:rsidRDefault="00242686" w:rsidP="008268A7">
            <w:pPr>
              <w:rPr>
                <w:rFonts w:ascii="Courier New" w:hAnsi="Courier New" w:cs="Courier New"/>
              </w:rPr>
            </w:pPr>
            <w:r w:rsidRPr="004F4BD6">
              <w:rPr>
                <w:rFonts w:ascii="Courier New" w:hAnsi="Courier New" w:cs="Courier New"/>
              </w:rPr>
              <w:t>frontPivot</w:t>
            </w:r>
          </w:p>
        </w:tc>
        <w:tc>
          <w:tcPr>
            <w:tcW w:w="3649" w:type="dxa"/>
          </w:tcPr>
          <w:p w:rsidR="00242686" w:rsidRPr="000D041D" w:rsidRDefault="00A07801" w:rsidP="008268A7">
            <w:pPr>
              <w:rPr>
                <w:rFonts w:ascii="Courier New" w:hAnsi="Courier New" w:cs="Courier New"/>
              </w:rPr>
            </w:pPr>
            <w:hyperlink w:anchor="_J2735PivotPointDescription" w:history="1">
              <w:r w:rsidR="00242686" w:rsidRPr="00984AB8">
                <w:rPr>
                  <w:rStyle w:val="Hyperlink"/>
                  <w:rFonts w:ascii="Courier New" w:hAnsi="Courier New" w:cs="Courier New"/>
                </w:rPr>
                <w:t>J2735PivotPointDescription</w:t>
              </w:r>
            </w:hyperlink>
          </w:p>
        </w:tc>
        <w:tc>
          <w:tcPr>
            <w:tcW w:w="3509" w:type="dxa"/>
          </w:tcPr>
          <w:p w:rsidR="00242686" w:rsidRPr="003E745F" w:rsidRDefault="00242686" w:rsidP="008268A7">
            <w:r w:rsidRPr="004F613F">
              <w:t>Offset connection point details from the hauling vehicle to the first trailer unit</w:t>
            </w:r>
            <w:r>
              <w:t>.</w:t>
            </w:r>
            <w:r w:rsidRPr="004F613F">
              <w:t xml:space="preserve"> </w:t>
            </w:r>
          </w:p>
        </w:tc>
      </w:tr>
      <w:tr w:rsidR="00242686" w:rsidRPr="003E745F" w:rsidTr="00242686">
        <w:tc>
          <w:tcPr>
            <w:tcW w:w="2197" w:type="dxa"/>
          </w:tcPr>
          <w:p w:rsidR="00242686" w:rsidRPr="004F4BD6" w:rsidRDefault="00242686" w:rsidP="008268A7">
            <w:pPr>
              <w:rPr>
                <w:rFonts w:ascii="Courier New" w:hAnsi="Courier New" w:cs="Courier New"/>
              </w:rPr>
            </w:pPr>
            <w:r w:rsidRPr="004F4BD6">
              <w:rPr>
                <w:rFonts w:ascii="Courier New" w:hAnsi="Courier New" w:cs="Courier New"/>
              </w:rPr>
              <w:t>rearPivot</w:t>
            </w:r>
          </w:p>
        </w:tc>
        <w:tc>
          <w:tcPr>
            <w:tcW w:w="3649" w:type="dxa"/>
          </w:tcPr>
          <w:p w:rsidR="00242686" w:rsidRPr="000D041D" w:rsidRDefault="00A07801" w:rsidP="008268A7">
            <w:pPr>
              <w:rPr>
                <w:rFonts w:ascii="Courier New" w:hAnsi="Courier New" w:cs="Courier New"/>
              </w:rPr>
            </w:pPr>
            <w:hyperlink w:anchor="_J2735PivotPointDescription" w:history="1">
              <w:r w:rsidR="00242686" w:rsidRPr="00984AB8">
                <w:rPr>
                  <w:rStyle w:val="Hyperlink"/>
                  <w:rFonts w:ascii="Courier New" w:hAnsi="Courier New" w:cs="Courier New"/>
                </w:rPr>
                <w:t>J2735PivotPointDescription</w:t>
              </w:r>
            </w:hyperlink>
          </w:p>
        </w:tc>
        <w:tc>
          <w:tcPr>
            <w:tcW w:w="3509" w:type="dxa"/>
          </w:tcPr>
          <w:p w:rsidR="00242686" w:rsidRPr="003E745F" w:rsidRDefault="00242686" w:rsidP="008268A7">
            <w:r w:rsidRPr="004F613F">
              <w:t>Offset connection point details from the hauling vehicle to the first trailer unit</w:t>
            </w:r>
            <w:r>
              <w:t>.</w:t>
            </w:r>
            <w:r w:rsidRPr="004F613F">
              <w:t xml:space="preserve"> </w:t>
            </w:r>
          </w:p>
        </w:tc>
      </w:tr>
      <w:tr w:rsidR="00242686" w:rsidRPr="003E745F" w:rsidTr="00242686">
        <w:tc>
          <w:tcPr>
            <w:tcW w:w="2197" w:type="dxa"/>
          </w:tcPr>
          <w:p w:rsidR="00242686" w:rsidRPr="0023492A" w:rsidRDefault="00242686" w:rsidP="008268A7">
            <w:pPr>
              <w:rPr>
                <w:rFonts w:ascii="Courier New" w:hAnsi="Courier New" w:cs="Courier New"/>
              </w:rPr>
            </w:pPr>
            <w:r w:rsidRPr="0023492A">
              <w:rPr>
                <w:rFonts w:ascii="Courier New" w:hAnsi="Courier New" w:cs="Courier New"/>
              </w:rPr>
              <w:t>positionOffset</w:t>
            </w:r>
          </w:p>
        </w:tc>
        <w:tc>
          <w:tcPr>
            <w:tcW w:w="3649" w:type="dxa"/>
          </w:tcPr>
          <w:p w:rsidR="00242686" w:rsidRDefault="00A07801" w:rsidP="008268A7">
            <w:hyperlink w:anchor="_J2735Node_XY" w:history="1">
              <w:r w:rsidR="00242686" w:rsidRPr="0023492A">
                <w:rPr>
                  <w:rStyle w:val="Hyperlink"/>
                </w:rPr>
                <w:t>J2735Node_XY</w:t>
              </w:r>
            </w:hyperlink>
          </w:p>
        </w:tc>
        <w:tc>
          <w:tcPr>
            <w:tcW w:w="3509" w:type="dxa"/>
          </w:tcPr>
          <w:p w:rsidR="00242686" w:rsidRPr="0023492A" w:rsidRDefault="00242686" w:rsidP="008268A7">
            <w:r w:rsidRPr="0023492A">
              <w:t>Current Position relative to the hauling Vehicle</w:t>
            </w:r>
            <w:r>
              <w:t xml:space="preserve"> – x-y axis offset</w:t>
            </w:r>
          </w:p>
        </w:tc>
      </w:tr>
      <w:tr w:rsidR="00242686" w:rsidRPr="003E745F" w:rsidTr="00242686">
        <w:tc>
          <w:tcPr>
            <w:tcW w:w="2197" w:type="dxa"/>
          </w:tcPr>
          <w:p w:rsidR="00242686" w:rsidRPr="0023492A" w:rsidRDefault="00242686" w:rsidP="008268A7">
            <w:pPr>
              <w:rPr>
                <w:rFonts w:ascii="Courier New" w:hAnsi="Courier New" w:cs="Courier New"/>
              </w:rPr>
            </w:pPr>
            <w:r w:rsidRPr="0023492A">
              <w:rPr>
                <w:rFonts w:ascii="Courier New" w:hAnsi="Courier New" w:cs="Courier New"/>
              </w:rPr>
              <w:t>elevationOffset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649" w:type="dxa"/>
          </w:tcPr>
          <w:p w:rsidR="00242686" w:rsidRPr="0023492A" w:rsidRDefault="00242686" w:rsidP="008268A7">
            <w:r>
              <w:t>decimal</w:t>
            </w:r>
          </w:p>
        </w:tc>
        <w:tc>
          <w:tcPr>
            <w:tcW w:w="3509" w:type="dxa"/>
          </w:tcPr>
          <w:p w:rsidR="00242686" w:rsidRPr="0023492A" w:rsidRDefault="00242686" w:rsidP="008268A7">
            <w:r w:rsidRPr="0023492A">
              <w:t>Current Position relative to the hauling Vehicle</w:t>
            </w:r>
            <w:r>
              <w:t xml:space="preserve"> – z-axis offset</w:t>
            </w:r>
          </w:p>
        </w:tc>
      </w:tr>
      <w:tr w:rsidR="00242686" w:rsidRPr="003E745F" w:rsidTr="00242686">
        <w:tc>
          <w:tcPr>
            <w:tcW w:w="2197" w:type="dxa"/>
          </w:tcPr>
          <w:p w:rsidR="00242686" w:rsidRPr="0023492A" w:rsidRDefault="00242686" w:rsidP="008268A7">
            <w:pPr>
              <w:rPr>
                <w:rFonts w:ascii="Courier New" w:hAnsi="Courier New" w:cs="Courier New"/>
              </w:rPr>
            </w:pPr>
            <w:r w:rsidRPr="00242686">
              <w:rPr>
                <w:rFonts w:ascii="Courier New" w:hAnsi="Courier New" w:cs="Courier New"/>
              </w:rPr>
              <w:t>crumbData</w:t>
            </w:r>
          </w:p>
        </w:tc>
        <w:tc>
          <w:tcPr>
            <w:tcW w:w="3649" w:type="dxa"/>
          </w:tcPr>
          <w:p w:rsidR="00242686" w:rsidRDefault="00242686" w:rsidP="008268A7">
            <w:pPr>
              <w:rPr>
                <w:rFonts w:ascii="Courier New" w:hAnsi="Courier New" w:cs="Courier New"/>
              </w:rPr>
            </w:pPr>
            <w:r>
              <w:rPr>
                <w:rFonts w:ascii="Courier New" w:hAnsi="Courier New" w:cs="Courier New"/>
              </w:rPr>
              <w:t xml:space="preserve">Array of </w:t>
            </w:r>
            <w:hyperlink w:anchor="_J2735TrailerHistoryPoint" w:history="1">
              <w:r w:rsidRPr="00242686">
                <w:rPr>
                  <w:rStyle w:val="Hyperlink"/>
                </w:rPr>
                <w:t>J2735TrailerHistoryPoint</w:t>
              </w:r>
            </w:hyperlink>
          </w:p>
        </w:tc>
        <w:tc>
          <w:tcPr>
            <w:tcW w:w="3509" w:type="dxa"/>
          </w:tcPr>
          <w:p w:rsidR="00242686" w:rsidRDefault="00242686" w:rsidP="008268A7">
            <w:pPr>
              <w:keepNext/>
            </w:pPr>
            <w:r w:rsidRPr="00242686">
              <w:t>Past Position history relative to the hauling Vehicle</w:t>
            </w:r>
            <w:r>
              <w:t xml:space="preserve">. </w:t>
            </w:r>
          </w:p>
        </w:tc>
      </w:tr>
    </w:tbl>
    <w:p w:rsidR="00242686" w:rsidRDefault="00242686" w:rsidP="008268A7">
      <w:pPr>
        <w:pStyle w:val="Caption"/>
      </w:pPr>
      <w:r>
        <w:t xml:space="preserve">Table </w:t>
      </w:r>
      <w:r w:rsidR="00A07801">
        <w:fldChar w:fldCharType="begin"/>
      </w:r>
      <w:r w:rsidR="00A07801">
        <w:instrText xml:space="preserve"> SEQ Table \* ARABIC </w:instrText>
      </w:r>
      <w:r w:rsidR="00A07801">
        <w:fldChar w:fldCharType="separate"/>
      </w:r>
      <w:r w:rsidR="00B9778E">
        <w:rPr>
          <w:noProof/>
        </w:rPr>
        <w:t>49</w:t>
      </w:r>
      <w:r w:rsidR="00A07801">
        <w:rPr>
          <w:noProof/>
        </w:rPr>
        <w:fldChar w:fldCharType="end"/>
      </w:r>
      <w:r>
        <w:t xml:space="preserve"> - </w:t>
      </w:r>
      <w:r w:rsidRPr="0096069D">
        <w:t>J2735TrailerUnitDescription</w:t>
      </w:r>
      <w:r>
        <w:t xml:space="preserve"> (1)</w:t>
      </w:r>
    </w:p>
    <w:p w:rsidR="00242686" w:rsidRPr="00242686" w:rsidRDefault="00242686" w:rsidP="008268A7">
      <w:pPr>
        <w:rPr>
          <w:lang w:eastAsia="ja-JP"/>
        </w:rPr>
      </w:pPr>
    </w:p>
    <w:tbl>
      <w:tblPr>
        <w:tblStyle w:val="TableGrid"/>
        <w:tblW w:w="0" w:type="auto"/>
        <w:tblLook w:val="04A0" w:firstRow="1" w:lastRow="0" w:firstColumn="1" w:lastColumn="0" w:noHBand="0" w:noVBand="1"/>
      </w:tblPr>
      <w:tblGrid>
        <w:gridCol w:w="2329"/>
        <w:gridCol w:w="3237"/>
        <w:gridCol w:w="1263"/>
        <w:gridCol w:w="863"/>
        <w:gridCol w:w="718"/>
        <w:gridCol w:w="940"/>
      </w:tblGrid>
      <w:tr w:rsidR="00242686" w:rsidRPr="006E5FF6" w:rsidTr="00610471">
        <w:tc>
          <w:tcPr>
            <w:tcW w:w="2208" w:type="dxa"/>
          </w:tcPr>
          <w:p w:rsidR="00242686" w:rsidRPr="006E5FF6" w:rsidRDefault="00242686" w:rsidP="008268A7">
            <w:pPr>
              <w:rPr>
                <w:b/>
              </w:rPr>
            </w:pPr>
            <w:r w:rsidRPr="006E5FF6">
              <w:rPr>
                <w:b/>
              </w:rPr>
              <w:t>Name</w:t>
            </w:r>
          </w:p>
        </w:tc>
        <w:tc>
          <w:tcPr>
            <w:tcW w:w="3357" w:type="dxa"/>
          </w:tcPr>
          <w:p w:rsidR="00242686" w:rsidRPr="006E5FF6" w:rsidRDefault="00242686" w:rsidP="008268A7">
            <w:pPr>
              <w:rPr>
                <w:b/>
              </w:rPr>
            </w:pPr>
            <w:r w:rsidRPr="006E5FF6">
              <w:rPr>
                <w:b/>
              </w:rPr>
              <w:t>Type</w:t>
            </w:r>
          </w:p>
        </w:tc>
        <w:tc>
          <w:tcPr>
            <w:tcW w:w="1263" w:type="dxa"/>
          </w:tcPr>
          <w:p w:rsidR="00242686" w:rsidRPr="006E5FF6" w:rsidRDefault="00242686" w:rsidP="008268A7">
            <w:pPr>
              <w:rPr>
                <w:b/>
              </w:rPr>
            </w:pPr>
            <w:r w:rsidRPr="006E5FF6">
              <w:rPr>
                <w:b/>
              </w:rPr>
              <w:t>Description</w:t>
            </w:r>
          </w:p>
        </w:tc>
        <w:tc>
          <w:tcPr>
            <w:tcW w:w="864" w:type="dxa"/>
          </w:tcPr>
          <w:p w:rsidR="00242686" w:rsidRPr="006E5FF6" w:rsidRDefault="00242686" w:rsidP="008268A7">
            <w:pPr>
              <w:rPr>
                <w:b/>
              </w:rPr>
            </w:pPr>
            <w:r w:rsidRPr="006E5FF6">
              <w:rPr>
                <w:b/>
              </w:rPr>
              <w:t>Units</w:t>
            </w:r>
          </w:p>
        </w:tc>
        <w:tc>
          <w:tcPr>
            <w:tcW w:w="718" w:type="dxa"/>
          </w:tcPr>
          <w:p w:rsidR="00242686" w:rsidRPr="006E5FF6" w:rsidRDefault="00242686" w:rsidP="008268A7">
            <w:pPr>
              <w:rPr>
                <w:b/>
              </w:rPr>
            </w:pPr>
            <w:r w:rsidRPr="006E5FF6">
              <w:rPr>
                <w:b/>
              </w:rPr>
              <w:t>Valid Min</w:t>
            </w:r>
          </w:p>
        </w:tc>
        <w:tc>
          <w:tcPr>
            <w:tcW w:w="940" w:type="dxa"/>
          </w:tcPr>
          <w:p w:rsidR="00242686" w:rsidRPr="006E5FF6" w:rsidRDefault="00242686" w:rsidP="008268A7">
            <w:pPr>
              <w:rPr>
                <w:b/>
              </w:rPr>
            </w:pPr>
            <w:r w:rsidRPr="006E5FF6">
              <w:rPr>
                <w:b/>
              </w:rPr>
              <w:t>Valid Max</w:t>
            </w:r>
          </w:p>
        </w:tc>
      </w:tr>
      <w:tr w:rsidR="00242686" w:rsidRPr="003E745F" w:rsidTr="00610471">
        <w:tc>
          <w:tcPr>
            <w:tcW w:w="2208" w:type="dxa"/>
          </w:tcPr>
          <w:p w:rsidR="00242686" w:rsidRPr="000D041D" w:rsidRDefault="00242686" w:rsidP="008268A7">
            <w:pPr>
              <w:rPr>
                <w:rFonts w:ascii="Courier New" w:hAnsi="Courier New" w:cs="Courier New"/>
              </w:rPr>
            </w:pPr>
            <w:r w:rsidRPr="00E245F8">
              <w:rPr>
                <w:rFonts w:ascii="Courier New" w:hAnsi="Courier New" w:cs="Courier New"/>
              </w:rPr>
              <w:t>width</w:t>
            </w:r>
          </w:p>
        </w:tc>
        <w:tc>
          <w:tcPr>
            <w:tcW w:w="3357" w:type="dxa"/>
          </w:tcPr>
          <w:p w:rsidR="00242686" w:rsidRPr="000D041D" w:rsidRDefault="00242686" w:rsidP="008268A7">
            <w:pPr>
              <w:rPr>
                <w:rFonts w:ascii="Courier New" w:hAnsi="Courier New" w:cs="Courier New"/>
              </w:rPr>
            </w:pPr>
            <w:r>
              <w:rPr>
                <w:rFonts w:ascii="Courier New" w:hAnsi="Courier New" w:cs="Courier New"/>
              </w:rPr>
              <w:t>integer</w:t>
            </w:r>
          </w:p>
        </w:tc>
        <w:tc>
          <w:tcPr>
            <w:tcW w:w="1263" w:type="dxa"/>
          </w:tcPr>
          <w:p w:rsidR="00242686" w:rsidRPr="003E745F" w:rsidRDefault="00242686" w:rsidP="008268A7">
            <w:r>
              <w:t>Vehicle width</w:t>
            </w:r>
          </w:p>
        </w:tc>
        <w:tc>
          <w:tcPr>
            <w:tcW w:w="864" w:type="dxa"/>
          </w:tcPr>
          <w:p w:rsidR="00242686" w:rsidRPr="003E745F" w:rsidRDefault="00242686" w:rsidP="008268A7">
            <w:r>
              <w:t>cm</w:t>
            </w:r>
          </w:p>
        </w:tc>
        <w:tc>
          <w:tcPr>
            <w:tcW w:w="718" w:type="dxa"/>
          </w:tcPr>
          <w:p w:rsidR="00242686" w:rsidRPr="003E745F" w:rsidRDefault="00242686" w:rsidP="008268A7">
            <w:r>
              <w:t>0</w:t>
            </w:r>
          </w:p>
        </w:tc>
        <w:tc>
          <w:tcPr>
            <w:tcW w:w="940" w:type="dxa"/>
          </w:tcPr>
          <w:p w:rsidR="00242686" w:rsidRPr="003E745F" w:rsidRDefault="00242686" w:rsidP="008268A7">
            <w:r>
              <w:t>1023</w:t>
            </w:r>
          </w:p>
        </w:tc>
      </w:tr>
      <w:tr w:rsidR="00242686" w:rsidRPr="003E745F" w:rsidTr="00610471">
        <w:tc>
          <w:tcPr>
            <w:tcW w:w="2208" w:type="dxa"/>
          </w:tcPr>
          <w:p w:rsidR="00242686" w:rsidRPr="000D041D" w:rsidRDefault="00242686" w:rsidP="008268A7">
            <w:pPr>
              <w:rPr>
                <w:rFonts w:ascii="Courier New" w:hAnsi="Courier New" w:cs="Courier New"/>
              </w:rPr>
            </w:pPr>
            <w:r>
              <w:rPr>
                <w:rFonts w:ascii="Courier New" w:hAnsi="Courier New" w:cs="Courier New"/>
              </w:rPr>
              <w:lastRenderedPageBreak/>
              <w:t>length</w:t>
            </w:r>
          </w:p>
        </w:tc>
        <w:tc>
          <w:tcPr>
            <w:tcW w:w="3357" w:type="dxa"/>
          </w:tcPr>
          <w:p w:rsidR="00242686" w:rsidRPr="000D041D" w:rsidRDefault="00242686" w:rsidP="008268A7">
            <w:pPr>
              <w:rPr>
                <w:rFonts w:ascii="Courier New" w:hAnsi="Courier New" w:cs="Courier New"/>
              </w:rPr>
            </w:pPr>
            <w:r>
              <w:rPr>
                <w:rFonts w:ascii="Courier New" w:hAnsi="Courier New" w:cs="Courier New"/>
              </w:rPr>
              <w:t>integer</w:t>
            </w:r>
          </w:p>
        </w:tc>
        <w:tc>
          <w:tcPr>
            <w:tcW w:w="1263" w:type="dxa"/>
          </w:tcPr>
          <w:p w:rsidR="00242686" w:rsidRPr="003E745F" w:rsidRDefault="00242686" w:rsidP="008268A7">
            <w:r>
              <w:t>Vehicle length</w:t>
            </w:r>
          </w:p>
        </w:tc>
        <w:tc>
          <w:tcPr>
            <w:tcW w:w="864" w:type="dxa"/>
          </w:tcPr>
          <w:p w:rsidR="00242686" w:rsidRPr="003E745F" w:rsidRDefault="00242686" w:rsidP="008268A7">
            <w:r>
              <w:t>cm</w:t>
            </w:r>
          </w:p>
        </w:tc>
        <w:tc>
          <w:tcPr>
            <w:tcW w:w="718" w:type="dxa"/>
          </w:tcPr>
          <w:p w:rsidR="00242686" w:rsidRPr="003E745F" w:rsidRDefault="00242686" w:rsidP="008268A7">
            <w:r>
              <w:t>0</w:t>
            </w:r>
          </w:p>
        </w:tc>
        <w:tc>
          <w:tcPr>
            <w:tcW w:w="940" w:type="dxa"/>
          </w:tcPr>
          <w:p w:rsidR="00242686" w:rsidRPr="003E745F" w:rsidRDefault="00242686" w:rsidP="008268A7">
            <w:r>
              <w:t>4095</w:t>
            </w:r>
          </w:p>
        </w:tc>
      </w:tr>
      <w:tr w:rsidR="00242686" w:rsidRPr="003E745F" w:rsidTr="00610471">
        <w:tc>
          <w:tcPr>
            <w:tcW w:w="2208" w:type="dxa"/>
          </w:tcPr>
          <w:p w:rsidR="00242686" w:rsidRPr="00E245F8" w:rsidRDefault="00242686" w:rsidP="008268A7">
            <w:pPr>
              <w:rPr>
                <w:rFonts w:ascii="Courier New" w:hAnsi="Courier New" w:cs="Courier New"/>
              </w:rPr>
            </w:pPr>
            <w:r w:rsidRPr="00E245F8">
              <w:rPr>
                <w:rFonts w:ascii="Courier New" w:hAnsi="Courier New" w:cs="Courier New"/>
              </w:rPr>
              <w:t>height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pPr>
              <w:rPr>
                <w:rFonts w:ascii="Courier New" w:hAnsi="Courier New" w:cs="Courier New"/>
              </w:rPr>
            </w:pPr>
            <w:r>
              <w:rPr>
                <w:rFonts w:ascii="Courier New" w:hAnsi="Courier New" w:cs="Courier New"/>
              </w:rPr>
              <w:t>decimal</w:t>
            </w:r>
          </w:p>
        </w:tc>
        <w:tc>
          <w:tcPr>
            <w:tcW w:w="1263" w:type="dxa"/>
          </w:tcPr>
          <w:p w:rsidR="00242686" w:rsidRDefault="00242686" w:rsidP="008268A7">
            <w:r>
              <w:t>Vehicle height</w:t>
            </w:r>
          </w:p>
        </w:tc>
        <w:tc>
          <w:tcPr>
            <w:tcW w:w="864" w:type="dxa"/>
          </w:tcPr>
          <w:p w:rsidR="00242686" w:rsidRDefault="00242686" w:rsidP="008268A7">
            <w:r>
              <w:t>meters</w:t>
            </w:r>
          </w:p>
        </w:tc>
        <w:tc>
          <w:tcPr>
            <w:tcW w:w="718" w:type="dxa"/>
          </w:tcPr>
          <w:p w:rsidR="00242686" w:rsidRDefault="00242686" w:rsidP="008268A7">
            <w:r>
              <w:t>0</w:t>
            </w:r>
          </w:p>
        </w:tc>
        <w:tc>
          <w:tcPr>
            <w:tcW w:w="940" w:type="dxa"/>
          </w:tcPr>
          <w:p w:rsidR="00242686" w:rsidRDefault="00242686" w:rsidP="008268A7">
            <w:r>
              <w:t>6.35</w:t>
            </w:r>
          </w:p>
        </w:tc>
      </w:tr>
      <w:tr w:rsidR="00242686" w:rsidRPr="003E745F" w:rsidTr="00610471">
        <w:tc>
          <w:tcPr>
            <w:tcW w:w="2208" w:type="dxa"/>
          </w:tcPr>
          <w:p w:rsidR="00242686" w:rsidRPr="00E245F8" w:rsidRDefault="00242686" w:rsidP="008268A7">
            <w:pPr>
              <w:rPr>
                <w:rFonts w:ascii="Courier New" w:hAnsi="Courier New" w:cs="Courier New"/>
              </w:rPr>
            </w:pPr>
            <w:r w:rsidRPr="00E245F8">
              <w:rPr>
                <w:rFonts w:ascii="Courier New" w:hAnsi="Courier New" w:cs="Courier New"/>
              </w:rPr>
              <w:t>mass</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pPr>
              <w:rPr>
                <w:rFonts w:ascii="Courier New" w:hAnsi="Courier New" w:cs="Courier New"/>
              </w:rPr>
            </w:pPr>
            <w:r>
              <w:rPr>
                <w:rFonts w:ascii="Courier New" w:hAnsi="Courier New" w:cs="Courier New"/>
              </w:rPr>
              <w:t>integer</w:t>
            </w:r>
          </w:p>
        </w:tc>
        <w:tc>
          <w:tcPr>
            <w:tcW w:w="1263" w:type="dxa"/>
          </w:tcPr>
          <w:p w:rsidR="00242686" w:rsidRDefault="00242686" w:rsidP="008268A7">
            <w:r>
              <w:t>Trailer mass</w:t>
            </w:r>
          </w:p>
        </w:tc>
        <w:tc>
          <w:tcPr>
            <w:tcW w:w="864" w:type="dxa"/>
          </w:tcPr>
          <w:p w:rsidR="00242686" w:rsidRDefault="00242686" w:rsidP="008268A7">
            <w:r>
              <w:t>kg</w:t>
            </w:r>
          </w:p>
        </w:tc>
        <w:tc>
          <w:tcPr>
            <w:tcW w:w="718" w:type="dxa"/>
          </w:tcPr>
          <w:p w:rsidR="00242686" w:rsidRDefault="00242686" w:rsidP="008268A7">
            <w:r>
              <w:t>0</w:t>
            </w:r>
          </w:p>
        </w:tc>
        <w:tc>
          <w:tcPr>
            <w:tcW w:w="940" w:type="dxa"/>
          </w:tcPr>
          <w:p w:rsidR="00242686" w:rsidRDefault="00242686" w:rsidP="008268A7">
            <w:r w:rsidRPr="004F4BD6">
              <w:t>127,500</w:t>
            </w:r>
          </w:p>
        </w:tc>
      </w:tr>
      <w:tr w:rsidR="00242686" w:rsidRPr="003E745F" w:rsidTr="00610471">
        <w:tc>
          <w:tcPr>
            <w:tcW w:w="2208" w:type="dxa"/>
          </w:tcPr>
          <w:p w:rsidR="00242686" w:rsidRPr="004F4BD6" w:rsidRDefault="00242686" w:rsidP="008268A7">
            <w:pPr>
              <w:rPr>
                <w:rFonts w:ascii="Courier New" w:hAnsi="Courier New" w:cs="Courier New"/>
              </w:rPr>
            </w:pPr>
            <w:r w:rsidRPr="004F4BD6">
              <w:rPr>
                <w:rFonts w:ascii="Courier New" w:hAnsi="Courier New" w:cs="Courier New"/>
              </w:rPr>
              <w:t>centerOfGravity</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pPr>
              <w:rPr>
                <w:rFonts w:ascii="Courier New" w:hAnsi="Courier New" w:cs="Courier New"/>
              </w:rPr>
            </w:pPr>
            <w:r>
              <w:rPr>
                <w:rFonts w:ascii="Courier New" w:hAnsi="Courier New" w:cs="Courier New"/>
              </w:rPr>
              <w:t>decimal</w:t>
            </w:r>
          </w:p>
        </w:tc>
        <w:tc>
          <w:tcPr>
            <w:tcW w:w="1263" w:type="dxa"/>
          </w:tcPr>
          <w:p w:rsidR="00242686" w:rsidRDefault="00242686" w:rsidP="008268A7">
            <w:pPr>
              <w:keepNext/>
            </w:pPr>
            <w:r>
              <w:t>Vehicle center of gravity</w:t>
            </w:r>
          </w:p>
        </w:tc>
        <w:tc>
          <w:tcPr>
            <w:tcW w:w="864" w:type="dxa"/>
          </w:tcPr>
          <w:p w:rsidR="00242686" w:rsidRDefault="00242686" w:rsidP="008268A7">
            <w:r>
              <w:t>meters</w:t>
            </w:r>
          </w:p>
        </w:tc>
        <w:tc>
          <w:tcPr>
            <w:tcW w:w="718" w:type="dxa"/>
          </w:tcPr>
          <w:p w:rsidR="00242686" w:rsidRDefault="00242686" w:rsidP="008268A7">
            <w:r>
              <w:t>0</w:t>
            </w:r>
          </w:p>
        </w:tc>
        <w:tc>
          <w:tcPr>
            <w:tcW w:w="940" w:type="dxa"/>
          </w:tcPr>
          <w:p w:rsidR="00242686" w:rsidRDefault="00242686" w:rsidP="008268A7">
            <w:r>
              <w:t>6.35</w:t>
            </w:r>
          </w:p>
        </w:tc>
      </w:tr>
      <w:tr w:rsidR="00242686" w:rsidRPr="003E745F" w:rsidTr="00610471">
        <w:tc>
          <w:tcPr>
            <w:tcW w:w="2208" w:type="dxa"/>
          </w:tcPr>
          <w:p w:rsidR="00242686" w:rsidRPr="004F4BD6" w:rsidRDefault="00242686" w:rsidP="008268A7">
            <w:pPr>
              <w:rPr>
                <w:rFonts w:ascii="Courier New" w:hAnsi="Courier New" w:cs="Courier New"/>
              </w:rPr>
            </w:pPr>
            <w:r w:rsidRPr="0023492A">
              <w:rPr>
                <w:rFonts w:ascii="Courier New" w:hAnsi="Courier New" w:cs="Courier New"/>
              </w:rPr>
              <w:t>rearWheelOffset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r>
              <w:t>decimal</w:t>
            </w:r>
          </w:p>
        </w:tc>
        <w:tc>
          <w:tcPr>
            <w:tcW w:w="1263" w:type="dxa"/>
          </w:tcPr>
          <w:p w:rsidR="00242686" w:rsidRPr="004F613F" w:rsidRDefault="00242686" w:rsidP="008268A7">
            <w:r w:rsidRPr="0023492A">
              <w:t xml:space="preserve">Rear wheel pivot point center-line </w:t>
            </w:r>
            <w:r>
              <w:t>offset</w:t>
            </w:r>
            <w:r w:rsidRPr="0023492A">
              <w:t xml:space="preserve"> measured from the rear of the above length</w:t>
            </w:r>
          </w:p>
        </w:tc>
        <w:tc>
          <w:tcPr>
            <w:tcW w:w="864" w:type="dxa"/>
          </w:tcPr>
          <w:p w:rsidR="00242686" w:rsidRDefault="00242686" w:rsidP="008268A7">
            <w:r>
              <w:t>meters</w:t>
            </w:r>
          </w:p>
        </w:tc>
        <w:tc>
          <w:tcPr>
            <w:tcW w:w="718" w:type="dxa"/>
          </w:tcPr>
          <w:p w:rsidR="00242686" w:rsidRDefault="00242686" w:rsidP="008268A7">
            <w:r>
              <w:t>-20.47</w:t>
            </w:r>
          </w:p>
        </w:tc>
        <w:tc>
          <w:tcPr>
            <w:tcW w:w="940" w:type="dxa"/>
          </w:tcPr>
          <w:p w:rsidR="00242686" w:rsidRDefault="00242686" w:rsidP="008268A7">
            <w:r>
              <w:t>+20.47</w:t>
            </w:r>
          </w:p>
        </w:tc>
      </w:tr>
      <w:tr w:rsidR="00242686" w:rsidRPr="003E745F" w:rsidTr="00610471">
        <w:tc>
          <w:tcPr>
            <w:tcW w:w="2208" w:type="dxa"/>
          </w:tcPr>
          <w:p w:rsidR="00242686" w:rsidRPr="0023492A" w:rsidRDefault="00242686" w:rsidP="008268A7">
            <w:pPr>
              <w:rPr>
                <w:rFonts w:ascii="Courier New" w:hAnsi="Courier New" w:cs="Courier New"/>
              </w:rPr>
            </w:pPr>
            <w:r w:rsidRPr="0023492A">
              <w:rPr>
                <w:rFonts w:ascii="Courier New" w:hAnsi="Courier New" w:cs="Courier New"/>
              </w:rPr>
              <w:t>elevationOffset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Pr="0023492A" w:rsidRDefault="00242686" w:rsidP="008268A7">
            <w:r>
              <w:t>decimal</w:t>
            </w:r>
          </w:p>
        </w:tc>
        <w:tc>
          <w:tcPr>
            <w:tcW w:w="1263" w:type="dxa"/>
          </w:tcPr>
          <w:p w:rsidR="00242686" w:rsidRPr="0023492A" w:rsidRDefault="00242686" w:rsidP="008268A7">
            <w:r w:rsidRPr="0023492A">
              <w:t>Current Position relative to the hauling Vehicle</w:t>
            </w:r>
            <w:r>
              <w:t xml:space="preserve"> – z-axis offset</w:t>
            </w:r>
          </w:p>
        </w:tc>
        <w:tc>
          <w:tcPr>
            <w:tcW w:w="864" w:type="dxa"/>
          </w:tcPr>
          <w:p w:rsidR="00242686" w:rsidRDefault="00242686" w:rsidP="008268A7">
            <w:r>
              <w:t>meters</w:t>
            </w:r>
          </w:p>
        </w:tc>
        <w:tc>
          <w:tcPr>
            <w:tcW w:w="718" w:type="dxa"/>
          </w:tcPr>
          <w:p w:rsidR="00242686" w:rsidRDefault="00242686" w:rsidP="008268A7">
            <w:r>
              <w:t>-6.3</w:t>
            </w:r>
          </w:p>
        </w:tc>
        <w:tc>
          <w:tcPr>
            <w:tcW w:w="940" w:type="dxa"/>
          </w:tcPr>
          <w:p w:rsidR="00242686" w:rsidRDefault="00242686" w:rsidP="008268A7">
            <w:r>
              <w:t>+6.3</w:t>
            </w:r>
          </w:p>
        </w:tc>
      </w:tr>
    </w:tbl>
    <w:p w:rsidR="00242686" w:rsidRDefault="00242686" w:rsidP="008268A7">
      <w:pPr>
        <w:pStyle w:val="Caption"/>
      </w:pPr>
      <w:r>
        <w:t xml:space="preserve">Table </w:t>
      </w:r>
      <w:r w:rsidR="00A07801">
        <w:fldChar w:fldCharType="begin"/>
      </w:r>
      <w:r w:rsidR="00A07801">
        <w:instrText xml:space="preserve"> SEQ Table \* ARABIC </w:instrText>
      </w:r>
      <w:r w:rsidR="00A07801">
        <w:fldChar w:fldCharType="separate"/>
      </w:r>
      <w:r w:rsidR="00B9778E">
        <w:rPr>
          <w:noProof/>
        </w:rPr>
        <w:t>50</w:t>
      </w:r>
      <w:r w:rsidR="00A07801">
        <w:rPr>
          <w:noProof/>
        </w:rPr>
        <w:fldChar w:fldCharType="end"/>
      </w:r>
      <w:r>
        <w:t xml:space="preserve"> - </w:t>
      </w:r>
      <w:r w:rsidRPr="00E5554D">
        <w:t xml:space="preserve">J2735TrailerUnitDescription </w:t>
      </w:r>
      <w:r>
        <w:t>(2)</w:t>
      </w:r>
    </w:p>
    <w:p w:rsidR="00D23963" w:rsidRDefault="00D23963" w:rsidP="008268A7">
      <w:pPr>
        <w:pStyle w:val="Heading2"/>
      </w:pPr>
      <w:bookmarkStart w:id="182" w:name="_J2735BumperHeights"/>
      <w:bookmarkStart w:id="183" w:name="_Toc530144548"/>
      <w:bookmarkEnd w:id="182"/>
      <w:r w:rsidRPr="00DD77A1">
        <w:t>J2735BumperHeights</w:t>
      </w:r>
      <w:bookmarkEnd w:id="183"/>
    </w:p>
    <w:p w:rsidR="00D23963" w:rsidRDefault="007E7536" w:rsidP="008268A7">
      <w:r w:rsidRPr="007E7536">
        <w:t xml:space="preserve">The </w:t>
      </w:r>
      <w:r>
        <w:t>J2735</w:t>
      </w:r>
      <w:r w:rsidRPr="007E7536">
        <w:t>BumperHeights data frame conveys the height of the front and rear bumper of the vehicle or object (can also be used with trailers).</w:t>
      </w:r>
    </w:p>
    <w:tbl>
      <w:tblPr>
        <w:tblStyle w:val="TableGrid"/>
        <w:tblW w:w="0" w:type="auto"/>
        <w:tblLook w:val="04A0" w:firstRow="1" w:lastRow="0" w:firstColumn="1" w:lastColumn="0" w:noHBand="0" w:noVBand="1"/>
      </w:tblPr>
      <w:tblGrid>
        <w:gridCol w:w="1422"/>
        <w:gridCol w:w="2439"/>
        <w:gridCol w:w="1640"/>
        <w:gridCol w:w="1339"/>
        <w:gridCol w:w="1255"/>
        <w:gridCol w:w="1255"/>
      </w:tblGrid>
      <w:tr w:rsidR="00D23963" w:rsidRPr="006E5FF6" w:rsidTr="007E7536">
        <w:tc>
          <w:tcPr>
            <w:tcW w:w="1422" w:type="dxa"/>
          </w:tcPr>
          <w:p w:rsidR="00D23963" w:rsidRPr="006E5FF6" w:rsidRDefault="00D23963" w:rsidP="008268A7">
            <w:pPr>
              <w:rPr>
                <w:b/>
              </w:rPr>
            </w:pPr>
            <w:r w:rsidRPr="006E5FF6">
              <w:rPr>
                <w:b/>
              </w:rPr>
              <w:t>Name</w:t>
            </w:r>
          </w:p>
        </w:tc>
        <w:tc>
          <w:tcPr>
            <w:tcW w:w="2439" w:type="dxa"/>
          </w:tcPr>
          <w:p w:rsidR="00D23963" w:rsidRPr="006E5FF6" w:rsidRDefault="00D23963" w:rsidP="008268A7">
            <w:pPr>
              <w:rPr>
                <w:b/>
              </w:rPr>
            </w:pPr>
            <w:r w:rsidRPr="006E5FF6">
              <w:rPr>
                <w:b/>
              </w:rPr>
              <w:t>Type</w:t>
            </w:r>
          </w:p>
        </w:tc>
        <w:tc>
          <w:tcPr>
            <w:tcW w:w="1640" w:type="dxa"/>
          </w:tcPr>
          <w:p w:rsidR="00D23963" w:rsidRPr="006E5FF6" w:rsidRDefault="00D23963" w:rsidP="008268A7">
            <w:pPr>
              <w:rPr>
                <w:b/>
              </w:rPr>
            </w:pPr>
            <w:r w:rsidRPr="006E5FF6">
              <w:rPr>
                <w:b/>
              </w:rPr>
              <w:t>Description</w:t>
            </w:r>
          </w:p>
        </w:tc>
        <w:tc>
          <w:tcPr>
            <w:tcW w:w="1339" w:type="dxa"/>
          </w:tcPr>
          <w:p w:rsidR="00D23963" w:rsidRPr="006E5FF6" w:rsidRDefault="00D23963" w:rsidP="008268A7">
            <w:pPr>
              <w:rPr>
                <w:b/>
              </w:rPr>
            </w:pPr>
            <w:r w:rsidRPr="006E5FF6">
              <w:rPr>
                <w:b/>
              </w:rPr>
              <w:t>Units</w:t>
            </w:r>
          </w:p>
        </w:tc>
        <w:tc>
          <w:tcPr>
            <w:tcW w:w="1255" w:type="dxa"/>
          </w:tcPr>
          <w:p w:rsidR="00D23963" w:rsidRPr="006E5FF6" w:rsidRDefault="00D23963" w:rsidP="008268A7">
            <w:pPr>
              <w:rPr>
                <w:b/>
              </w:rPr>
            </w:pPr>
            <w:r w:rsidRPr="006E5FF6">
              <w:rPr>
                <w:b/>
              </w:rPr>
              <w:t>Valid Min</w:t>
            </w:r>
          </w:p>
        </w:tc>
        <w:tc>
          <w:tcPr>
            <w:tcW w:w="1255" w:type="dxa"/>
          </w:tcPr>
          <w:p w:rsidR="00D23963" w:rsidRPr="006E5FF6" w:rsidRDefault="00D23963" w:rsidP="008268A7">
            <w:pPr>
              <w:rPr>
                <w:b/>
              </w:rPr>
            </w:pPr>
            <w:r w:rsidRPr="006E5FF6">
              <w:rPr>
                <w:b/>
              </w:rPr>
              <w:t>Valid Max</w:t>
            </w:r>
          </w:p>
        </w:tc>
      </w:tr>
      <w:tr w:rsidR="00D23963" w:rsidRPr="003E745F" w:rsidTr="007E7536">
        <w:tc>
          <w:tcPr>
            <w:tcW w:w="1422" w:type="dxa"/>
          </w:tcPr>
          <w:p w:rsidR="00D23963" w:rsidRPr="000D041D" w:rsidRDefault="007E7536" w:rsidP="008268A7">
            <w:pPr>
              <w:rPr>
                <w:rFonts w:ascii="Courier New" w:hAnsi="Courier New" w:cs="Courier New"/>
              </w:rPr>
            </w:pPr>
            <w:r w:rsidRPr="007E7536">
              <w:rPr>
                <w:rFonts w:ascii="Courier New" w:hAnsi="Courier New" w:cs="Courier New"/>
              </w:rPr>
              <w:t>front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439" w:type="dxa"/>
          </w:tcPr>
          <w:p w:rsidR="00D23963" w:rsidRPr="000D041D" w:rsidRDefault="007E7536" w:rsidP="008268A7">
            <w:pPr>
              <w:rPr>
                <w:rFonts w:ascii="Courier New" w:hAnsi="Courier New" w:cs="Courier New"/>
              </w:rPr>
            </w:pPr>
            <w:r>
              <w:rPr>
                <w:rFonts w:ascii="Courier New" w:hAnsi="Courier New" w:cs="Courier New"/>
              </w:rPr>
              <w:t>decimal</w:t>
            </w:r>
          </w:p>
        </w:tc>
        <w:tc>
          <w:tcPr>
            <w:tcW w:w="1640" w:type="dxa"/>
          </w:tcPr>
          <w:p w:rsidR="00D23963" w:rsidRPr="003E745F" w:rsidRDefault="007E7536" w:rsidP="008268A7">
            <w:r>
              <w:t>The height of the front bumper from ground surface.</w:t>
            </w:r>
          </w:p>
        </w:tc>
        <w:tc>
          <w:tcPr>
            <w:tcW w:w="1339" w:type="dxa"/>
          </w:tcPr>
          <w:p w:rsidR="00D23963" w:rsidRPr="007E7536" w:rsidRDefault="007E7536" w:rsidP="008268A7">
            <w:r w:rsidRPr="007E7536">
              <w:t>meters</w:t>
            </w:r>
          </w:p>
        </w:tc>
        <w:tc>
          <w:tcPr>
            <w:tcW w:w="1255" w:type="dxa"/>
          </w:tcPr>
          <w:p w:rsidR="00D23963" w:rsidRPr="003E745F" w:rsidRDefault="007E7536" w:rsidP="008268A7">
            <w:r>
              <w:t>0.00</w:t>
            </w:r>
          </w:p>
        </w:tc>
        <w:tc>
          <w:tcPr>
            <w:tcW w:w="1255" w:type="dxa"/>
          </w:tcPr>
          <w:p w:rsidR="00D23963" w:rsidRPr="003E745F" w:rsidRDefault="007E7536" w:rsidP="008268A7">
            <w:r>
              <w:t>1.27</w:t>
            </w:r>
          </w:p>
        </w:tc>
      </w:tr>
      <w:tr w:rsidR="007E7536" w:rsidRPr="003E745F" w:rsidTr="007E7536">
        <w:tc>
          <w:tcPr>
            <w:tcW w:w="1422" w:type="dxa"/>
          </w:tcPr>
          <w:p w:rsidR="007E7536" w:rsidRPr="000D041D" w:rsidRDefault="007E7536" w:rsidP="008268A7">
            <w:pPr>
              <w:rPr>
                <w:rFonts w:ascii="Courier New" w:hAnsi="Courier New" w:cs="Courier New"/>
              </w:rPr>
            </w:pPr>
            <w:r w:rsidRPr="007E7536">
              <w:rPr>
                <w:rFonts w:ascii="Courier New" w:hAnsi="Courier New" w:cs="Courier New"/>
              </w:rPr>
              <w:t>rear</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439" w:type="dxa"/>
          </w:tcPr>
          <w:p w:rsidR="007E7536" w:rsidRPr="000D041D" w:rsidRDefault="007E7536" w:rsidP="008268A7">
            <w:pPr>
              <w:rPr>
                <w:rFonts w:ascii="Courier New" w:hAnsi="Courier New" w:cs="Courier New"/>
              </w:rPr>
            </w:pPr>
            <w:r>
              <w:rPr>
                <w:rFonts w:ascii="Courier New" w:hAnsi="Courier New" w:cs="Courier New"/>
              </w:rPr>
              <w:t>decimal</w:t>
            </w:r>
          </w:p>
        </w:tc>
        <w:tc>
          <w:tcPr>
            <w:tcW w:w="1640" w:type="dxa"/>
          </w:tcPr>
          <w:p w:rsidR="007E7536" w:rsidRPr="003E745F" w:rsidRDefault="007E7536" w:rsidP="008268A7">
            <w:r>
              <w:t>The height of the rear bumper from ground surface.</w:t>
            </w:r>
          </w:p>
        </w:tc>
        <w:tc>
          <w:tcPr>
            <w:tcW w:w="1339" w:type="dxa"/>
          </w:tcPr>
          <w:p w:rsidR="007E7536" w:rsidRPr="007E7536" w:rsidRDefault="007E7536" w:rsidP="008268A7">
            <w:r w:rsidRPr="007E7536">
              <w:t>meters</w:t>
            </w:r>
          </w:p>
        </w:tc>
        <w:tc>
          <w:tcPr>
            <w:tcW w:w="1255" w:type="dxa"/>
          </w:tcPr>
          <w:p w:rsidR="007E7536" w:rsidRPr="003E745F" w:rsidRDefault="007E7536" w:rsidP="008268A7">
            <w:r>
              <w:t>0.00</w:t>
            </w:r>
          </w:p>
        </w:tc>
        <w:tc>
          <w:tcPr>
            <w:tcW w:w="1255" w:type="dxa"/>
          </w:tcPr>
          <w:p w:rsidR="007E7536" w:rsidRPr="003E745F" w:rsidRDefault="007E7536" w:rsidP="008268A7">
            <w:pPr>
              <w:keepNext/>
            </w:pPr>
            <w:r>
              <w:t>1.27</w:t>
            </w:r>
          </w:p>
        </w:tc>
      </w:tr>
    </w:tbl>
    <w:p w:rsidR="00D23963" w:rsidRDefault="007E7536" w:rsidP="008268A7">
      <w:pPr>
        <w:pStyle w:val="Caption"/>
      </w:pPr>
      <w:r>
        <w:t xml:space="preserve">Table </w:t>
      </w:r>
      <w:r w:rsidR="00A07801">
        <w:fldChar w:fldCharType="begin"/>
      </w:r>
      <w:r w:rsidR="00A07801">
        <w:instrText xml:space="preserve"> SEQ Table \* ARABIC </w:instrText>
      </w:r>
      <w:r w:rsidR="00A07801">
        <w:fldChar w:fldCharType="separate"/>
      </w:r>
      <w:r w:rsidR="00B9778E">
        <w:rPr>
          <w:noProof/>
        </w:rPr>
        <w:t>51</w:t>
      </w:r>
      <w:r w:rsidR="00A07801">
        <w:rPr>
          <w:noProof/>
        </w:rPr>
        <w:fldChar w:fldCharType="end"/>
      </w:r>
      <w:r>
        <w:t xml:space="preserve"> - </w:t>
      </w:r>
      <w:r w:rsidRPr="008961CD">
        <w:t>J2735BumperHeights</w:t>
      </w:r>
    </w:p>
    <w:p w:rsidR="007E7536" w:rsidRPr="007E7536" w:rsidRDefault="007E7536" w:rsidP="008268A7">
      <w:pPr>
        <w:rPr>
          <w:lang w:eastAsia="ja-JP"/>
        </w:rPr>
      </w:pPr>
    </w:p>
    <w:p w:rsidR="00D23963" w:rsidRDefault="00D23963" w:rsidP="008268A7">
      <w:pPr>
        <w:pStyle w:val="Heading2"/>
      </w:pPr>
      <w:bookmarkStart w:id="184" w:name="_J2735TrailerHistoryPoint"/>
      <w:bookmarkStart w:id="185" w:name="_Toc530144549"/>
      <w:bookmarkEnd w:id="184"/>
      <w:r w:rsidRPr="002026AB">
        <w:t>J2735TrailerHistoryPoint</w:t>
      </w:r>
      <w:bookmarkEnd w:id="185"/>
    </w:p>
    <w:p w:rsidR="00D23963" w:rsidRDefault="00CE50FC" w:rsidP="008268A7">
      <w:r>
        <w:t>The J2735</w:t>
      </w:r>
      <w:r w:rsidRPr="00CE50FC">
        <w:t>TrailerHistoryPoint data frame contains a single position point for a trailer, expressed relative to the vehicle’s BSM positional estimate at the same point in time.</w:t>
      </w:r>
    </w:p>
    <w:tbl>
      <w:tblPr>
        <w:tblStyle w:val="TableGrid"/>
        <w:tblW w:w="0" w:type="auto"/>
        <w:tblLook w:val="04A0" w:firstRow="1" w:lastRow="0" w:firstColumn="1" w:lastColumn="0" w:noHBand="0" w:noVBand="1"/>
      </w:tblPr>
      <w:tblGrid>
        <w:gridCol w:w="2329"/>
        <w:gridCol w:w="1981"/>
        <w:gridCol w:w="1497"/>
        <w:gridCol w:w="1214"/>
        <w:gridCol w:w="1038"/>
        <w:gridCol w:w="1291"/>
      </w:tblGrid>
      <w:tr w:rsidR="00D23963" w:rsidRPr="006E5FF6" w:rsidTr="00610471">
        <w:tc>
          <w:tcPr>
            <w:tcW w:w="2197" w:type="dxa"/>
          </w:tcPr>
          <w:p w:rsidR="00D23963" w:rsidRPr="006E5FF6" w:rsidRDefault="00D23963" w:rsidP="008268A7">
            <w:pPr>
              <w:rPr>
                <w:b/>
              </w:rPr>
            </w:pPr>
            <w:r w:rsidRPr="006E5FF6">
              <w:rPr>
                <w:b/>
              </w:rPr>
              <w:lastRenderedPageBreak/>
              <w:t>Name</w:t>
            </w:r>
          </w:p>
        </w:tc>
        <w:tc>
          <w:tcPr>
            <w:tcW w:w="2018" w:type="dxa"/>
          </w:tcPr>
          <w:p w:rsidR="00D23963" w:rsidRPr="006E5FF6" w:rsidRDefault="00D23963" w:rsidP="008268A7">
            <w:pPr>
              <w:rPr>
                <w:b/>
              </w:rPr>
            </w:pPr>
            <w:r w:rsidRPr="006E5FF6">
              <w:rPr>
                <w:b/>
              </w:rPr>
              <w:t>Type</w:t>
            </w:r>
          </w:p>
        </w:tc>
        <w:tc>
          <w:tcPr>
            <w:tcW w:w="1517" w:type="dxa"/>
          </w:tcPr>
          <w:p w:rsidR="00D23963" w:rsidRPr="006E5FF6" w:rsidRDefault="00D23963" w:rsidP="008268A7">
            <w:pPr>
              <w:rPr>
                <w:b/>
              </w:rPr>
            </w:pPr>
            <w:r w:rsidRPr="006E5FF6">
              <w:rPr>
                <w:b/>
              </w:rPr>
              <w:t>Description</w:t>
            </w:r>
          </w:p>
        </w:tc>
        <w:tc>
          <w:tcPr>
            <w:tcW w:w="1238" w:type="dxa"/>
          </w:tcPr>
          <w:p w:rsidR="00D23963" w:rsidRPr="006E5FF6" w:rsidRDefault="00D23963" w:rsidP="008268A7">
            <w:pPr>
              <w:rPr>
                <w:b/>
              </w:rPr>
            </w:pPr>
            <w:r w:rsidRPr="006E5FF6">
              <w:rPr>
                <w:b/>
              </w:rPr>
              <w:t>Units</w:t>
            </w:r>
          </w:p>
        </w:tc>
        <w:tc>
          <w:tcPr>
            <w:tcW w:w="1069" w:type="dxa"/>
          </w:tcPr>
          <w:p w:rsidR="00D23963" w:rsidRPr="006E5FF6" w:rsidRDefault="00D23963" w:rsidP="008268A7">
            <w:pPr>
              <w:rPr>
                <w:b/>
              </w:rPr>
            </w:pPr>
            <w:r w:rsidRPr="006E5FF6">
              <w:rPr>
                <w:b/>
              </w:rPr>
              <w:t>Valid Min</w:t>
            </w:r>
          </w:p>
        </w:tc>
        <w:tc>
          <w:tcPr>
            <w:tcW w:w="1311" w:type="dxa"/>
          </w:tcPr>
          <w:p w:rsidR="00D23963" w:rsidRPr="006E5FF6" w:rsidRDefault="00D23963" w:rsidP="008268A7">
            <w:pPr>
              <w:rPr>
                <w:b/>
              </w:rPr>
            </w:pPr>
            <w:r w:rsidRPr="006E5FF6">
              <w:rPr>
                <w:b/>
              </w:rPr>
              <w:t>Valid Max</w:t>
            </w:r>
          </w:p>
        </w:tc>
      </w:tr>
      <w:tr w:rsidR="00D23963" w:rsidRPr="003E745F" w:rsidTr="00610471">
        <w:tc>
          <w:tcPr>
            <w:tcW w:w="2197" w:type="dxa"/>
          </w:tcPr>
          <w:p w:rsidR="00D23963" w:rsidRPr="000D041D" w:rsidRDefault="00F42C77" w:rsidP="008268A7">
            <w:pPr>
              <w:rPr>
                <w:rFonts w:ascii="Courier New" w:hAnsi="Courier New" w:cs="Courier New"/>
              </w:rPr>
            </w:pPr>
            <w:r w:rsidRPr="00F42C77">
              <w:rPr>
                <w:rFonts w:ascii="Courier New" w:hAnsi="Courier New" w:cs="Courier New"/>
              </w:rPr>
              <w:t>pivotAngle</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18" w:type="dxa"/>
          </w:tcPr>
          <w:p w:rsidR="00D23963" w:rsidRPr="000D041D" w:rsidRDefault="00F42C77" w:rsidP="008268A7">
            <w:pPr>
              <w:rPr>
                <w:rFonts w:ascii="Courier New" w:hAnsi="Courier New" w:cs="Courier New"/>
              </w:rPr>
            </w:pPr>
            <w:r>
              <w:rPr>
                <w:rFonts w:ascii="Courier New" w:hAnsi="Courier New" w:cs="Courier New"/>
              </w:rPr>
              <w:t>decimal</w:t>
            </w:r>
          </w:p>
        </w:tc>
        <w:tc>
          <w:tcPr>
            <w:tcW w:w="1517" w:type="dxa"/>
          </w:tcPr>
          <w:p w:rsidR="00D23963" w:rsidRPr="003E745F" w:rsidRDefault="00F42C77" w:rsidP="008268A7">
            <w:r>
              <w:t>A</w:t>
            </w:r>
            <w:r w:rsidRPr="00F42C77">
              <w:t>ngle with respect to the lead unit</w:t>
            </w:r>
          </w:p>
        </w:tc>
        <w:tc>
          <w:tcPr>
            <w:tcW w:w="1238" w:type="dxa"/>
          </w:tcPr>
          <w:p w:rsidR="00D23963" w:rsidRPr="00F42C77" w:rsidRDefault="00F42C77" w:rsidP="008268A7">
            <w:r w:rsidRPr="00F42C77">
              <w:t>degrees</w:t>
            </w:r>
          </w:p>
        </w:tc>
        <w:tc>
          <w:tcPr>
            <w:tcW w:w="1069" w:type="dxa"/>
          </w:tcPr>
          <w:p w:rsidR="00D23963" w:rsidRPr="003E745F" w:rsidRDefault="00F42C77" w:rsidP="008268A7">
            <w:r>
              <w:t>0</w:t>
            </w:r>
          </w:p>
        </w:tc>
        <w:tc>
          <w:tcPr>
            <w:tcW w:w="1311" w:type="dxa"/>
          </w:tcPr>
          <w:p w:rsidR="00D23963" w:rsidRPr="003E745F" w:rsidRDefault="00F42C77" w:rsidP="008268A7">
            <w:r w:rsidRPr="00F42C77">
              <w:t>359.9875</w:t>
            </w:r>
          </w:p>
        </w:tc>
      </w:tr>
      <w:tr w:rsidR="00D23963" w:rsidRPr="003E745F" w:rsidTr="00610471">
        <w:tc>
          <w:tcPr>
            <w:tcW w:w="2197" w:type="dxa"/>
          </w:tcPr>
          <w:p w:rsidR="00D23963" w:rsidRPr="000D041D" w:rsidRDefault="00F42C77" w:rsidP="008268A7">
            <w:pPr>
              <w:rPr>
                <w:rFonts w:ascii="Courier New" w:hAnsi="Courier New" w:cs="Courier New"/>
              </w:rPr>
            </w:pPr>
            <w:r w:rsidRPr="00F42C77">
              <w:rPr>
                <w:rFonts w:ascii="Courier New" w:hAnsi="Courier New" w:cs="Courier New"/>
              </w:rPr>
              <w:t>timeOffset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18" w:type="dxa"/>
          </w:tcPr>
          <w:p w:rsidR="00D23963" w:rsidRPr="000D041D" w:rsidRDefault="00610471" w:rsidP="008268A7">
            <w:pPr>
              <w:rPr>
                <w:rFonts w:ascii="Courier New" w:hAnsi="Courier New" w:cs="Courier New"/>
              </w:rPr>
            </w:pPr>
            <w:r>
              <w:rPr>
                <w:rFonts w:ascii="Courier New" w:hAnsi="Courier New" w:cs="Courier New"/>
              </w:rPr>
              <w:t>decimal</w:t>
            </w:r>
          </w:p>
        </w:tc>
        <w:tc>
          <w:tcPr>
            <w:tcW w:w="1517" w:type="dxa"/>
          </w:tcPr>
          <w:p w:rsidR="00D23963" w:rsidRPr="003E745F" w:rsidRDefault="00F42C77" w:rsidP="008268A7">
            <w:r w:rsidRPr="00F42C77">
              <w:t>offset backwards in time</w:t>
            </w:r>
          </w:p>
        </w:tc>
        <w:tc>
          <w:tcPr>
            <w:tcW w:w="1238" w:type="dxa"/>
          </w:tcPr>
          <w:p w:rsidR="00D23963" w:rsidRPr="003E745F" w:rsidRDefault="00384C92" w:rsidP="008268A7">
            <w:r>
              <w:t>seconds</w:t>
            </w:r>
          </w:p>
        </w:tc>
        <w:tc>
          <w:tcPr>
            <w:tcW w:w="1069" w:type="dxa"/>
          </w:tcPr>
          <w:p w:rsidR="00D23963" w:rsidRPr="003E745F" w:rsidRDefault="00384C92" w:rsidP="008268A7">
            <w:r>
              <w:t>0</w:t>
            </w:r>
          </w:p>
        </w:tc>
        <w:tc>
          <w:tcPr>
            <w:tcW w:w="1311" w:type="dxa"/>
          </w:tcPr>
          <w:p w:rsidR="00D23963" w:rsidRPr="003E745F" w:rsidRDefault="00610471" w:rsidP="008268A7">
            <w:r>
              <w:t>655.34</w:t>
            </w:r>
          </w:p>
        </w:tc>
      </w:tr>
      <w:tr w:rsidR="00610471" w:rsidRPr="003E745F" w:rsidTr="00610471">
        <w:tc>
          <w:tcPr>
            <w:tcW w:w="2197" w:type="dxa"/>
          </w:tcPr>
          <w:p w:rsidR="00610471" w:rsidRPr="00F42C77" w:rsidRDefault="00610471" w:rsidP="008268A7">
            <w:pPr>
              <w:rPr>
                <w:rFonts w:ascii="Courier New" w:hAnsi="Courier New" w:cs="Courier New"/>
              </w:rPr>
            </w:pPr>
            <w:r w:rsidRPr="00F42C77">
              <w:rPr>
                <w:rFonts w:ascii="Courier New" w:hAnsi="Courier New" w:cs="Courier New"/>
              </w:rPr>
              <w:t>positionOffset</w:t>
            </w:r>
          </w:p>
        </w:tc>
        <w:tc>
          <w:tcPr>
            <w:tcW w:w="2018" w:type="dxa"/>
          </w:tcPr>
          <w:p w:rsidR="00610471" w:rsidRDefault="00A07801" w:rsidP="008268A7">
            <w:hyperlink w:anchor="_J2735Node_XY" w:history="1">
              <w:r w:rsidR="00610471" w:rsidRPr="0023492A">
                <w:rPr>
                  <w:rStyle w:val="Hyperlink"/>
                </w:rPr>
                <w:t>J2735Node_XY</w:t>
              </w:r>
            </w:hyperlink>
          </w:p>
        </w:tc>
        <w:tc>
          <w:tcPr>
            <w:tcW w:w="1517" w:type="dxa"/>
          </w:tcPr>
          <w:p w:rsidR="00610471" w:rsidRPr="0023492A" w:rsidRDefault="00610471" w:rsidP="008268A7">
            <w:r w:rsidRPr="0023492A">
              <w:t>Current Position relative to the hauling Vehicle</w:t>
            </w:r>
            <w:r>
              <w:t xml:space="preserve"> – x-y axis offset</w:t>
            </w:r>
          </w:p>
        </w:tc>
        <w:tc>
          <w:tcPr>
            <w:tcW w:w="1238" w:type="dxa"/>
          </w:tcPr>
          <w:p w:rsidR="00610471" w:rsidRPr="003E745F" w:rsidRDefault="00EE0ED4" w:rsidP="008268A7">
            <w:r>
              <w:t>N/A</w:t>
            </w:r>
          </w:p>
        </w:tc>
        <w:tc>
          <w:tcPr>
            <w:tcW w:w="1069" w:type="dxa"/>
          </w:tcPr>
          <w:p w:rsidR="00610471" w:rsidRPr="003E745F" w:rsidRDefault="00EE0ED4" w:rsidP="008268A7">
            <w:r>
              <w:t>N/A</w:t>
            </w:r>
          </w:p>
        </w:tc>
        <w:tc>
          <w:tcPr>
            <w:tcW w:w="1311" w:type="dxa"/>
          </w:tcPr>
          <w:p w:rsidR="00610471" w:rsidRPr="003E745F" w:rsidRDefault="00EE0ED4" w:rsidP="008268A7">
            <w:r>
              <w:t>N/A</w:t>
            </w:r>
          </w:p>
        </w:tc>
      </w:tr>
      <w:tr w:rsidR="00610471" w:rsidRPr="003E745F" w:rsidTr="00610471">
        <w:tc>
          <w:tcPr>
            <w:tcW w:w="2197" w:type="dxa"/>
          </w:tcPr>
          <w:p w:rsidR="00610471" w:rsidRPr="00F42C77" w:rsidRDefault="00610471" w:rsidP="008268A7">
            <w:pPr>
              <w:rPr>
                <w:rFonts w:ascii="Courier New" w:hAnsi="Courier New" w:cs="Courier New"/>
              </w:rPr>
            </w:pPr>
            <w:r w:rsidRPr="00F42C77">
              <w:rPr>
                <w:rFonts w:ascii="Courier New" w:hAnsi="Courier New" w:cs="Courier New"/>
              </w:rPr>
              <w:t>elevationOffset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18" w:type="dxa"/>
          </w:tcPr>
          <w:p w:rsidR="00610471" w:rsidRPr="0023492A" w:rsidRDefault="00610471" w:rsidP="008268A7">
            <w:r>
              <w:t>decimal</w:t>
            </w:r>
          </w:p>
        </w:tc>
        <w:tc>
          <w:tcPr>
            <w:tcW w:w="1517" w:type="dxa"/>
          </w:tcPr>
          <w:p w:rsidR="00610471" w:rsidRPr="0023492A" w:rsidRDefault="00610471" w:rsidP="008268A7">
            <w:r w:rsidRPr="0023492A">
              <w:t>Current Position relative to the hauling Vehicle</w:t>
            </w:r>
            <w:r>
              <w:t xml:space="preserve"> – z-axis offset</w:t>
            </w:r>
          </w:p>
        </w:tc>
        <w:tc>
          <w:tcPr>
            <w:tcW w:w="1238" w:type="dxa"/>
          </w:tcPr>
          <w:p w:rsidR="00610471" w:rsidRDefault="00610471" w:rsidP="008268A7">
            <w:r>
              <w:t>meters</w:t>
            </w:r>
          </w:p>
        </w:tc>
        <w:tc>
          <w:tcPr>
            <w:tcW w:w="1069" w:type="dxa"/>
          </w:tcPr>
          <w:p w:rsidR="00610471" w:rsidRDefault="00610471" w:rsidP="008268A7">
            <w:r>
              <w:t>-6.3</w:t>
            </w:r>
          </w:p>
        </w:tc>
        <w:tc>
          <w:tcPr>
            <w:tcW w:w="1311" w:type="dxa"/>
          </w:tcPr>
          <w:p w:rsidR="00610471" w:rsidRDefault="00610471" w:rsidP="008268A7">
            <w:r>
              <w:t>+6.3</w:t>
            </w:r>
          </w:p>
        </w:tc>
      </w:tr>
      <w:tr w:rsidR="00610471" w:rsidRPr="003E745F" w:rsidTr="00610471">
        <w:tc>
          <w:tcPr>
            <w:tcW w:w="2197" w:type="dxa"/>
          </w:tcPr>
          <w:p w:rsidR="00610471" w:rsidRPr="00F42C77" w:rsidRDefault="00610471" w:rsidP="008268A7">
            <w:pPr>
              <w:rPr>
                <w:rFonts w:ascii="Courier New" w:hAnsi="Courier New" w:cs="Courier New"/>
              </w:rPr>
            </w:pPr>
            <w:r w:rsidRPr="00F42C77">
              <w:rPr>
                <w:rFonts w:ascii="Courier New" w:hAnsi="Courier New" w:cs="Courier New"/>
              </w:rPr>
              <w:t>heading</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18" w:type="dxa"/>
          </w:tcPr>
          <w:p w:rsidR="00610471" w:rsidRPr="000D041D" w:rsidRDefault="00610471" w:rsidP="008268A7">
            <w:pPr>
              <w:rPr>
                <w:rFonts w:ascii="Courier New" w:hAnsi="Courier New" w:cs="Courier New"/>
              </w:rPr>
            </w:pPr>
            <w:r>
              <w:rPr>
                <w:rFonts w:ascii="Courier New" w:hAnsi="Courier New" w:cs="Courier New"/>
              </w:rPr>
              <w:t>decimal</w:t>
            </w:r>
          </w:p>
        </w:tc>
        <w:tc>
          <w:tcPr>
            <w:tcW w:w="1517" w:type="dxa"/>
          </w:tcPr>
          <w:p w:rsidR="00610471" w:rsidRPr="003E745F" w:rsidRDefault="00610471" w:rsidP="008268A7">
            <w:r>
              <w:t>Overall coarse heading</w:t>
            </w:r>
          </w:p>
        </w:tc>
        <w:tc>
          <w:tcPr>
            <w:tcW w:w="1238" w:type="dxa"/>
          </w:tcPr>
          <w:p w:rsidR="00610471" w:rsidRPr="003E745F" w:rsidRDefault="00610471" w:rsidP="008268A7">
            <w:r>
              <w:t>degrees</w:t>
            </w:r>
          </w:p>
        </w:tc>
        <w:tc>
          <w:tcPr>
            <w:tcW w:w="1069" w:type="dxa"/>
          </w:tcPr>
          <w:p w:rsidR="00610471" w:rsidRPr="003E745F" w:rsidRDefault="00610471" w:rsidP="008268A7">
            <w:r>
              <w:t>0.0</w:t>
            </w:r>
          </w:p>
        </w:tc>
        <w:tc>
          <w:tcPr>
            <w:tcW w:w="1311" w:type="dxa"/>
          </w:tcPr>
          <w:p w:rsidR="00610471" w:rsidRPr="003E745F" w:rsidRDefault="00610471" w:rsidP="008268A7">
            <w:pPr>
              <w:keepNext/>
            </w:pPr>
            <w:r>
              <w:t>358.5</w:t>
            </w:r>
          </w:p>
        </w:tc>
      </w:tr>
    </w:tbl>
    <w:p w:rsidR="00D23963" w:rsidRDefault="00CE50FC" w:rsidP="008268A7">
      <w:pPr>
        <w:pStyle w:val="Caption"/>
      </w:pPr>
      <w:r>
        <w:t xml:space="preserve">Table </w:t>
      </w:r>
      <w:r w:rsidR="00A07801">
        <w:fldChar w:fldCharType="begin"/>
      </w:r>
      <w:r w:rsidR="00A07801">
        <w:instrText xml:space="preserve"> SEQ Table \* ARABIC </w:instrText>
      </w:r>
      <w:r w:rsidR="00A07801">
        <w:fldChar w:fldCharType="separate"/>
      </w:r>
      <w:r w:rsidR="00B9778E">
        <w:rPr>
          <w:noProof/>
        </w:rPr>
        <w:t>52</w:t>
      </w:r>
      <w:r w:rsidR="00A07801">
        <w:rPr>
          <w:noProof/>
        </w:rPr>
        <w:fldChar w:fldCharType="end"/>
      </w:r>
      <w:r>
        <w:t xml:space="preserve"> - </w:t>
      </w:r>
      <w:r w:rsidRPr="00440EF0">
        <w:t>J2735TrailerHistoryPoint</w:t>
      </w:r>
    </w:p>
    <w:p w:rsidR="00D23963" w:rsidRDefault="00D23963" w:rsidP="008268A7">
      <w:pPr>
        <w:pStyle w:val="Heading2"/>
      </w:pPr>
      <w:bookmarkStart w:id="186" w:name="_J2735Node_XY"/>
      <w:bookmarkStart w:id="187" w:name="_Toc530144550"/>
      <w:bookmarkEnd w:id="186"/>
      <w:r w:rsidRPr="000E6669">
        <w:t>J2735Node_XY</w:t>
      </w:r>
      <w:bookmarkEnd w:id="187"/>
    </w:p>
    <w:p w:rsidR="00D23963" w:rsidRDefault="00CE50FC" w:rsidP="008268A7">
      <w:r>
        <w:t xml:space="preserve">The </w:t>
      </w:r>
      <w:r w:rsidR="00562E70">
        <w:t xml:space="preserve">J2735Node_XY </w:t>
      </w:r>
      <w:r>
        <w:t xml:space="preserve">data frame </w:t>
      </w:r>
      <w:r w:rsidR="00562E70">
        <w:t xml:space="preserve">represents </w:t>
      </w:r>
      <w:r w:rsidR="00562E70" w:rsidRPr="00562E70">
        <w:t>offset values from the last point in X and Y</w:t>
      </w:r>
      <w:r w:rsidR="00562E70">
        <w:t>.</w:t>
      </w:r>
    </w:p>
    <w:tbl>
      <w:tblPr>
        <w:tblStyle w:val="TableGrid"/>
        <w:tblW w:w="0" w:type="auto"/>
        <w:tblLook w:val="04A0" w:firstRow="1" w:lastRow="0" w:firstColumn="1" w:lastColumn="0" w:noHBand="0" w:noVBand="1"/>
      </w:tblPr>
      <w:tblGrid>
        <w:gridCol w:w="1361"/>
        <w:gridCol w:w="2428"/>
        <w:gridCol w:w="1636"/>
        <w:gridCol w:w="1335"/>
        <w:gridCol w:w="1268"/>
        <w:gridCol w:w="1322"/>
      </w:tblGrid>
      <w:tr w:rsidR="00D23963" w:rsidRPr="006E5FF6" w:rsidTr="00562E70">
        <w:tc>
          <w:tcPr>
            <w:tcW w:w="1361" w:type="dxa"/>
          </w:tcPr>
          <w:p w:rsidR="00D23963" w:rsidRPr="006E5FF6" w:rsidRDefault="00D23963" w:rsidP="008268A7">
            <w:pPr>
              <w:rPr>
                <w:b/>
              </w:rPr>
            </w:pPr>
            <w:r w:rsidRPr="006E5FF6">
              <w:rPr>
                <w:b/>
              </w:rPr>
              <w:t>Name</w:t>
            </w:r>
          </w:p>
        </w:tc>
        <w:tc>
          <w:tcPr>
            <w:tcW w:w="2428" w:type="dxa"/>
          </w:tcPr>
          <w:p w:rsidR="00D23963" w:rsidRPr="006E5FF6" w:rsidRDefault="00D23963" w:rsidP="008268A7">
            <w:pPr>
              <w:rPr>
                <w:b/>
              </w:rPr>
            </w:pPr>
            <w:r w:rsidRPr="006E5FF6">
              <w:rPr>
                <w:b/>
              </w:rPr>
              <w:t>Type</w:t>
            </w:r>
          </w:p>
        </w:tc>
        <w:tc>
          <w:tcPr>
            <w:tcW w:w="1636" w:type="dxa"/>
          </w:tcPr>
          <w:p w:rsidR="00D23963" w:rsidRPr="006E5FF6" w:rsidRDefault="00D23963" w:rsidP="008268A7">
            <w:pPr>
              <w:rPr>
                <w:b/>
              </w:rPr>
            </w:pPr>
            <w:r w:rsidRPr="006E5FF6">
              <w:rPr>
                <w:b/>
              </w:rPr>
              <w:t>Description</w:t>
            </w:r>
          </w:p>
        </w:tc>
        <w:tc>
          <w:tcPr>
            <w:tcW w:w="1335" w:type="dxa"/>
          </w:tcPr>
          <w:p w:rsidR="00D23963" w:rsidRPr="006E5FF6" w:rsidRDefault="00D23963" w:rsidP="008268A7">
            <w:pPr>
              <w:rPr>
                <w:b/>
              </w:rPr>
            </w:pPr>
            <w:r w:rsidRPr="006E5FF6">
              <w:rPr>
                <w:b/>
              </w:rPr>
              <w:t>Units</w:t>
            </w:r>
          </w:p>
        </w:tc>
        <w:tc>
          <w:tcPr>
            <w:tcW w:w="1268" w:type="dxa"/>
          </w:tcPr>
          <w:p w:rsidR="00D23963" w:rsidRPr="006E5FF6" w:rsidRDefault="00D23963" w:rsidP="008268A7">
            <w:pPr>
              <w:rPr>
                <w:b/>
              </w:rPr>
            </w:pPr>
            <w:r w:rsidRPr="006E5FF6">
              <w:rPr>
                <w:b/>
              </w:rPr>
              <w:t>Valid Min</w:t>
            </w:r>
          </w:p>
        </w:tc>
        <w:tc>
          <w:tcPr>
            <w:tcW w:w="1322" w:type="dxa"/>
          </w:tcPr>
          <w:p w:rsidR="00D23963" w:rsidRPr="006E5FF6" w:rsidRDefault="00D23963" w:rsidP="008268A7">
            <w:pPr>
              <w:rPr>
                <w:b/>
              </w:rPr>
            </w:pPr>
            <w:r w:rsidRPr="006E5FF6">
              <w:rPr>
                <w:b/>
              </w:rPr>
              <w:t>Valid Max</w:t>
            </w:r>
          </w:p>
        </w:tc>
      </w:tr>
      <w:tr w:rsidR="00D23963" w:rsidRPr="003E745F" w:rsidTr="00562E70">
        <w:tc>
          <w:tcPr>
            <w:tcW w:w="1361" w:type="dxa"/>
          </w:tcPr>
          <w:p w:rsidR="00D23963" w:rsidRPr="000D041D" w:rsidRDefault="00562E70" w:rsidP="008268A7">
            <w:pPr>
              <w:rPr>
                <w:rFonts w:ascii="Courier New" w:hAnsi="Courier New" w:cs="Courier New"/>
              </w:rPr>
            </w:pPr>
            <w:r>
              <w:rPr>
                <w:rFonts w:ascii="Courier New" w:hAnsi="Courier New" w:cs="Courier New"/>
              </w:rPr>
              <w:t>x</w:t>
            </w:r>
            <w:r w:rsidR="00CE50FC">
              <w:rPr>
                <w:rFonts w:ascii="Courier New" w:hAnsi="Courier New" w:cs="Courier New"/>
              </w:rPr>
              <w:fldChar w:fldCharType="begin"/>
            </w:r>
            <w:r w:rsidR="00CE50FC">
              <w:rPr>
                <w:rFonts w:ascii="Courier New" w:hAnsi="Courier New" w:cs="Courier New"/>
              </w:rPr>
              <w:instrText xml:space="preserve"> NOTEREF _Ref511750746 \h </w:instrText>
            </w:r>
            <w:r w:rsidR="00CE50FC">
              <w:rPr>
                <w:rFonts w:ascii="Courier New" w:hAnsi="Courier New" w:cs="Courier New"/>
              </w:rPr>
            </w:r>
            <w:r w:rsidR="00CE50FC">
              <w:rPr>
                <w:rFonts w:ascii="Courier New" w:hAnsi="Courier New" w:cs="Courier New"/>
              </w:rPr>
              <w:fldChar w:fldCharType="separate"/>
            </w:r>
            <w:r w:rsidR="00B9778E">
              <w:rPr>
                <w:rFonts w:ascii="Courier New" w:hAnsi="Courier New" w:cs="Courier New"/>
              </w:rPr>
              <w:t>†</w:t>
            </w:r>
            <w:r w:rsidR="00CE50FC">
              <w:rPr>
                <w:rFonts w:ascii="Courier New" w:hAnsi="Courier New" w:cs="Courier New"/>
              </w:rPr>
              <w:fldChar w:fldCharType="end"/>
            </w:r>
          </w:p>
        </w:tc>
        <w:tc>
          <w:tcPr>
            <w:tcW w:w="2428" w:type="dxa"/>
          </w:tcPr>
          <w:p w:rsidR="00D23963" w:rsidRPr="000D041D" w:rsidRDefault="00562E70" w:rsidP="008268A7">
            <w:pPr>
              <w:rPr>
                <w:rFonts w:ascii="Courier New" w:hAnsi="Courier New" w:cs="Courier New"/>
              </w:rPr>
            </w:pPr>
            <w:r>
              <w:rPr>
                <w:rFonts w:ascii="Courier New" w:hAnsi="Courier New" w:cs="Courier New"/>
              </w:rPr>
              <w:t>decimal</w:t>
            </w:r>
          </w:p>
        </w:tc>
        <w:tc>
          <w:tcPr>
            <w:tcW w:w="1636" w:type="dxa"/>
          </w:tcPr>
          <w:p w:rsidR="00D23963" w:rsidRPr="003E745F" w:rsidRDefault="00562E70" w:rsidP="008268A7">
            <w:r>
              <w:t>X axis offset</w:t>
            </w:r>
          </w:p>
        </w:tc>
        <w:tc>
          <w:tcPr>
            <w:tcW w:w="1335" w:type="dxa"/>
          </w:tcPr>
          <w:p w:rsidR="00D23963" w:rsidRPr="00562E70" w:rsidRDefault="00562E70" w:rsidP="008268A7">
            <w:r w:rsidRPr="00562E70">
              <w:t>meters</w:t>
            </w:r>
          </w:p>
        </w:tc>
        <w:tc>
          <w:tcPr>
            <w:tcW w:w="1268" w:type="dxa"/>
          </w:tcPr>
          <w:p w:rsidR="00D23963" w:rsidRPr="003E745F" w:rsidRDefault="00562E70" w:rsidP="008268A7">
            <w:r>
              <w:t>-20.47</w:t>
            </w:r>
          </w:p>
        </w:tc>
        <w:tc>
          <w:tcPr>
            <w:tcW w:w="1322" w:type="dxa"/>
          </w:tcPr>
          <w:p w:rsidR="00D23963" w:rsidRPr="003E745F" w:rsidRDefault="00562E70" w:rsidP="008268A7">
            <w:r>
              <w:t>+20.47</w:t>
            </w:r>
          </w:p>
        </w:tc>
      </w:tr>
      <w:tr w:rsidR="00562E70" w:rsidRPr="003E745F" w:rsidTr="00562E70">
        <w:tc>
          <w:tcPr>
            <w:tcW w:w="1361" w:type="dxa"/>
          </w:tcPr>
          <w:p w:rsidR="00562E70" w:rsidRPr="000D041D" w:rsidRDefault="00562E70" w:rsidP="008268A7">
            <w:pPr>
              <w:rPr>
                <w:rFonts w:ascii="Courier New" w:hAnsi="Courier New" w:cs="Courier New"/>
              </w:rPr>
            </w:pPr>
            <w:r>
              <w:rPr>
                <w:rFonts w:ascii="Courier New" w:hAnsi="Courier New" w:cs="Courier New"/>
              </w:rPr>
              <w:t>y</w:t>
            </w:r>
            <w:r w:rsidR="00F70BA7">
              <w:rPr>
                <w:rFonts w:ascii="Courier New" w:hAnsi="Courier New" w:cs="Courier New"/>
              </w:rPr>
              <w:fldChar w:fldCharType="begin"/>
            </w:r>
            <w:r w:rsidR="00F70BA7">
              <w:rPr>
                <w:rFonts w:ascii="Courier New" w:hAnsi="Courier New" w:cs="Courier New"/>
              </w:rPr>
              <w:instrText xml:space="preserve"> NOTEREF _Ref511750746 \h </w:instrText>
            </w:r>
            <w:r w:rsidR="00F70BA7">
              <w:rPr>
                <w:rFonts w:ascii="Courier New" w:hAnsi="Courier New" w:cs="Courier New"/>
              </w:rPr>
            </w:r>
            <w:r w:rsidR="00F70BA7">
              <w:rPr>
                <w:rFonts w:ascii="Courier New" w:hAnsi="Courier New" w:cs="Courier New"/>
              </w:rPr>
              <w:fldChar w:fldCharType="separate"/>
            </w:r>
            <w:r w:rsidR="00B9778E">
              <w:rPr>
                <w:rFonts w:ascii="Courier New" w:hAnsi="Courier New" w:cs="Courier New"/>
              </w:rPr>
              <w:t>†</w:t>
            </w:r>
            <w:r w:rsidR="00F70BA7">
              <w:rPr>
                <w:rFonts w:ascii="Courier New" w:hAnsi="Courier New" w:cs="Courier New"/>
              </w:rPr>
              <w:fldChar w:fldCharType="end"/>
            </w:r>
          </w:p>
        </w:tc>
        <w:tc>
          <w:tcPr>
            <w:tcW w:w="2428" w:type="dxa"/>
          </w:tcPr>
          <w:p w:rsidR="00562E70" w:rsidRPr="000D041D" w:rsidRDefault="00562E70" w:rsidP="008268A7">
            <w:pPr>
              <w:rPr>
                <w:rFonts w:ascii="Courier New" w:hAnsi="Courier New" w:cs="Courier New"/>
              </w:rPr>
            </w:pPr>
            <w:r>
              <w:rPr>
                <w:rFonts w:ascii="Courier New" w:hAnsi="Courier New" w:cs="Courier New"/>
              </w:rPr>
              <w:t>decimal</w:t>
            </w:r>
          </w:p>
        </w:tc>
        <w:tc>
          <w:tcPr>
            <w:tcW w:w="1636" w:type="dxa"/>
          </w:tcPr>
          <w:p w:rsidR="00562E70" w:rsidRPr="003E745F" w:rsidRDefault="00562E70" w:rsidP="008268A7">
            <w:r>
              <w:t>Y axis offset</w:t>
            </w:r>
          </w:p>
        </w:tc>
        <w:tc>
          <w:tcPr>
            <w:tcW w:w="1335" w:type="dxa"/>
          </w:tcPr>
          <w:p w:rsidR="00562E70" w:rsidRPr="00562E70" w:rsidRDefault="00562E70" w:rsidP="008268A7">
            <w:r w:rsidRPr="00562E70">
              <w:t>meters</w:t>
            </w:r>
          </w:p>
        </w:tc>
        <w:tc>
          <w:tcPr>
            <w:tcW w:w="1268" w:type="dxa"/>
          </w:tcPr>
          <w:p w:rsidR="00562E70" w:rsidRPr="003E745F" w:rsidRDefault="00562E70" w:rsidP="008268A7">
            <w:r>
              <w:t>-20.47</w:t>
            </w:r>
          </w:p>
        </w:tc>
        <w:tc>
          <w:tcPr>
            <w:tcW w:w="1322" w:type="dxa"/>
          </w:tcPr>
          <w:p w:rsidR="00562E70" w:rsidRPr="003E745F" w:rsidRDefault="00562E70" w:rsidP="008268A7">
            <w:pPr>
              <w:keepNext/>
            </w:pPr>
            <w:r>
              <w:t>+20.47</w:t>
            </w:r>
          </w:p>
        </w:tc>
      </w:tr>
    </w:tbl>
    <w:p w:rsidR="00D23963" w:rsidRDefault="00CE50FC" w:rsidP="008268A7">
      <w:pPr>
        <w:pStyle w:val="Caption"/>
      </w:pPr>
      <w:r>
        <w:t xml:space="preserve">Table </w:t>
      </w:r>
      <w:r w:rsidR="00A07801">
        <w:fldChar w:fldCharType="begin"/>
      </w:r>
      <w:r w:rsidR="00A07801">
        <w:instrText xml:space="preserve"> SEQ Table \* ARABIC </w:instrText>
      </w:r>
      <w:r w:rsidR="00A07801">
        <w:fldChar w:fldCharType="separate"/>
      </w:r>
      <w:r w:rsidR="00B9778E">
        <w:rPr>
          <w:noProof/>
        </w:rPr>
        <w:t>53</w:t>
      </w:r>
      <w:r w:rsidR="00A07801">
        <w:rPr>
          <w:noProof/>
        </w:rPr>
        <w:fldChar w:fldCharType="end"/>
      </w:r>
      <w:r>
        <w:t xml:space="preserve"> - </w:t>
      </w:r>
      <w:r w:rsidRPr="0049678A">
        <w:t>J2735Node_XY</w:t>
      </w:r>
    </w:p>
    <w:p w:rsidR="00A1173A" w:rsidRPr="00A1173A" w:rsidRDefault="00A1173A" w:rsidP="00A1173A">
      <w:pPr>
        <w:pStyle w:val="Heading1"/>
        <w:rPr>
          <w:lang w:eastAsia="ja-JP"/>
        </w:rPr>
      </w:pPr>
      <w:bookmarkStart w:id="188" w:name="_Toc530144551"/>
      <w:r>
        <w:rPr>
          <w:lang w:eastAsia="ja-JP"/>
        </w:rPr>
        <w:t>Sample Data</w:t>
      </w:r>
      <w:bookmarkEnd w:id="188"/>
    </w:p>
    <w:p w:rsidR="00A1173A" w:rsidRDefault="00A1173A" w:rsidP="00A1173A">
      <w:pPr>
        <w:pStyle w:val="Heading2"/>
      </w:pPr>
      <w:bookmarkStart w:id="189" w:name="_Toc530144552"/>
      <w:r>
        <w:t>Sample TIM Data</w:t>
      </w:r>
      <w:bookmarkEnd w:id="189"/>
    </w:p>
    <w:p w:rsidR="00A1173A" w:rsidRDefault="00CC3809" w:rsidP="00A1173A">
      <w:pPr>
        <w:pStyle w:val="Heading3"/>
      </w:pPr>
      <w:bookmarkStart w:id="190" w:name="_ODE_Broadcast_TIM"/>
      <w:bookmarkStart w:id="191" w:name="_Toc530144553"/>
      <w:bookmarkEnd w:id="190"/>
      <w:r>
        <w:t xml:space="preserve">ODE </w:t>
      </w:r>
      <w:r w:rsidR="00A1173A">
        <w:t>Broadcast TIM</w:t>
      </w:r>
      <w:bookmarkEnd w:id="191"/>
    </w:p>
    <w:p w:rsidR="00A1173A" w:rsidRPr="008B1559" w:rsidRDefault="00A1173A" w:rsidP="00A1173A">
      <w:r>
        <w:t xml:space="preserve">This is sample TIM broadcast </w:t>
      </w:r>
      <w:r w:rsidRPr="00110F5C">
        <w:rPr>
          <w:i/>
        </w:rPr>
        <w:t>request</w:t>
      </w:r>
      <w:r>
        <w:t xml:space="preserve"> message received from TMC. A TIM broadcast request is translated into a J2735 XER encoded TravelerInformation message, then encoded into ASN.1 binary Unaligned Packed Encoding Rule (UPER) format and finally deposited on to RSUs or SDW.</w:t>
      </w:r>
      <w:r w:rsidR="006F7F91">
        <w:t xml:space="preserve"> This sample message format is before conversion to </w:t>
      </w:r>
      <w:hyperlink w:anchor="_J2735_Broadcast_TIM" w:history="1">
        <w:r w:rsidR="006F7F91" w:rsidRPr="006F7F91">
          <w:rPr>
            <w:rStyle w:val="Hyperlink"/>
          </w:rPr>
          <w:t>J2735 Broadcast</w:t>
        </w:r>
      </w:hyperlink>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"metadata": {</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"request": {</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"ode": {</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"verb": "POST",</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"version": 2,</w:t>
      </w:r>
    </w:p>
    <w:p w:rsidR="00A90A98" w:rsidRPr="000B2548" w:rsidDel="00D42025" w:rsidRDefault="00A90A98" w:rsidP="00A90A98">
      <w:pPr>
        <w:shd w:val="clear" w:color="auto" w:fill="D9D9D9" w:themeFill="background1" w:themeFillShade="D9"/>
        <w:spacing w:after="0"/>
        <w:rPr>
          <w:moveFrom w:id="192" w:author="Musavi, Hamid [USA]" w:date="2018-11-16T11:08:00Z"/>
          <w:rFonts w:ascii="Courier New" w:hAnsi="Courier New" w:cs="Courier New"/>
          <w:sz w:val="20"/>
          <w:szCs w:val="20"/>
        </w:rPr>
      </w:pPr>
      <w:moveFromRangeStart w:id="193" w:author="Musavi, Hamid [USA]" w:date="2018-11-16T11:08:00Z" w:name="move530129812"/>
      <w:moveFrom w:id="194" w:author="Musavi, Hamid [USA]" w:date="2018-11-16T11:08:00Z">
        <w:r w:rsidRPr="000B2548" w:rsidDel="00D42025">
          <w:rPr>
            <w:rFonts w:ascii="Courier New" w:hAnsi="Courier New" w:cs="Courier New"/>
            <w:sz w:val="20"/>
            <w:szCs w:val="20"/>
          </w:rPr>
          <w:lastRenderedPageBreak/>
          <w:t xml:space="preserve">        "rsuIndex": 10</w:t>
        </w:r>
      </w:moveFrom>
    </w:p>
    <w:moveFromRangeEnd w:id="193"/>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"rsus": [</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D42025" w:rsidRPr="000B2548" w:rsidRDefault="00D42025" w:rsidP="00D42025">
      <w:pPr>
        <w:shd w:val="clear" w:color="auto" w:fill="D9D9D9" w:themeFill="background1" w:themeFillShade="D9"/>
        <w:spacing w:after="0"/>
        <w:rPr>
          <w:moveTo w:id="195" w:author="Musavi, Hamid [USA]" w:date="2018-11-16T11:08:00Z"/>
          <w:rFonts w:ascii="Courier New" w:hAnsi="Courier New" w:cs="Courier New"/>
          <w:sz w:val="20"/>
          <w:szCs w:val="20"/>
        </w:rPr>
      </w:pPr>
      <w:ins w:id="196" w:author="Musavi, Hamid [USA]" w:date="2018-11-16T11:08:00Z">
        <w:r>
          <w:rPr>
            <w:rFonts w:ascii="Courier New" w:hAnsi="Courier New" w:cs="Courier New"/>
            <w:sz w:val="20"/>
            <w:szCs w:val="20"/>
          </w:rPr>
          <w:t xml:space="preserve">  </w:t>
        </w:r>
      </w:ins>
      <w:moveToRangeStart w:id="197" w:author="Musavi, Hamid [USA]" w:date="2018-11-16T11:08:00Z" w:name="move530129812"/>
      <w:moveTo w:id="198" w:author="Musavi, Hamid [USA]" w:date="2018-11-16T11:08:00Z">
        <w:r w:rsidRPr="000B2548">
          <w:rPr>
            <w:rFonts w:ascii="Courier New" w:hAnsi="Courier New" w:cs="Courier New"/>
            <w:sz w:val="20"/>
            <w:szCs w:val="20"/>
          </w:rPr>
          <w:t xml:space="preserve">        "rsuIndex": 10</w:t>
        </w:r>
      </w:moveTo>
    </w:p>
    <w:moveToRangeEnd w:id="197"/>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"rsuTarge</w:t>
      </w:r>
      <w:r w:rsidR="0081076A">
        <w:rPr>
          <w:rFonts w:ascii="Courier New" w:hAnsi="Courier New" w:cs="Courier New"/>
          <w:sz w:val="20"/>
          <w:szCs w:val="20"/>
        </w:rPr>
        <w:t>t": "127.0.0.1</w:t>
      </w:r>
      <w:r w:rsidRPr="000B2548">
        <w:rPr>
          <w:rFonts w:ascii="Courier New" w:hAnsi="Courier New" w:cs="Courier New"/>
          <w:sz w:val="20"/>
          <w:szCs w:val="20"/>
        </w:rPr>
        <w:t>",</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"rsuUsername": "</w:t>
      </w:r>
      <w:r w:rsidR="0081076A">
        <w:rPr>
          <w:rFonts w:ascii="Courier New" w:hAnsi="Courier New" w:cs="Courier New"/>
          <w:sz w:val="20"/>
          <w:szCs w:val="20"/>
        </w:rPr>
        <w:t>username</w:t>
      </w:r>
      <w:r w:rsidRPr="000B2548">
        <w:rPr>
          <w:rFonts w:ascii="Courier New" w:hAnsi="Courier New" w:cs="Courier New"/>
          <w:sz w:val="20"/>
          <w:szCs w:val="20"/>
        </w:rPr>
        <w:t>",</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"rsuRetries": 1,</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"rsuTimeout": 1000,</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"rsuPassword": "</w:t>
      </w:r>
      <w:del w:id="199" w:author="Musavi, Hamid [USA]" w:date="2018-11-16T11:59:00Z">
        <w:r w:rsidRPr="000B2548" w:rsidDel="007300F8">
          <w:rPr>
            <w:rFonts w:ascii="Courier New" w:hAnsi="Courier New" w:cs="Courier New"/>
            <w:sz w:val="20"/>
            <w:szCs w:val="20"/>
          </w:rPr>
          <w:delText>password</w:delText>
        </w:r>
      </w:del>
      <w:ins w:id="200" w:author="Musavi, Hamid [USA]" w:date="2018-11-16T11:59:00Z">
        <w:r w:rsidR="007300F8">
          <w:rPr>
            <w:rFonts w:ascii="Courier New" w:hAnsi="Courier New" w:cs="Courier New"/>
            <w:sz w:val="20"/>
            <w:szCs w:val="20"/>
          </w:rPr>
          <w:t>*</w:t>
        </w:r>
      </w:ins>
      <w:r w:rsidRPr="000B2548">
        <w:rPr>
          <w:rFonts w:ascii="Courier New" w:hAnsi="Courier New" w:cs="Courier New"/>
          <w:sz w:val="20"/>
          <w:szCs w:val="20"/>
        </w:rPr>
        <w:t>"</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"snmp": {</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"mode": 1,</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"deliverystop": "2018-01-01T17:47:11-05:15",</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"rsuid": "00000083",</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"deliverystart": "2017-06-01T17:47:11-05:00",</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"enable": 1,</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"channel": 178,</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"msgid": 31,</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"interval": 2,</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"status": 4</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A90A98" w:rsidRPr="000B2548" w:rsidRDefault="00A90A98" w:rsidP="00A90A9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"payloadType": "us.dot.its.jpo.ode.model.OdeMsgPayload",</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"serialId":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"streamId": "cf02ba48-be29-4da9-b2a7-4ec34eeb831c",</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"bundleSize": 1,</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"bundleId": 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"recordId": 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"serialNumber": 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"odeReceivedAt": "2018-09-09T20:00:36.952Z",</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"schemaVersion": </w:t>
      </w:r>
      <w:r w:rsidR="000C5D5E">
        <w:rPr>
          <w:rFonts w:ascii="Courier New" w:hAnsi="Courier New" w:cs="Courier New"/>
          <w:sz w:val="20"/>
          <w:szCs w:val="20"/>
        </w:rPr>
        <w:t>6</w:t>
      </w:r>
      <w:r w:rsidRPr="002569E8">
        <w:rPr>
          <w:rFonts w:ascii="Courier New" w:hAnsi="Courier New" w:cs="Courier New"/>
          <w:sz w:val="20"/>
          <w:szCs w:val="20"/>
        </w:rPr>
        <w:t>,</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"recordGeneratedAt": "2017-03-13T01:07:11-05:00",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"recordGeneratedBy": "TMC",</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"sanitized": false</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"payload":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"dataType": "us.dot.its.jpo.ode.plugin.j2735.OdeTravelerInformationMessage",</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"data":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"msgCnt": 13,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"timeStamp": "2017-03-13T01:07:11-05:00",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"packetID": "EC9C236B0000000000",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"urlB": "null",</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"dataframes":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"sspTimRights": 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"frameType": "advisory",</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"msgId":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"roadSignID":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"position":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lastRenderedPageBreak/>
        <w:t xml:space="preserve">                "latitude": 41.678473,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"longitude": -108.782775,</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"elevation": 917.1432</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"viewAngle": "1010101010101010",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"mutcdCode": "warning",</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"crc": "0000000000000000"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"startDateTime": "2017-12-01T17:47:11-05:00",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"durationTime": 22,</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"priority": 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"sspLocationRights": 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"regions":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"name": "bob",</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"regulatorID": 23,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"segmentID": 33,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"anchorPosition":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"latitude": 41.678473,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"longitude": -108.782775,</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"elevation": 917.1432</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"laneWidth": 7,</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"directionality": 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"closedPath": false,</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"direction": "1010101010101010",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"description": "geometry",</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"geometry":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"direction": "1010101010101010",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"extent": 1,</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"laneWidth": 33,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"circle":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"position":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"latitude": 41.678473,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"longitude": -108.782775,</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"elevation": 917.1432</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"radius": 15,</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"units": 7</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"sspMsgTypes": 2,</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"sspMsgContent": 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"content": "Advisory",</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"items":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"125",</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"some text",</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"250",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"'98765"</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lastRenderedPageBreak/>
        <w:t xml:space="preserve">          "url": "null"</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A1173A" w:rsidRPr="008B1559" w:rsidRDefault="002569E8" w:rsidP="00A1173A">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w:t>
      </w:r>
    </w:p>
    <w:p w:rsidR="00A1173A" w:rsidRDefault="00A1173A" w:rsidP="00A1173A"/>
    <w:p w:rsidR="00284194" w:rsidRPr="008B1559" w:rsidRDefault="00284194" w:rsidP="00A1173A"/>
    <w:p w:rsidR="00A1173A" w:rsidRDefault="00A1173A" w:rsidP="00A1173A">
      <w:pPr>
        <w:pStyle w:val="Heading3"/>
      </w:pPr>
      <w:bookmarkStart w:id="201" w:name="_Toc530144554"/>
      <w:r>
        <w:t xml:space="preserve">Received TIM </w:t>
      </w:r>
      <w:r w:rsidR="00D93DEF">
        <w:t>from rxMsg</w:t>
      </w:r>
      <w:bookmarkEnd w:id="201"/>
    </w:p>
    <w:p w:rsidR="00A1173A" w:rsidRPr="008B1559" w:rsidRDefault="00A1173A" w:rsidP="00A1173A">
      <w:r>
        <w:t>ODE receives TIM messages from OBU via RSU in binary ANS.1 UPER encoded format. ODE decodes the message into JSON and publishes it to the relevant topics for consumption by client applications. Below is a sample JSON decoded TIM message received by ODE.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"metadata":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"securityResultCode": "success",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"recordGeneratedBy": "OBU",</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"receivedMessageDetails":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"locationData":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1495,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272.8875,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40.5658333,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0.54,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-105.0320985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"rxSource": "SAT"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"schemaVersion": </w:t>
      </w:r>
      <w:r w:rsidR="000C5D5E">
        <w:rPr>
          <w:rFonts w:ascii="Courier New" w:hAnsi="Courier New" w:cs="Courier New"/>
          <w:sz w:val="20"/>
          <w:szCs w:val="20"/>
        </w:rPr>
        <w:t>6</w:t>
      </w: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"payloadType": "us.dot.its.jpo.ode.model.OdeTimPayload",</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"serialNumber":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"streamId": "d2b75dcb-a45f-460e-b01e-cc226c377c87",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"bundleSize":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"sanitized":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"recordGeneratedAt": "2018-05-01T15:56:13.299Z",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"recordType": "rxMsg",</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"logFileName": "rxMsg_1525192746_2620_31_40e0_800_226_adff_fe05_1521.csv.gz",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"odeReceivedAt": "2018-05-01T21:04:48.817Z"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"MessageFrame":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"messageId": 31,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"TravelerInformation":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"timeStamp": 29507,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"packetID": "000000000000000002",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"urlB": null,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"dataFrames":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"TravelerDataFrame":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"GeographicalPath":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"closedPath":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"false":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"anchor":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8589,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 -105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"name": "Testing TIM",</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"laneWidth": 32700,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"directionality":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"both":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"description":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"path":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"offset":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"xy":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"NodeXY":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-1054384188,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412238776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-1054385250,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412209941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-1054394498,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412181812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-1054403962,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"lat": 412153723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-1054413260,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412125813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-1054414034,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412097480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-1054400204,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412070975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-1054381691,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412046104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-1054359947,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412022723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"scale":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"region":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"direction": 1111111111111111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"duratonTime": 31680,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"sspMsgRights1":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"sspMsgRights2":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"startYear": 2017,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"msgId":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"roadSignID":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"crc": "0000",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"viewAngle": 1111111111111111,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"mutcdCode":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"none":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"position":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917,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 -108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"priority": 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"content":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"advisory":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"SEQUENCE":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"item":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"itis": 268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"item":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"itis": 12594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"item":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"itis": 8720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"url": null,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"sspTimRights":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"sspLocationRights":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"frameType":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"advisory":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"startTime": 459004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"msgCnt":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"dataType": "TravelerInformation"</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A1173A" w:rsidRPr="008B1559"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A1173A" w:rsidRDefault="00A1173A" w:rsidP="00A1173A"/>
    <w:p w:rsidR="00DE00B4" w:rsidRDefault="00DE00B4" w:rsidP="00DE00B4">
      <w:pPr>
        <w:pStyle w:val="Heading3"/>
      </w:pPr>
      <w:bookmarkStart w:id="202" w:name="_Toc530144555"/>
      <w:r>
        <w:t>Sample Distress Notification Message (dnMsg)</w:t>
      </w:r>
      <w:bookmarkEnd w:id="202"/>
    </w:p>
    <w:p w:rsidR="00DE00B4" w:rsidRDefault="00DE00B4" w:rsidP="00DE00B4">
      <w:r>
        <w:t>ODE receives Distress Notifications in the form of TIM messages from OBU via RSU in binary ANS.1 UPER encoded format. ODE decodes the message into JSON and publishes it to the relevant topics for consumption by client applications. Below is a sample JSON decoded distress notification message received by ODE.</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"metadata":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"securityResultCode": "success",</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"recordGeneratedBy": "OBU",</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"receivedMessageDetails":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"locationData":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"elevation": 1372.4,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"heading": 297.3,</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"latitude": 40.5655211,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"speed": 0.46,</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"longitude": -105.0323263</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"rxSource":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"schemaVersion": </w:t>
      </w:r>
      <w:r w:rsidR="000C5D5E">
        <w:rPr>
          <w:rFonts w:ascii="Courier New" w:hAnsi="Courier New" w:cs="Courier New"/>
        </w:rPr>
        <w:t>6</w:t>
      </w:r>
      <w:r w:rsidRPr="00DE00B4">
        <w:rPr>
          <w:rFonts w:ascii="Courier New" w:hAnsi="Courier New" w:cs="Courier New"/>
        </w:rPr>
        <w:t>,</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"payloadType": "us.dot.its.jpo.ode.model.OdeTimPayload",</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"serialId":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"recordId": 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"serialNumber": 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"streamId": "978592d5-6930-4a9f-b2c3-80f2ae009fc4",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"bundleSize":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"bundleId": 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"sanitized": false,</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"recordGeneratedAt": "2018-05-02T16:47:45.603Z",</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"recordType": "dnMsg",</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"logFileName": "dnMsg_1525280609_2620_31_40e0_800_226_adff_fe05_1521.csv.gz",</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"odeReceivedAt": "2018-05-03T20:27:34.126Z"</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"payload":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"data":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lastRenderedPageBreak/>
        <w:t xml:space="preserve">      "MessageFrame":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"messageId": 31,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"value":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"TravelerInformation":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"timeStamp": 174827,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"packetID": "D3BAFF020000000000",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"dataFrames":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"TravelerDataFrame":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"regions":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"GeographicalPath":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"anchor":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"elevation": 14742,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405662581,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"long": -1050326099</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"laneWidth": 400,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"directionality":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"forward":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"description":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"path":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"offset":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"xy":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"nodes":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"NodeXY":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-1050329714,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405662567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-1050335237,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405662769</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-1050335993,</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405663179</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lastRenderedPageBreak/>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-1050336397,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405664057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-1050336440,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405667220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-1050336660,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405671451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-1050336938,</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405672504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-1050337672,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405672940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"direction": 1111111111111111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lastRenderedPageBreak/>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"duratonTime": 2880,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"sspMsgRights1":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"sspMsgRights2":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"sspTimRights":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"sspLocationRights":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"frameType":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"advisory":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"msgId":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"furtherInfoID": "0214"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"startTime": 174826,</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"priority": 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"content":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"advisory":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"SEQUENCE":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"item":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"itis": 532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"item":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"itis": 531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"item":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"text": "User Initiated Distress"</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"item":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"text": "Vehicle-Class: Unknown"</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"msgCnt": 51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lastRenderedPageBreak/>
        <w:t xml:space="preserve">    "dataType": "TravelerInformation"</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w:t>
      </w:r>
    </w:p>
    <w:p w:rsidR="00DE00B4" w:rsidRDefault="00DE00B4" w:rsidP="00DE00B4"/>
    <w:p w:rsidR="008C015A" w:rsidRDefault="008C015A" w:rsidP="008C015A">
      <w:pPr>
        <w:pStyle w:val="Heading3"/>
      </w:pPr>
      <w:bookmarkStart w:id="203" w:name="_Toc530144556"/>
      <w:r>
        <w:t>J2735 Broadcast TIM</w:t>
      </w:r>
      <w:bookmarkEnd w:id="203"/>
    </w:p>
    <w:p w:rsidR="008C015A" w:rsidRPr="008B1559" w:rsidRDefault="008C015A" w:rsidP="008C015A">
      <w:r>
        <w:t xml:space="preserve">This is sample J2735 TIM broadcast message. A </w:t>
      </w:r>
      <w:hyperlink w:anchor="_ODE_Broadcast_TIM" w:history="1">
        <w:r w:rsidRPr="006F7F91">
          <w:rPr>
            <w:rStyle w:val="Hyperlink"/>
          </w:rPr>
          <w:t>TIM broadcast request</w:t>
        </w:r>
      </w:hyperlink>
      <w:r>
        <w:t xml:space="preserve"> is received from TMC and then translated into a J2735 XER encoded TravelerInformation message, then encoded into ASN.1 binary Unaligned Packed Encoding Rule (UPER) format and finally deposited on to RSUs or SDW. This is the message after it has gone through the J2735 conversion.</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"metadata":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"request":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"ode":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"verb": "POST",</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"version": 2,</w:t>
      </w:r>
    </w:p>
    <w:p w:rsidR="000B2548" w:rsidRPr="000B2548" w:rsidDel="00D42025" w:rsidRDefault="000B2548" w:rsidP="000B2548">
      <w:pPr>
        <w:shd w:val="clear" w:color="auto" w:fill="D9D9D9" w:themeFill="background1" w:themeFillShade="D9"/>
        <w:spacing w:after="0"/>
        <w:rPr>
          <w:moveFrom w:id="204" w:author="Musavi, Hamid [USA]" w:date="2018-11-16T11:08:00Z"/>
          <w:rFonts w:ascii="Courier New" w:hAnsi="Courier New" w:cs="Courier New"/>
          <w:sz w:val="20"/>
          <w:szCs w:val="20"/>
        </w:rPr>
      </w:pPr>
      <w:moveFromRangeStart w:id="205" w:author="Musavi, Hamid [USA]" w:date="2018-11-16T11:08:00Z" w:name="move530129835"/>
      <w:moveFrom w:id="206" w:author="Musavi, Hamid [USA]" w:date="2018-11-16T11:08:00Z">
        <w:r w:rsidRPr="000B2548" w:rsidDel="00D42025">
          <w:rPr>
            <w:rFonts w:ascii="Courier New" w:hAnsi="Courier New" w:cs="Courier New"/>
            <w:sz w:val="20"/>
            <w:szCs w:val="20"/>
          </w:rPr>
          <w:t xml:space="preserve">        "rsuIndex": 10</w:t>
        </w:r>
      </w:moveFrom>
    </w:p>
    <w:moveFromRangeEnd w:id="205"/>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"rsus":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D42025" w:rsidRPr="000B2548" w:rsidRDefault="00D42025" w:rsidP="00D42025">
      <w:pPr>
        <w:shd w:val="clear" w:color="auto" w:fill="D9D9D9" w:themeFill="background1" w:themeFillShade="D9"/>
        <w:spacing w:after="0"/>
        <w:rPr>
          <w:moveTo w:id="207" w:author="Musavi, Hamid [USA]" w:date="2018-11-16T11:08:00Z"/>
          <w:rFonts w:ascii="Courier New" w:hAnsi="Courier New" w:cs="Courier New"/>
          <w:sz w:val="20"/>
          <w:szCs w:val="20"/>
        </w:rPr>
      </w:pPr>
      <w:ins w:id="208" w:author="Musavi, Hamid [USA]" w:date="2018-11-16T11:08:00Z">
        <w:r>
          <w:rPr>
            <w:rFonts w:ascii="Courier New" w:hAnsi="Courier New" w:cs="Courier New"/>
            <w:sz w:val="20"/>
            <w:szCs w:val="20"/>
          </w:rPr>
          <w:t xml:space="preserve">  </w:t>
        </w:r>
      </w:ins>
      <w:moveToRangeStart w:id="209" w:author="Musavi, Hamid [USA]" w:date="2018-11-16T11:08:00Z" w:name="move530129835"/>
      <w:moveTo w:id="210" w:author="Musavi, Hamid [USA]" w:date="2018-11-16T11:08:00Z">
        <w:r w:rsidRPr="000B2548">
          <w:rPr>
            <w:rFonts w:ascii="Courier New" w:hAnsi="Courier New" w:cs="Courier New"/>
            <w:sz w:val="20"/>
            <w:szCs w:val="20"/>
          </w:rPr>
          <w:t xml:space="preserve">        "rsuIndex": 10</w:t>
        </w:r>
      </w:moveTo>
    </w:p>
    <w:moveToRangeEnd w:id="209"/>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"rsuTarget": "127.0.0.1",</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"rsuUsername": "</w:t>
      </w:r>
      <w:r w:rsidR="0081076A">
        <w:rPr>
          <w:rFonts w:ascii="Courier New" w:hAnsi="Courier New" w:cs="Courier New"/>
          <w:sz w:val="20"/>
          <w:szCs w:val="20"/>
        </w:rPr>
        <w:t>username</w:t>
      </w:r>
      <w:r w:rsidRPr="000B2548">
        <w:rPr>
          <w:rFonts w:ascii="Courier New" w:hAnsi="Courier New" w:cs="Courier New"/>
          <w:sz w:val="20"/>
          <w:szCs w:val="20"/>
        </w:rPr>
        <w:t>",</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"rsuRetries": 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"rsuTimeout": 2000,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"rsuPassword": "</w:t>
      </w:r>
      <w:del w:id="211" w:author="Musavi, Hamid [USA]" w:date="2018-11-16T11:59:00Z">
        <w:r w:rsidRPr="000B2548" w:rsidDel="00CE0C7C">
          <w:rPr>
            <w:rFonts w:ascii="Courier New" w:hAnsi="Courier New" w:cs="Courier New"/>
            <w:sz w:val="20"/>
            <w:szCs w:val="20"/>
          </w:rPr>
          <w:delText>password</w:delText>
        </w:r>
      </w:del>
      <w:ins w:id="212" w:author="Musavi, Hamid [USA]" w:date="2018-11-16T11:59:00Z">
        <w:r w:rsidR="00CE0C7C">
          <w:rPr>
            <w:rFonts w:ascii="Courier New" w:hAnsi="Courier New" w:cs="Courier New"/>
            <w:sz w:val="20"/>
            <w:szCs w:val="20"/>
          </w:rPr>
          <w:t>*</w:t>
        </w:r>
      </w:ins>
      <w:r w:rsidRPr="000B2548">
        <w:rPr>
          <w:rFonts w:ascii="Courier New" w:hAnsi="Courier New" w:cs="Courier New"/>
          <w:sz w:val="20"/>
          <w:szCs w:val="20"/>
        </w:rPr>
        <w:t>"</w:t>
      </w:r>
    </w:p>
    <w:p w:rsidR="000B2548" w:rsidRPr="000B2548" w:rsidRDefault="000B2548" w:rsidP="0081076A">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"snmp":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"mode": 1,</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"deliverystop": "2018-01-01T17:47:11-05:15",</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"rsuid": "00000083",</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"deliverystart": "2017-06-01T17:47:11-05:00",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"enable": 1,</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"channel": 178,</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"msgid": 31,</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"interval": 2,</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"status": 4</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"recordGeneratedBy": "TMC",</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"schemaVersion": 6,</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"payloadType": "us.dot.its.jpo.ode.model.OdeTimPayload",</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"serialId":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"recordId": 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"serialNumber": 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"streamId": "957ed6d1-ea50-4e22-92f1-86e0e7ec72d3",</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"bundleSize": 1,</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"bundleId": 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"sanitized": false,</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lastRenderedPageBreak/>
        <w:t xml:space="preserve">    "recordGeneratedAt": "2017-03-13T06:07:11Z",</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"odeReceivedAt": "2018-11-09T20:52:28.846Z"</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"payload":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"data":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"MessageFrame":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"messageId": 31,</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"value":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"TravelerInformation":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"timeStamp": 102607,</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"packetID": "EC9C236B0000000000",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"urlB": null,</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"dataFrames":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"TravelerDataFrame":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"regions":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"GeographicalPath":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"closedPath":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"false":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"anchor":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"elevation": 9171,</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"lat": 416784730,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"long": -1087827750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"name": "bob",</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"laneWidth": 700,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"directionality":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"both":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"description":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"geometry":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"extent": 1,</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"laneWidth": 3300,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"circle":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"center":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"elevation": 9171,</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"latitude": 416784730,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"longitude": -1087827750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"units": 7,</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"radius": 15</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"direction": 1010101010101010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"id":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"id": 33,</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"region": 23</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"direction": 1010101010101010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"sspMsgRights1": 2,</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lastRenderedPageBreak/>
        <w:t xml:space="preserve">                "duratonTime": 22,</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"sspMsgRights2": 3,</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"startYear": 2017,</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"msgId":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"roadSignID":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"crc": "0000",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"viewAngle": 1010101010101010,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"mutcdCode":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"warning":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"position":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"elevation": 9171,</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"latitude": 416784730,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"longitude": -1087827750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"priority": 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"url": null,</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"content":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"advisory":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"SEQUENCE":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"item":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"itis": 125</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"item":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"text": "some text"</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"item":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"itis": 250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"item":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"text": 98765</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"sspTimRights": 0,</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"sspLocationRights": 3,</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"frameType":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"advisory":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"startTime": 482027</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lastRenderedPageBreak/>
        <w:t xml:space="preserve">            "msgCnt": 13</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"dataType": "TravelerInformation"</w:t>
      </w:r>
    </w:p>
    <w:p w:rsidR="000B2548" w:rsidRPr="000B2548"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 xml:space="preserve">  }</w:t>
      </w:r>
    </w:p>
    <w:p w:rsidR="006F7F91" w:rsidRPr="008C015A" w:rsidRDefault="000B2548" w:rsidP="000B2548">
      <w:pPr>
        <w:shd w:val="clear" w:color="auto" w:fill="D9D9D9" w:themeFill="background1" w:themeFillShade="D9"/>
        <w:spacing w:after="0"/>
        <w:rPr>
          <w:rFonts w:ascii="Courier New" w:hAnsi="Courier New" w:cs="Courier New"/>
          <w:sz w:val="20"/>
          <w:szCs w:val="20"/>
        </w:rPr>
      </w:pPr>
      <w:r w:rsidRPr="000B2548">
        <w:rPr>
          <w:rFonts w:ascii="Courier New" w:hAnsi="Courier New" w:cs="Courier New"/>
          <w:sz w:val="20"/>
          <w:szCs w:val="20"/>
        </w:rPr>
        <w:t>}</w:t>
      </w:r>
    </w:p>
    <w:p w:rsidR="008C015A" w:rsidRPr="00DE00B4" w:rsidRDefault="008C015A" w:rsidP="008C015A"/>
    <w:p w:rsidR="00A1173A" w:rsidRDefault="00A1173A" w:rsidP="00A1173A">
      <w:pPr>
        <w:pStyle w:val="Heading2"/>
      </w:pPr>
      <w:bookmarkStart w:id="213" w:name="_Toc530144557"/>
      <w:r>
        <w:t>Sample Driver Alert</w:t>
      </w:r>
      <w:bookmarkEnd w:id="213"/>
    </w:p>
    <w:p w:rsidR="00A1173A" w:rsidRDefault="000866CB" w:rsidP="00A1173A">
      <w:r>
        <w:t>ODE receives Driver Alert messages from OBU via RSU in binary format. ODE decodes the message into JSON and publishes it to the relevant topics for consumption by client applications. Below is a sample JSON decoded Driver Alert message received, transformed and published by the ODE.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"metadata":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"logFileName": "driverAlert_1525191732_fe80__226_adff_fe05_14b1.csv.gz",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"recordType": "driverAlert",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"receivedMessageDetails":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"locationData":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"40.565498",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"-105.0318336",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"1513",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"1.32",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"93.95"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"payloadType": "us.dot.its.jpo.ode.model.OdeDriverAlertPayload",</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"streamId": "36075134-73bb-425e-bd08-4170804b1402",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"bundleSize":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"bundleId": 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"serialNumber":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"odeReceivedAt": "2018-05-01T21:34:03.367Z",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"schemaVersion": </w:t>
      </w:r>
      <w:r w:rsidR="000C5D5E">
        <w:rPr>
          <w:rFonts w:ascii="Courier New" w:hAnsi="Courier New" w:cs="Courier New"/>
          <w:sz w:val="20"/>
          <w:szCs w:val="20"/>
        </w:rPr>
        <w:t>6</w:t>
      </w: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"recordGeneratedAt": "2018-05-01T15:27:13.520Z",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"recordGeneratedBy": "OBU",</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"sanitized":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"alert": "BSW"</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A1173A" w:rsidRPr="008268A7"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A1173A" w:rsidRPr="008268A7" w:rsidRDefault="00A1173A" w:rsidP="00A1173A"/>
    <w:p w:rsidR="00CB0DBB" w:rsidRDefault="008B1559" w:rsidP="008B1559">
      <w:pPr>
        <w:pStyle w:val="Heading2"/>
      </w:pPr>
      <w:bookmarkStart w:id="214" w:name="_Toc530144558"/>
      <w:r>
        <w:lastRenderedPageBreak/>
        <w:t>Sample BSM Data</w:t>
      </w:r>
      <w:bookmarkEnd w:id="214"/>
    </w:p>
    <w:p w:rsidR="008B1559" w:rsidRDefault="00D93DEF" w:rsidP="008B1559">
      <w:pPr>
        <w:pStyle w:val="Heading3"/>
      </w:pPr>
      <w:bookmarkStart w:id="215" w:name="_Toc530144559"/>
      <w:r>
        <w:t>BSM from bsmTx</w:t>
      </w:r>
      <w:bookmarkEnd w:id="215"/>
    </w:p>
    <w:p w:rsidR="008B1559" w:rsidRDefault="000866CB" w:rsidP="008B1559">
      <w:r>
        <w:t>ODE receives BSM messages from OBU via RSU in binary ANS.1 UPER encoded format. ODE decodes, transforms, converts it to JSON and publishes it to the relevant topics for consumption by client applications. Below is a sample JSON decoded BSM message generated by the Ego Vehicle (EV), received, decoded, transformed and published</w:t>
      </w:r>
      <w:r w:rsidR="008B1559">
        <w:t xml:space="preserve"> by the ODE.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"metadata":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"logFileName": "bsmTx_1525191732_fe80__226_adff_fe05_14b1.csv.gz",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"recordType": "bsmTx",</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"securityResultCode": "success",</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"receivedMessageDetails": {</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"locationData": {</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"40.565758",</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"-105.0317939",</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"1477.9",</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"0.58",</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"267.4"</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"payloadType": "us.dot.its.jpo.ode.model.OdeBsmPayload",</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"streamId": "4481b01e-cd0e-46db-b675-b517babfdb76",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"bundleSize":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"bundleId": 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"serialNumber":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"odeReceivedAt": "2018-05-01T21:37:04.613Z",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"schemaVersion": </w:t>
      </w:r>
      <w:r w:rsidR="000C5D5E">
        <w:rPr>
          <w:rFonts w:ascii="Courier New" w:hAnsi="Courier New" w:cs="Courier New"/>
          <w:sz w:val="20"/>
          <w:szCs w:val="20"/>
        </w:rPr>
        <w:t>6</w:t>
      </w: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"recordGeneratedAt": "2018-05-01T15:55:25.490Z",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"recordGeneratedBy": "OBU",</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"sanitized":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"dataType": "us.dot.its.jpo.ode.plugin.j2735.J2735Bsm",</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"coreData":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"msgCnt": 75,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"31325433",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"secMark": 25490,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"position":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40.565758,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-105.0317939,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1477.9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"accelSet":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"accelLat":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"accelLong": 0.48,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"accelVert":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"accelYaw":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"accuracy":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"semiMajor": 9.3,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"semiMinor": 12.05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"transmission": "NEUTRAL",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0.58,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267.4,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"brakes":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"wheelBrakes":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"leftFront":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"rightFront":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"unavailable": true,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"leftRear":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"rightRear":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"traction":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"abs":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"brakeBoost":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"auxBrakes":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"size":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"width": 190,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"length": 570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"partII":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"VehicleSafetyExtensions",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"pathHistory":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"crumbData":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-3.3,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-0.0000099,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-0.0000105,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4.89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-9.2,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-0.0000071,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-0.0000011,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9.99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-11.2,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-0.0000053,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0.0000204,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12.89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"elevationOffset": -14.4,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0.0000042,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0.0000254,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19.79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-14.7,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0.0000142,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21.6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0.0000165,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0.0000222,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26.49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0.0000045,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0.0000064,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32.49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-22.7,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-0.0000111,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-8e-7,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37.29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-23.3,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-0.0000116,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41.29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-20.2,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-0.0000251,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-0.0000053,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45.69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-3.8,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0.0000051,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0.0000701,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60.99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18.7,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0.0000601,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0.0002211,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73.29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40.7,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0.000126,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0.0004398,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84.39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42.3,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0.0001297,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0.000475,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87.09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40.5,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0.0001302,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0.0004944,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90.39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"pathPrediction":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"confidence":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"radiusOfCurve":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"SupplementalVehicleExtensions",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"classDetails":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"fuelType": "unknownFuel",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"hpmsType": "none",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"keyType":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"regional":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"role": "basicVehicle"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"vehicleData":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"height": 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"weatherProbe":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"regional":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8B1559" w:rsidRPr="008B1559"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8B1559" w:rsidRDefault="008B1559" w:rsidP="008B1559"/>
    <w:p w:rsidR="008B1559" w:rsidRDefault="008B1559" w:rsidP="008B1559">
      <w:pPr>
        <w:pStyle w:val="Heading3"/>
      </w:pPr>
      <w:bookmarkStart w:id="216" w:name="_Toc530144560"/>
      <w:r>
        <w:t xml:space="preserve">BSM </w:t>
      </w:r>
      <w:r w:rsidR="00D93DEF">
        <w:t xml:space="preserve">from </w:t>
      </w:r>
      <w:r w:rsidR="003B7407">
        <w:t>bsmLogDuringEvent</w:t>
      </w:r>
      <w:bookmarkEnd w:id="216"/>
    </w:p>
    <w:p w:rsidR="008B1559" w:rsidRDefault="0062604D" w:rsidP="008B1559">
      <w:r>
        <w:t xml:space="preserve">ODE receives BSM messages from OBU via RSU in binary ANS.1 UPER encoded format. ODE decodes, transforms, converts it to JSON and publishes it to the relevant topics for consumption by client </w:t>
      </w:r>
      <w:r>
        <w:lastRenderedPageBreak/>
        <w:t>applications. Below is a sample JSON decoded BSM message generated by the Ego Vehicle (EV)</w:t>
      </w:r>
      <w:r w:rsidR="003B7407">
        <w:t xml:space="preserve"> during and event</w:t>
      </w:r>
      <w:r>
        <w:t>, received, decoded, transformed and published by the ODE.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"metadata":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"logFileName": "bsmLogDuringEvent_1525191732_fe80__226_adff_fe05_14b1.csv.gz",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"recordType": "bsmLogDuringEvent",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"securityResultCode": "success",</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"receivedMessageDetails": {</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"locationData": {</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"40.565771",</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"-105.0318108",</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"1487",</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"0.14",</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"205.975"</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"payloadType": "us.dot.its.jpo.ode.model.OdeBsmPayload",</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"streamId": "adc1b854-d538-4c9f-84c4-3e65248a9ba6",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"bundleSize":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"bundleId": 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"serialNumber":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"odeReceivedAt": "2018-05-01T21:35:39.365Z",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"schemaVersion": </w:t>
      </w:r>
      <w:r w:rsidR="000C5D5E">
        <w:rPr>
          <w:rFonts w:ascii="Courier New" w:hAnsi="Courier New" w:cs="Courier New"/>
          <w:sz w:val="20"/>
          <w:szCs w:val="20"/>
        </w:rPr>
        <w:t>6</w:t>
      </w: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"recordGeneratedAt": "2018-05-01T16:04:23.694Z",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"recordGeneratedBy": "OBU",</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"sanitized":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"dataType": "us.dot.its.jpo.ode.plugin.j2735.J2735Bsm",</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"coreData":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"msgCnt": 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"31325431",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"secMark": 23794,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"position":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40.5657318,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-105.0318485,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1472.8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"accelSet":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"accelLat":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"accelLong": 0.52,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"accelVert":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"accelYaw":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"accuracy":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"semiMajor": 12.7,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"semiMinor": 12.4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"transmission": "NEUTRAL",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250.9125,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"brakes":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"wheelBrakes":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"leftFront":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"rightFront":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"unavailable": true,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"leftRear":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"rightRear":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"traction":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"abs":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"brakeBoost":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"auxBrakes":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"size":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"width": 190,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"length": 570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"partII":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"VehicleSafetyExtensions",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"pathHistory":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"crumbData":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0.3,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-0.0000044,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-0.0000106,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0.59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0.0000141,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0.0000047,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6.99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2.8,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0.0000385,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0.0000206,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15.09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0.0000394,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0.0000051,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23.19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8.6,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0.0000586,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0.0000595,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37.89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0.0000866,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0.0001174,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43.8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8.5,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0.0001026,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0.0001127,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49.2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0.0001183,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0.0000434,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55.6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-8.1,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0.0001101,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-0.0000274,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59.09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-14.2,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0.0001019,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-0.0000492,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61.19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0.0000944,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-0.0000738,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63.49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-31.4,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0.0000826,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-0.0001389,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69.19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-39.8,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0.0000788,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-0.0001748,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73.09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-46.7,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0.0000753,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-0.0002035,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78.89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0.0000831,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-0.0002563,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82.09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"pathPrediction":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"confidence":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"radiusOfCurve":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"SupplementalVehicleExtensions",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"classDetails":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"fuelType": "unknownFuel",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"hpmsType": "none",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"keyType":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"regional":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"role": "basicVehicle"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"vehicleData":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"height": 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"weatherProbe":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"regional":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8B1559" w:rsidRPr="008B1559"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8B1559" w:rsidRDefault="008B1559" w:rsidP="008B1559"/>
    <w:p w:rsidR="00556139" w:rsidRDefault="00556139" w:rsidP="00556139">
      <w:pPr>
        <w:pStyle w:val="Heading3"/>
      </w:pPr>
      <w:bookmarkStart w:id="217" w:name="_Toc530144561"/>
      <w:r>
        <w:t>BSM from rxMsg</w:t>
      </w:r>
      <w:bookmarkEnd w:id="217"/>
    </w:p>
    <w:p w:rsidR="00556139" w:rsidRDefault="00556139" w:rsidP="00556139">
      <w:r>
        <w:t xml:space="preserve">ODE receives BSM messages from OBU via RSU in binary ANS.1 UPER encoded format. ODE decodes, transforms, converts it to JSON and publishes it to the relevant topics for consumption by client applications. Below is a sample JSON decoded BSM message </w:t>
      </w:r>
      <w:r w:rsidR="00384C3A">
        <w:t>received by the Ego Vehicle (EV) from a Remove Vehicle (RV)</w:t>
      </w:r>
      <w:r>
        <w:t xml:space="preserve"> and </w:t>
      </w:r>
      <w:r w:rsidR="00384C3A">
        <w:t>reported to ODE. Ode has</w:t>
      </w:r>
      <w:r>
        <w:t xml:space="preserve"> decoded, transformed and published </w:t>
      </w:r>
      <w:r w:rsidR="00384C3A">
        <w:t>the BSM</w:t>
      </w:r>
      <w:r>
        <w:t>.</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"metadata":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lastRenderedPageBreak/>
        <w:t xml:space="preserve">    "bsmSource": "RV",</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"logFileName": "rxMsg_1525638388_2620%3A31%3A40e0%3A802%3A%3A1.csv",</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"recordType": "rxMsg",</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"securityResultCode": "inconsistentInputParameters",</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"receivedMessageDetails":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"locationData":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"latitude":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"longitude":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"speed":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"heading":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"rxSource": "RV"</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"payloadType": "us.dot.its.jpo.ode.model.OdeBsmPayload",</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"serialId":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"streamId": "2ef1bea6-804e-4646-9b18-658425bb8a14",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"bundleSize": 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"bundleId": 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"recordId": 2,</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"serialNumber":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"odeReceivedAt": "2018-05-09T16:29:30.349Z",</w:t>
      </w:r>
    </w:p>
    <w:p w:rsidR="003B603E" w:rsidRPr="000866CB" w:rsidRDefault="003B603E" w:rsidP="003B603E">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"schemaVersion": </w:t>
      </w:r>
      <w:r w:rsidR="000C5D5E">
        <w:rPr>
          <w:rFonts w:ascii="Courier New" w:hAnsi="Courier New" w:cs="Courier New"/>
          <w:sz w:val="20"/>
          <w:szCs w:val="20"/>
        </w:rPr>
        <w:t>6</w:t>
      </w:r>
      <w:r w:rsidRPr="000866CB">
        <w:rPr>
          <w:rFonts w:ascii="Courier New" w:hAnsi="Courier New" w:cs="Courier New"/>
          <w:sz w:val="20"/>
          <w:szCs w:val="20"/>
        </w:rPr>
        <w:t>,</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"recordGeneratedAt": "2018-05-06T20:26:28.690Z",</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"recordGeneratedBy": "OBU",</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"sanitized": false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"payload":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"dataType": "us.dot.its.jpo.ode.plugin.j2735.J2735Bsm",</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"data":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"coreData":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"msgCnt": 127,</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"id": "CB950124",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"secMark": 28589,</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"position":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"latitude": 41.2827318,</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"longitude": -105.5912184,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 2179.1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"accelSet":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"accelLat":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"accelLong": -0.6,</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"accelVert":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"accelYaw": 2.29</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"accuracy":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"semiMajor": 2.45,</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"semiMinor": 3.1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"transmission": "NEUTRAL",</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"speed": 7.52,</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"heading": 82.4375,</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lastRenderedPageBreak/>
        <w:t xml:space="preserve">        "brakes":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"wheelBrakes":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"leftFront": false,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"rightFront": false,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"unavailable": true,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"leftRear": false,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"rightRear": false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"traction": "unavailable",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"abs": "unavailable",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"scs": "unavailable",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"brakeBoost": "unavailable",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"auxBrakes": "unavailable"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"size":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"width": 190,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"length": 409</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"partII":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"id": "VehicleSafetyExtensions",</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"value":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"pathHistory":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"crumbData":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"elevationOffset":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"latOffset": 0.0000118,</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"lonOffset": 0.0000937,</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"timeOffset": 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"elevationOffset": -0.1,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"latOffset": 0.0000692,</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"lonOffset": 0.0002635,</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"timeOffset": 2.79</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"elevationOffset": -0.3,</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"latOffset": 0.0001574,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"lonOffset": 0.0003623,</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"timeOffset": 4.19</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"elevationOffset": -0.4,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"latOffset": 0.0002872,</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"lonOffset": 0.0004046,</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"timeOffset": 5.7</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"elevationOffset": -1.1,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"latOffset": 0.0008191,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"lonOffset": 0.0003202,</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lastRenderedPageBreak/>
        <w:t xml:space="preserve">                  "timeOffset": 9.69</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"elevationOffset": -1.8,</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"latOffset": 0.0017064,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"lonOffset": 0.0001896,</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"timeOffset": 14.2</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"pathPrediction":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"confidence": 10,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"radiusOfCurve": 97.5</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"id": "SupplementalVehicleExtensions",</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"value":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"classDetails":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"fuelType": "unknownFuel",</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"hpmsType": "none",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"keyType":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"regional":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"role": "basicVehicle"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"vehicleData":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"height": 1.5</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"weatherProbe":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"regional":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556139" w:rsidRPr="008B1559"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w:t>
      </w:r>
    </w:p>
    <w:p w:rsidR="00556139" w:rsidRDefault="00556139" w:rsidP="00556139"/>
    <w:p w:rsidR="00556139" w:rsidRDefault="00556139" w:rsidP="008B1559"/>
    <w:bookmarkStart w:id="218" w:name="_Toc530144562" w:displacedByCustomXml="next"/>
    <w:sdt>
      <w:sdtPr>
        <w:rPr>
          <w:rFonts w:asciiTheme="minorHAnsi" w:eastAsiaTheme="minorHAnsi" w:hAnsiTheme="minorHAnsi" w:cstheme="minorBidi"/>
          <w:color w:val="auto"/>
          <w:sz w:val="22"/>
          <w:szCs w:val="22"/>
        </w:rPr>
        <w:id w:val="-1458176105"/>
        <w:docPartObj>
          <w:docPartGallery w:val="Bibliographies"/>
          <w:docPartUnique/>
        </w:docPartObj>
      </w:sdtPr>
      <w:sdtEndPr/>
      <w:sdtContent>
        <w:p w:rsidR="00C54325" w:rsidRDefault="00C54325">
          <w:pPr>
            <w:pStyle w:val="Heading1"/>
          </w:pPr>
          <w:r>
            <w:t>References</w:t>
          </w:r>
          <w:bookmarkEnd w:id="218"/>
        </w:p>
        <w:sdt>
          <w:sdtPr>
            <w:id w:val="-573587230"/>
            <w:bibliography/>
          </w:sdtPr>
          <w:sdtEndPr/>
          <w:sdtContent>
            <w:p w:rsidR="00B9778E" w:rsidRDefault="00C54325" w:rsidP="00B9778E">
              <w:pPr>
                <w:pStyle w:val="Bibliography"/>
                <w:ind w:left="720" w:hanging="720"/>
                <w:rPr>
                  <w:noProof/>
                  <w:sz w:val="24"/>
                  <w:szCs w:val="24"/>
                </w:rPr>
              </w:pPr>
              <w:r>
                <w:fldChar w:fldCharType="begin"/>
              </w:r>
              <w:r>
                <w:instrText xml:space="preserve"> BIBLIOGRAPHY </w:instrText>
              </w:r>
              <w:r>
                <w:fldChar w:fldCharType="separate"/>
              </w:r>
              <w:r w:rsidR="00B9778E">
                <w:rPr>
                  <w:noProof/>
                </w:rPr>
                <w:t xml:space="preserve">SAE International. (2016, 03 30). </w:t>
              </w:r>
              <w:r w:rsidR="00B9778E">
                <w:rPr>
                  <w:i/>
                  <w:iCs/>
                  <w:noProof/>
                </w:rPr>
                <w:t>J2735 Standard</w:t>
              </w:r>
              <w:r w:rsidR="00B9778E">
                <w:rPr>
                  <w:noProof/>
                </w:rPr>
                <w:t>. Retrieved from SAE International: https://www.sae.org/standards/content/j2735_201603/</w:t>
              </w:r>
            </w:p>
            <w:p w:rsidR="00B9778E" w:rsidRDefault="00B9778E" w:rsidP="00B9778E">
              <w:pPr>
                <w:pStyle w:val="Bibliography"/>
                <w:ind w:left="720" w:hanging="720"/>
                <w:rPr>
                  <w:noProof/>
                </w:rPr>
              </w:pPr>
              <w:r>
                <w:rPr>
                  <w:noProof/>
                </w:rPr>
                <w:t xml:space="preserve">US DOT ITS JPO. (2018). </w:t>
              </w:r>
              <w:r>
                <w:rPr>
                  <w:i/>
                  <w:iCs/>
                  <w:noProof/>
                </w:rPr>
                <w:t>ODE Users Guide</w:t>
              </w:r>
              <w:r>
                <w:rPr>
                  <w:noProof/>
                </w:rPr>
                <w:t>. Retrieved from https://github.com/usdot-jpo-ode/jpo-ode</w:t>
              </w:r>
            </w:p>
            <w:p w:rsidR="00C54325" w:rsidRDefault="00C54325" w:rsidP="00B9778E">
              <w:r>
                <w:rPr>
                  <w:b/>
                  <w:bCs/>
                  <w:noProof/>
                </w:rPr>
                <w:fldChar w:fldCharType="end"/>
              </w:r>
            </w:p>
          </w:sdtContent>
        </w:sdt>
      </w:sdtContent>
    </w:sdt>
    <w:p w:rsidR="00C54325" w:rsidRPr="008B1559" w:rsidRDefault="00C54325" w:rsidP="008B1559"/>
    <w:sectPr w:rsidR="00C54325" w:rsidRPr="008B1559" w:rsidSect="008C1C89">
      <w:headerReference w:type="default" r:id="rId12"/>
      <w:endnotePr>
        <w:numFmt w:val="chicago"/>
      </w:end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07801" w:rsidRDefault="00A07801" w:rsidP="002F2B93">
      <w:pPr>
        <w:spacing w:after="0" w:line="240" w:lineRule="auto"/>
      </w:pPr>
      <w:r>
        <w:separator/>
      </w:r>
    </w:p>
  </w:endnote>
  <w:endnote w:type="continuationSeparator" w:id="0">
    <w:p w:rsidR="00A07801" w:rsidRDefault="00A07801" w:rsidP="002F2B93">
      <w:pPr>
        <w:spacing w:after="0" w:line="240" w:lineRule="auto"/>
      </w:pPr>
      <w:r>
        <w:continuationSeparator/>
      </w:r>
    </w:p>
  </w:endnote>
  <w:endnote w:id="1">
    <w:p w:rsidR="00CE0C7C" w:rsidRDefault="00CE0C7C" w:rsidP="00E0724D">
      <w:pPr>
        <w:pStyle w:val="EndnoteText"/>
      </w:pPr>
      <w:r>
        <w:rPr>
          <w:rStyle w:val="EndnoteReference"/>
        </w:rPr>
        <w:endnoteRef/>
      </w:r>
      <w:r>
        <w:t xml:space="preserve"> </w:t>
      </w:r>
      <w:r w:rsidRPr="00F33F98">
        <w:t>Midnight will be represented as 0:00 for all time fields</w:t>
      </w:r>
    </w:p>
  </w:endnote>
  <w:endnote w:id="2">
    <w:p w:rsidR="00CE0C7C" w:rsidRDefault="00CE0C7C">
      <w:pPr>
        <w:pStyle w:val="EndnoteText"/>
      </w:pPr>
      <w:r>
        <w:rPr>
          <w:rStyle w:val="EndnoteReference"/>
        </w:rPr>
        <w:endnoteRef/>
      </w:r>
      <w:r>
        <w:t xml:space="preserve"> This field’s value is represented differently from the raw J2735 representation. The raw J2735 binary representation has been transformed to the J2735 described customary unit of measure or format without any loss of accuracy or precision.</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altName w:val="Arial"/>
    <w:panose1 w:val="020B07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Harvey Balls">
    <w:altName w:val="Calibri"/>
    <w:panose1 w:val="00000400000000000000"/>
    <w:charset w:val="00"/>
    <w:family w:val="auto"/>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07801" w:rsidRDefault="00A07801" w:rsidP="002F2B93">
      <w:pPr>
        <w:spacing w:after="0" w:line="240" w:lineRule="auto"/>
      </w:pPr>
      <w:r>
        <w:separator/>
      </w:r>
    </w:p>
  </w:footnote>
  <w:footnote w:type="continuationSeparator" w:id="0">
    <w:p w:rsidR="00A07801" w:rsidRDefault="00A07801" w:rsidP="002F2B93">
      <w:pPr>
        <w:spacing w:after="0" w:line="240" w:lineRule="auto"/>
      </w:pPr>
      <w:r>
        <w:continuationSeparator/>
      </w:r>
    </w:p>
  </w:footnote>
  <w:footnote w:id="1">
    <w:p w:rsidR="00CE0C7C" w:rsidRDefault="00CE0C7C" w:rsidP="00E0724D">
      <w:pPr>
        <w:pStyle w:val="FootnoteText"/>
      </w:pPr>
      <w:r>
        <w:rPr>
          <w:rStyle w:val="FootnoteReference"/>
        </w:rPr>
        <w:footnoteRef/>
      </w:r>
      <w:r>
        <w:t xml:space="preserve"> Available starting with schemaVersion 4</w:t>
      </w:r>
    </w:p>
  </w:footnote>
  <w:footnote w:id="2">
    <w:p w:rsidR="00CE0C7C" w:rsidRDefault="00CE0C7C" w:rsidP="00E0724D">
      <w:pPr>
        <w:pStyle w:val="FootnoteText"/>
      </w:pPr>
      <w:r>
        <w:rPr>
          <w:rStyle w:val="FootnoteReference"/>
        </w:rPr>
        <w:footnoteRef/>
      </w:r>
      <w:r>
        <w:t xml:space="preserve"> Formerly named timeStamp in version 1 of the schema. Renamed to </w:t>
      </w:r>
      <w:r w:rsidRPr="000B4546">
        <w:rPr>
          <w:rFonts w:ascii="Courier New" w:hAnsi="Courier New" w:cs="Courier New"/>
        </w:rPr>
        <w:t>receivedAt</w:t>
      </w:r>
      <w:r>
        <w:rPr>
          <w:rFonts w:ascii="Courier New" w:hAnsi="Courier New" w:cs="Courier New"/>
        </w:rPr>
        <w:t xml:space="preserve"> </w:t>
      </w:r>
      <w:r>
        <w:rPr>
          <w:rFonts w:cstheme="minorHAnsi"/>
        </w:rPr>
        <w:t>in version 2</w:t>
      </w:r>
      <w:r>
        <w:t xml:space="preserve">. Renamed to </w:t>
      </w:r>
      <w:r w:rsidRPr="000B4546">
        <w:rPr>
          <w:rFonts w:ascii="Courier New" w:hAnsi="Courier New" w:cs="Courier New"/>
        </w:rPr>
        <w:t>odeReceivedAt</w:t>
      </w:r>
      <w:r>
        <w:t xml:space="preserve"> starting with schemaVersion 3</w:t>
      </w:r>
    </w:p>
  </w:footnote>
  <w:footnote w:id="3">
    <w:p w:rsidR="00CE0C7C" w:rsidRDefault="00CE0C7C" w:rsidP="00E0724D">
      <w:pPr>
        <w:pStyle w:val="FootnoteText"/>
      </w:pPr>
      <w:r>
        <w:rPr>
          <w:rStyle w:val="FootnoteReference"/>
        </w:rPr>
        <w:footnoteRef/>
      </w:r>
      <w:r>
        <w:t xml:space="preserve"> This data element was not present for BSM payload data </w:t>
      </w:r>
      <w:r w:rsidRPr="00B53D6A">
        <w:rPr>
          <w:i/>
        </w:rPr>
        <w:t>prior to</w:t>
      </w:r>
      <w:r>
        <w:t xml:space="preserve"> </w:t>
      </w:r>
      <w:r w:rsidRPr="00B53D6A">
        <w:rPr>
          <w:rFonts w:ascii="Courier New" w:hAnsi="Courier New" w:cs="Courier New"/>
        </w:rPr>
        <w:t>schemaVersion</w:t>
      </w:r>
      <w:r>
        <w:t xml:space="preserve"> 5.</w:t>
      </w:r>
    </w:p>
  </w:footnote>
  <w:footnote w:id="4">
    <w:p w:rsidR="00CE0C7C" w:rsidRDefault="00CE0C7C" w:rsidP="00E0724D">
      <w:pPr>
        <w:pStyle w:val="FootnoteText"/>
      </w:pPr>
      <w:r>
        <w:rPr>
          <w:rStyle w:val="FootnoteReference"/>
        </w:rPr>
        <w:footnoteRef/>
      </w:r>
      <w:r>
        <w:t xml:space="preserve"> Available starting with schemaVersion 3</w:t>
      </w:r>
    </w:p>
  </w:footnote>
  <w:footnote w:id="5">
    <w:p w:rsidR="00CE0C7C" w:rsidRDefault="00CE0C7C" w:rsidP="00E0724D">
      <w:pPr>
        <w:pStyle w:val="FootnoteText"/>
      </w:pPr>
      <w:r>
        <w:rPr>
          <w:rStyle w:val="FootnoteReference"/>
        </w:rPr>
        <w:footnoteRef/>
      </w:r>
      <w:r>
        <w:t xml:space="preserve"> Available starting with schemaVersion 4</w:t>
      </w:r>
    </w:p>
  </w:footnote>
  <w:footnote w:id="6">
    <w:p w:rsidR="00CE0C7C" w:rsidRDefault="00CE0C7C">
      <w:pPr>
        <w:pStyle w:val="FootnoteText"/>
      </w:pPr>
      <w:r>
        <w:rPr>
          <w:rStyle w:val="FootnoteReference"/>
        </w:rPr>
        <w:footnoteRef/>
      </w:r>
      <w:r>
        <w:t xml:space="preserve"> Available starting with schemaVersion 6</w:t>
      </w:r>
    </w:p>
  </w:footnote>
  <w:footnote w:id="7">
    <w:p w:rsidR="00CE0C7C" w:rsidRDefault="00CE0C7C" w:rsidP="000B4546">
      <w:r>
        <w:rPr>
          <w:rStyle w:val="FootnoteReference"/>
        </w:rPr>
        <w:footnoteRef/>
      </w:r>
      <w:r>
        <w:t xml:space="preserve"> Formerly named ‘</w:t>
      </w:r>
      <w:r w:rsidRPr="000B4546">
        <w:rPr>
          <w:rFonts w:ascii="Courier New" w:hAnsi="Courier New" w:cs="Courier New"/>
        </w:rPr>
        <w:t>version’</w:t>
      </w:r>
      <w:r w:rsidRPr="000B4546">
        <w:rPr>
          <w:rFonts w:cstheme="minorHAnsi"/>
        </w:rPr>
        <w:t xml:space="preserve"> in version 1</w:t>
      </w:r>
      <w:r>
        <w:rPr>
          <w:rFonts w:cstheme="minorHAnsi"/>
        </w:rPr>
        <w:t xml:space="preserve"> of the schema</w:t>
      </w:r>
      <w:r>
        <w:rPr>
          <w:rFonts w:ascii="Courier New" w:hAnsi="Courier New" w:cs="Courier New"/>
        </w:rPr>
        <w:t>.</w:t>
      </w:r>
      <w:r w:rsidRPr="000B4546">
        <w:t xml:space="preserve"> Renamed to schemaVersion</w:t>
      </w:r>
      <w:r>
        <w:t xml:space="preserve"> starting with version 2.</w:t>
      </w:r>
    </w:p>
  </w:footnote>
  <w:footnote w:id="8">
    <w:p w:rsidR="00CE0C7C" w:rsidRDefault="00CE0C7C" w:rsidP="00A50733">
      <w:pPr>
        <w:pStyle w:val="FootnoteText"/>
      </w:pPr>
      <w:r>
        <w:rPr>
          <w:rStyle w:val="FootnoteReference"/>
        </w:rPr>
        <w:footnoteRef/>
      </w:r>
      <w:r>
        <w:t xml:space="preserve"> Available starting with schemaVersion 4</w:t>
      </w:r>
    </w:p>
  </w:footnote>
  <w:footnote w:id="9">
    <w:p w:rsidR="00CE0C7C" w:rsidRDefault="00CE0C7C">
      <w:pPr>
        <w:pStyle w:val="FootnoteText"/>
      </w:pPr>
      <w:r>
        <w:rPr>
          <w:rStyle w:val="FootnoteReference"/>
        </w:rPr>
        <w:footnoteRef/>
      </w:r>
      <w:r>
        <w:t xml:space="preserve"> Only available in schemaVersion 3.</w:t>
      </w:r>
    </w:p>
  </w:footnote>
  <w:footnote w:id="10">
    <w:p w:rsidR="00CE0C7C" w:rsidRDefault="00CE0C7C">
      <w:pPr>
        <w:pStyle w:val="FootnoteText"/>
      </w:pPr>
      <w:r>
        <w:rPr>
          <w:rStyle w:val="FootnoteReference"/>
        </w:rPr>
        <w:footnoteRef/>
      </w:r>
      <w:r>
        <w:t xml:space="preserve"> All data structures defiend in this section are available starting with schemaVersion 6</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0C7C" w:rsidRPr="008C1C89" w:rsidRDefault="00CE0C7C" w:rsidP="008C1C89">
    <w:pPr>
      <w:pStyle w:val="Header"/>
      <w:shd w:val="clear" w:color="auto" w:fill="4472C4" w:themeFill="accent1"/>
      <w:jc w:val="center"/>
      <w:rPr>
        <w:color w:val="FFFFFF" w:themeColor="background1"/>
        <w:sz w:val="28"/>
      </w:rPr>
    </w:pPr>
    <w:r w:rsidRPr="008C1C89">
      <w:rPr>
        <w:color w:val="FFFFFF" w:themeColor="background1"/>
        <w:sz w:val="28"/>
      </w:rPr>
      <w:t>JPO ODE Output Schema Reference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96346"/>
    <w:multiLevelType w:val="hybridMultilevel"/>
    <w:tmpl w:val="6B1A2B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AA4018"/>
    <w:multiLevelType w:val="hybridMultilevel"/>
    <w:tmpl w:val="4F1AF9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5A6C4E"/>
    <w:multiLevelType w:val="hybridMultilevel"/>
    <w:tmpl w:val="6FDCB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642521"/>
    <w:multiLevelType w:val="singleLevel"/>
    <w:tmpl w:val="95AC6C94"/>
    <w:lvl w:ilvl="0">
      <w:start w:val="1"/>
      <w:numFmt w:val="decimal"/>
      <w:pStyle w:val="Number"/>
      <w:lvlText w:val="%1."/>
      <w:lvlJc w:val="left"/>
      <w:pPr>
        <w:tabs>
          <w:tab w:val="num" w:pos="360"/>
        </w:tabs>
        <w:ind w:left="360" w:hanging="360"/>
      </w:pPr>
    </w:lvl>
  </w:abstractNum>
  <w:abstractNum w:abstractNumId="4" w15:restartNumberingAfterBreak="0">
    <w:nsid w:val="0B70023F"/>
    <w:multiLevelType w:val="hybridMultilevel"/>
    <w:tmpl w:val="A506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A5593B"/>
    <w:multiLevelType w:val="singleLevel"/>
    <w:tmpl w:val="652E0E10"/>
    <w:lvl w:ilvl="0">
      <w:start w:val="1"/>
      <w:numFmt w:val="bullet"/>
      <w:pStyle w:val="DoubleDash"/>
      <w:lvlText w:val=""/>
      <w:lvlJc w:val="left"/>
      <w:pPr>
        <w:tabs>
          <w:tab w:val="num" w:pos="1080"/>
        </w:tabs>
        <w:ind w:left="1080" w:hanging="360"/>
      </w:pPr>
      <w:rPr>
        <w:rFonts w:ascii="Symbol" w:hAnsi="Symbol" w:hint="default"/>
        <w:sz w:val="18"/>
      </w:rPr>
    </w:lvl>
  </w:abstractNum>
  <w:abstractNum w:abstractNumId="6" w15:restartNumberingAfterBreak="0">
    <w:nsid w:val="0DC5768F"/>
    <w:multiLevelType w:val="hybridMultilevel"/>
    <w:tmpl w:val="3F983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747E8C"/>
    <w:multiLevelType w:val="hybridMultilevel"/>
    <w:tmpl w:val="07301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890AE8"/>
    <w:multiLevelType w:val="hybridMultilevel"/>
    <w:tmpl w:val="49D28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535F62"/>
    <w:multiLevelType w:val="hybridMultilevel"/>
    <w:tmpl w:val="F9AA7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567E65"/>
    <w:multiLevelType w:val="hybridMultilevel"/>
    <w:tmpl w:val="6756CD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AA34B4"/>
    <w:multiLevelType w:val="hybridMultilevel"/>
    <w:tmpl w:val="4AB0A7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5B06FD"/>
    <w:multiLevelType w:val="multilevel"/>
    <w:tmpl w:val="6452215A"/>
    <w:styleLink w:val="BAHHeadings"/>
    <w:lvl w:ilvl="0">
      <w:start w:val="1"/>
      <w:numFmt w:val="decimal"/>
      <w:lvlText w:val="%1"/>
      <w:lvlJc w:val="left"/>
      <w:pPr>
        <w:ind w:left="360" w:hanging="360"/>
      </w:pPr>
      <w:rPr>
        <w:rFonts w:ascii="Arial Bold" w:hAnsi="Arial Bold" w:hint="default"/>
        <w:b/>
        <w:i w:val="0"/>
        <w:caps/>
        <w:strike w:val="0"/>
        <w:dstrike w:val="0"/>
        <w:vanish w:val="0"/>
        <w:color w:val="0070C0"/>
        <w:sz w:val="28"/>
        <w:vertAlign w:val="baseline"/>
      </w:rPr>
    </w:lvl>
    <w:lvl w:ilvl="1">
      <w:start w:val="1"/>
      <w:numFmt w:val="decimal"/>
      <w:lvlText w:val="%1.1"/>
      <w:lvlJc w:val="left"/>
      <w:pPr>
        <w:ind w:left="360" w:hanging="360"/>
      </w:pPr>
      <w:rPr>
        <w:rFonts w:ascii="Arial Bold" w:hAnsi="Arial Bold" w:hint="default"/>
        <w:b/>
        <w:i w:val="0"/>
        <w:caps/>
        <w:strike w:val="0"/>
        <w:dstrike w:val="0"/>
        <w:vanish w:val="0"/>
        <w:color w:val="0070C0"/>
        <w:sz w:val="24"/>
        <w:vertAlign w:val="baseline"/>
      </w:rPr>
    </w:lvl>
    <w:lvl w:ilvl="2">
      <w:start w:val="1"/>
      <w:numFmt w:val="decimal"/>
      <w:lvlText w:val="%1.%2.%3"/>
      <w:lvlJc w:val="left"/>
      <w:pPr>
        <w:ind w:left="360" w:hanging="360"/>
      </w:pPr>
      <w:rPr>
        <w:rFonts w:ascii="Arial Bold" w:hAnsi="Arial Bold" w:hint="default"/>
        <w:b/>
        <w:i w:val="0"/>
        <w:caps/>
        <w:strike w:val="0"/>
        <w:dstrike w:val="0"/>
        <w:vanish w:val="0"/>
        <w:color w:val="0070C0"/>
        <w:sz w:val="24"/>
        <w:vertAlign w:val="baseline"/>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3" w15:restartNumberingAfterBreak="0">
    <w:nsid w:val="222530E4"/>
    <w:multiLevelType w:val="hybridMultilevel"/>
    <w:tmpl w:val="D0004E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873579"/>
    <w:multiLevelType w:val="hybridMultilevel"/>
    <w:tmpl w:val="54F0E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213699"/>
    <w:multiLevelType w:val="hybridMultilevel"/>
    <w:tmpl w:val="AA7A9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984469"/>
    <w:multiLevelType w:val="singleLevel"/>
    <w:tmpl w:val="9AFAEAA2"/>
    <w:lvl w:ilvl="0">
      <w:start w:val="1"/>
      <w:numFmt w:val="bullet"/>
      <w:pStyle w:val="Dash"/>
      <w:lvlText w:val="–"/>
      <w:lvlJc w:val="left"/>
      <w:pPr>
        <w:tabs>
          <w:tab w:val="num" w:pos="720"/>
        </w:tabs>
        <w:ind w:left="720" w:hanging="360"/>
      </w:pPr>
      <w:rPr>
        <w:rFonts w:ascii="Times New Roman" w:hAnsi="Times New Roman" w:cs="Times New Roman" w:hint="default"/>
      </w:rPr>
    </w:lvl>
  </w:abstractNum>
  <w:abstractNum w:abstractNumId="17" w15:restartNumberingAfterBreak="0">
    <w:nsid w:val="30D064C7"/>
    <w:multiLevelType w:val="hybridMultilevel"/>
    <w:tmpl w:val="F6084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6F0A52"/>
    <w:multiLevelType w:val="hybridMultilevel"/>
    <w:tmpl w:val="22A0C4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CE2F19"/>
    <w:multiLevelType w:val="hybridMultilevel"/>
    <w:tmpl w:val="1292E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F365A3"/>
    <w:multiLevelType w:val="singleLevel"/>
    <w:tmpl w:val="FDE615F2"/>
    <w:lvl w:ilvl="0">
      <w:start w:val="1"/>
      <w:numFmt w:val="bullet"/>
      <w:pStyle w:val="Bullet"/>
      <w:lvlText w:val=""/>
      <w:lvlJc w:val="left"/>
      <w:pPr>
        <w:tabs>
          <w:tab w:val="num" w:pos="360"/>
        </w:tabs>
        <w:ind w:left="360" w:hanging="360"/>
      </w:pPr>
      <w:rPr>
        <w:rFonts w:ascii="Symbol" w:hAnsi="Symbol" w:hint="default"/>
      </w:rPr>
    </w:lvl>
  </w:abstractNum>
  <w:abstractNum w:abstractNumId="21" w15:restartNumberingAfterBreak="0">
    <w:nsid w:val="3E630CEB"/>
    <w:multiLevelType w:val="hybridMultilevel"/>
    <w:tmpl w:val="652E1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0724C9"/>
    <w:multiLevelType w:val="multilevel"/>
    <w:tmpl w:val="D22698C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15:restartNumberingAfterBreak="0">
    <w:nsid w:val="46544C81"/>
    <w:multiLevelType w:val="hybridMultilevel"/>
    <w:tmpl w:val="69E86F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662CF1"/>
    <w:multiLevelType w:val="hybridMultilevel"/>
    <w:tmpl w:val="99528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7001D7"/>
    <w:multiLevelType w:val="hybridMultilevel"/>
    <w:tmpl w:val="832A6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EE5080"/>
    <w:multiLevelType w:val="hybridMultilevel"/>
    <w:tmpl w:val="FEFA7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BB012E"/>
    <w:multiLevelType w:val="hybridMultilevel"/>
    <w:tmpl w:val="CF4C23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CB1578"/>
    <w:multiLevelType w:val="hybridMultilevel"/>
    <w:tmpl w:val="A6FCBD30"/>
    <w:lvl w:ilvl="0" w:tplc="04090001">
      <w:start w:val="1"/>
      <w:numFmt w:val="bullet"/>
      <w:lvlText w:val=""/>
      <w:lvlJc w:val="left"/>
      <w:pPr>
        <w:ind w:left="720" w:hanging="360"/>
      </w:pPr>
      <w:rPr>
        <w:rFonts w:ascii="Symbol" w:hAnsi="Symbol" w:hint="default"/>
      </w:rPr>
    </w:lvl>
    <w:lvl w:ilvl="1" w:tplc="92C032AA">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3F2BE8"/>
    <w:multiLevelType w:val="singleLevel"/>
    <w:tmpl w:val="F32A21C0"/>
    <w:lvl w:ilvl="0">
      <w:start w:val="1"/>
      <w:numFmt w:val="bullet"/>
      <w:pStyle w:val="TableBullet"/>
      <w:lvlText w:val=""/>
      <w:lvlJc w:val="left"/>
      <w:pPr>
        <w:tabs>
          <w:tab w:val="num" w:pos="360"/>
        </w:tabs>
        <w:ind w:left="360" w:hanging="360"/>
      </w:pPr>
      <w:rPr>
        <w:rFonts w:ascii="Symbol" w:hAnsi="Symbol" w:hint="default"/>
        <w:sz w:val="18"/>
      </w:rPr>
    </w:lvl>
  </w:abstractNum>
  <w:abstractNum w:abstractNumId="30" w15:restartNumberingAfterBreak="0">
    <w:nsid w:val="612801D4"/>
    <w:multiLevelType w:val="multilevel"/>
    <w:tmpl w:val="2D1043EA"/>
    <w:lvl w:ilvl="0">
      <w:start w:val="1"/>
      <w:numFmt w:val="upperLetter"/>
      <w:pStyle w:val="AppendixAHeading"/>
      <w:lvlText w:val="Appendix %1:  "/>
      <w:lvlJc w:val="left"/>
      <w:pPr>
        <w:tabs>
          <w:tab w:val="num" w:pos="21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15:restartNumberingAfterBreak="0">
    <w:nsid w:val="67B00A95"/>
    <w:multiLevelType w:val="hybridMultilevel"/>
    <w:tmpl w:val="2E409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B82E5C"/>
    <w:multiLevelType w:val="hybridMultilevel"/>
    <w:tmpl w:val="6728BF88"/>
    <w:lvl w:ilvl="0" w:tplc="04090001">
      <w:start w:val="1"/>
      <w:numFmt w:val="bullet"/>
      <w:lvlText w:val=""/>
      <w:lvlJc w:val="left"/>
      <w:pPr>
        <w:ind w:left="720" w:hanging="360"/>
      </w:pPr>
      <w:rPr>
        <w:rFonts w:ascii="Symbol" w:hAnsi="Symbol" w:hint="default"/>
      </w:rPr>
    </w:lvl>
    <w:lvl w:ilvl="1" w:tplc="DA9C5078">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DD73B3"/>
    <w:multiLevelType w:val="hybridMultilevel"/>
    <w:tmpl w:val="23B4306A"/>
    <w:lvl w:ilvl="0" w:tplc="04090001">
      <w:start w:val="1"/>
      <w:numFmt w:val="bullet"/>
      <w:lvlText w:val=""/>
      <w:lvlJc w:val="left"/>
      <w:pPr>
        <w:ind w:left="720" w:hanging="360"/>
      </w:pPr>
      <w:rPr>
        <w:rFonts w:ascii="Symbol" w:hAnsi="Symbol" w:hint="default"/>
      </w:rPr>
    </w:lvl>
    <w:lvl w:ilvl="1" w:tplc="5A76D436">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7B0E14"/>
    <w:multiLevelType w:val="hybridMultilevel"/>
    <w:tmpl w:val="7BCE1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91416D"/>
    <w:multiLevelType w:val="multilevel"/>
    <w:tmpl w:val="0409001D"/>
    <w:styleLink w:val="Number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6" w15:restartNumberingAfterBreak="0">
    <w:nsid w:val="6CC62E43"/>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7" w15:restartNumberingAfterBreak="0">
    <w:nsid w:val="6E592C46"/>
    <w:multiLevelType w:val="hybridMultilevel"/>
    <w:tmpl w:val="78EC7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3273F6"/>
    <w:multiLevelType w:val="hybridMultilevel"/>
    <w:tmpl w:val="D7AEED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B10FE3"/>
    <w:multiLevelType w:val="hybridMultilevel"/>
    <w:tmpl w:val="5D82D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91327D"/>
    <w:multiLevelType w:val="hybridMultilevel"/>
    <w:tmpl w:val="519EA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2"/>
  </w:num>
  <w:num w:numId="3">
    <w:abstractNumId w:val="22"/>
  </w:num>
  <w:num w:numId="4">
    <w:abstractNumId w:val="20"/>
  </w:num>
  <w:num w:numId="5">
    <w:abstractNumId w:val="30"/>
  </w:num>
  <w:num w:numId="6">
    <w:abstractNumId w:val="5"/>
  </w:num>
  <w:num w:numId="7">
    <w:abstractNumId w:val="3"/>
  </w:num>
  <w:num w:numId="8">
    <w:abstractNumId w:val="29"/>
  </w:num>
  <w:num w:numId="9">
    <w:abstractNumId w:val="16"/>
  </w:num>
  <w:num w:numId="10">
    <w:abstractNumId w:val="35"/>
  </w:num>
  <w:num w:numId="11">
    <w:abstractNumId w:val="36"/>
  </w:num>
  <w:num w:numId="12">
    <w:abstractNumId w:val="25"/>
  </w:num>
  <w:num w:numId="13">
    <w:abstractNumId w:val="6"/>
  </w:num>
  <w:num w:numId="14">
    <w:abstractNumId w:val="28"/>
  </w:num>
  <w:num w:numId="15">
    <w:abstractNumId w:val="32"/>
  </w:num>
  <w:num w:numId="16">
    <w:abstractNumId w:val="33"/>
  </w:num>
  <w:num w:numId="17">
    <w:abstractNumId w:val="37"/>
  </w:num>
  <w:num w:numId="18">
    <w:abstractNumId w:val="8"/>
  </w:num>
  <w:num w:numId="19">
    <w:abstractNumId w:val="26"/>
  </w:num>
  <w:num w:numId="20">
    <w:abstractNumId w:val="38"/>
  </w:num>
  <w:num w:numId="21">
    <w:abstractNumId w:val="9"/>
  </w:num>
  <w:num w:numId="22">
    <w:abstractNumId w:val="4"/>
  </w:num>
  <w:num w:numId="23">
    <w:abstractNumId w:val="2"/>
  </w:num>
  <w:num w:numId="24">
    <w:abstractNumId w:val="14"/>
  </w:num>
  <w:num w:numId="25">
    <w:abstractNumId w:val="24"/>
  </w:num>
  <w:num w:numId="26">
    <w:abstractNumId w:val="34"/>
  </w:num>
  <w:num w:numId="27">
    <w:abstractNumId w:val="31"/>
  </w:num>
  <w:num w:numId="28">
    <w:abstractNumId w:val="11"/>
  </w:num>
  <w:num w:numId="29">
    <w:abstractNumId w:val="21"/>
  </w:num>
  <w:num w:numId="30">
    <w:abstractNumId w:val="17"/>
  </w:num>
  <w:num w:numId="31">
    <w:abstractNumId w:val="10"/>
  </w:num>
  <w:num w:numId="32">
    <w:abstractNumId w:val="1"/>
  </w:num>
  <w:num w:numId="33">
    <w:abstractNumId w:val="18"/>
  </w:num>
  <w:num w:numId="34">
    <w:abstractNumId w:val="39"/>
  </w:num>
  <w:num w:numId="35">
    <w:abstractNumId w:val="13"/>
  </w:num>
  <w:num w:numId="36">
    <w:abstractNumId w:val="40"/>
  </w:num>
  <w:num w:numId="37">
    <w:abstractNumId w:val="23"/>
  </w:num>
  <w:num w:numId="38">
    <w:abstractNumId w:val="7"/>
  </w:num>
  <w:num w:numId="39">
    <w:abstractNumId w:val="0"/>
  </w:num>
  <w:num w:numId="40">
    <w:abstractNumId w:val="27"/>
  </w:num>
  <w:num w:numId="41">
    <w:abstractNumId w:val="19"/>
  </w:num>
  <w:num w:numId="42">
    <w:abstractNumId w:val="22"/>
  </w:num>
  <w:numIdMacAtCleanup w:val="3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usavi, Hamid [USA]">
    <w15:presenceInfo w15:providerId="AD" w15:userId="S-1-5-21-1314303383-2379350573-4036118543-4978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trackRevisions/>
  <w:defaultTabStop w:val="720"/>
  <w:characterSpacingControl w:val="doNotCompress"/>
  <w:footnotePr>
    <w:footnote w:id="-1"/>
    <w:footnote w:id="0"/>
  </w:footnotePr>
  <w:endnotePr>
    <w:numFmt w:val="chicago"/>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0DBB"/>
    <w:rsid w:val="00010389"/>
    <w:rsid w:val="00041843"/>
    <w:rsid w:val="00042910"/>
    <w:rsid w:val="000444F4"/>
    <w:rsid w:val="000613D0"/>
    <w:rsid w:val="00064973"/>
    <w:rsid w:val="00075BEE"/>
    <w:rsid w:val="000866CB"/>
    <w:rsid w:val="0009569B"/>
    <w:rsid w:val="000A243D"/>
    <w:rsid w:val="000B2548"/>
    <w:rsid w:val="000B4546"/>
    <w:rsid w:val="000B7728"/>
    <w:rsid w:val="000C5D5E"/>
    <w:rsid w:val="000E45F7"/>
    <w:rsid w:val="000E73C3"/>
    <w:rsid w:val="000F0F08"/>
    <w:rsid w:val="00103415"/>
    <w:rsid w:val="00105574"/>
    <w:rsid w:val="00110F5C"/>
    <w:rsid w:val="001268AB"/>
    <w:rsid w:val="00131406"/>
    <w:rsid w:val="001358F2"/>
    <w:rsid w:val="0014208E"/>
    <w:rsid w:val="00150FCF"/>
    <w:rsid w:val="00162560"/>
    <w:rsid w:val="00190F8D"/>
    <w:rsid w:val="001A789C"/>
    <w:rsid w:val="001C388A"/>
    <w:rsid w:val="001C3DDE"/>
    <w:rsid w:val="001C475E"/>
    <w:rsid w:val="001D2392"/>
    <w:rsid w:val="001E2BAA"/>
    <w:rsid w:val="001F4B1F"/>
    <w:rsid w:val="002148E5"/>
    <w:rsid w:val="00216203"/>
    <w:rsid w:val="0023492A"/>
    <w:rsid w:val="00240328"/>
    <w:rsid w:val="00242686"/>
    <w:rsid w:val="00242F1E"/>
    <w:rsid w:val="002569E8"/>
    <w:rsid w:val="00266486"/>
    <w:rsid w:val="00284194"/>
    <w:rsid w:val="00284C93"/>
    <w:rsid w:val="00295697"/>
    <w:rsid w:val="00296C25"/>
    <w:rsid w:val="002A3A22"/>
    <w:rsid w:val="002C21FC"/>
    <w:rsid w:val="002C2694"/>
    <w:rsid w:val="002C43AC"/>
    <w:rsid w:val="002C5DA3"/>
    <w:rsid w:val="002F2B93"/>
    <w:rsid w:val="002F7F60"/>
    <w:rsid w:val="00312028"/>
    <w:rsid w:val="003128AE"/>
    <w:rsid w:val="003148C0"/>
    <w:rsid w:val="00326696"/>
    <w:rsid w:val="00330EC7"/>
    <w:rsid w:val="00331B6B"/>
    <w:rsid w:val="00332E8E"/>
    <w:rsid w:val="0033406E"/>
    <w:rsid w:val="00342210"/>
    <w:rsid w:val="003658DB"/>
    <w:rsid w:val="00380EEE"/>
    <w:rsid w:val="00384A61"/>
    <w:rsid w:val="00384C3A"/>
    <w:rsid w:val="00384C92"/>
    <w:rsid w:val="003B603E"/>
    <w:rsid w:val="003B7407"/>
    <w:rsid w:val="003D037E"/>
    <w:rsid w:val="003F4352"/>
    <w:rsid w:val="003F5783"/>
    <w:rsid w:val="00427236"/>
    <w:rsid w:val="00457364"/>
    <w:rsid w:val="004775FB"/>
    <w:rsid w:val="004A3194"/>
    <w:rsid w:val="004A585F"/>
    <w:rsid w:val="004A71FA"/>
    <w:rsid w:val="004D3F62"/>
    <w:rsid w:val="004D523A"/>
    <w:rsid w:val="004F2717"/>
    <w:rsid w:val="004F4BD6"/>
    <w:rsid w:val="004F613F"/>
    <w:rsid w:val="004F740D"/>
    <w:rsid w:val="00500563"/>
    <w:rsid w:val="00502E2D"/>
    <w:rsid w:val="005056CD"/>
    <w:rsid w:val="00517CF3"/>
    <w:rsid w:val="005269C9"/>
    <w:rsid w:val="00532F35"/>
    <w:rsid w:val="00535800"/>
    <w:rsid w:val="005404E2"/>
    <w:rsid w:val="005423DE"/>
    <w:rsid w:val="00556139"/>
    <w:rsid w:val="0056253B"/>
    <w:rsid w:val="00562E70"/>
    <w:rsid w:val="00576C3B"/>
    <w:rsid w:val="00584B08"/>
    <w:rsid w:val="005C383D"/>
    <w:rsid w:val="005C5E6E"/>
    <w:rsid w:val="005D6053"/>
    <w:rsid w:val="005F000A"/>
    <w:rsid w:val="005F056B"/>
    <w:rsid w:val="005F1C71"/>
    <w:rsid w:val="005F5EB8"/>
    <w:rsid w:val="005F7990"/>
    <w:rsid w:val="00610471"/>
    <w:rsid w:val="00614482"/>
    <w:rsid w:val="0062604D"/>
    <w:rsid w:val="00651C99"/>
    <w:rsid w:val="006954E2"/>
    <w:rsid w:val="006A1740"/>
    <w:rsid w:val="006C0B61"/>
    <w:rsid w:val="006C3F59"/>
    <w:rsid w:val="006F1EF1"/>
    <w:rsid w:val="006F3AEE"/>
    <w:rsid w:val="006F7E07"/>
    <w:rsid w:val="006F7F91"/>
    <w:rsid w:val="00722CA7"/>
    <w:rsid w:val="007300F8"/>
    <w:rsid w:val="007312D5"/>
    <w:rsid w:val="007367E1"/>
    <w:rsid w:val="00737EB1"/>
    <w:rsid w:val="007404E0"/>
    <w:rsid w:val="00743995"/>
    <w:rsid w:val="007525DE"/>
    <w:rsid w:val="007562FF"/>
    <w:rsid w:val="007614B8"/>
    <w:rsid w:val="00763A9D"/>
    <w:rsid w:val="007715A7"/>
    <w:rsid w:val="007777D4"/>
    <w:rsid w:val="00792834"/>
    <w:rsid w:val="007C24BB"/>
    <w:rsid w:val="007E7536"/>
    <w:rsid w:val="007F4117"/>
    <w:rsid w:val="008038F3"/>
    <w:rsid w:val="00806D6F"/>
    <w:rsid w:val="0081076A"/>
    <w:rsid w:val="0082174B"/>
    <w:rsid w:val="0082637D"/>
    <w:rsid w:val="008268A7"/>
    <w:rsid w:val="00842BF9"/>
    <w:rsid w:val="00843213"/>
    <w:rsid w:val="0084401B"/>
    <w:rsid w:val="008539C0"/>
    <w:rsid w:val="00865814"/>
    <w:rsid w:val="00877C1A"/>
    <w:rsid w:val="008802C7"/>
    <w:rsid w:val="0089135F"/>
    <w:rsid w:val="00897E23"/>
    <w:rsid w:val="008B1559"/>
    <w:rsid w:val="008B4ACB"/>
    <w:rsid w:val="008C015A"/>
    <w:rsid w:val="008C1C89"/>
    <w:rsid w:val="008C5899"/>
    <w:rsid w:val="008C61D3"/>
    <w:rsid w:val="008D2A4B"/>
    <w:rsid w:val="008E52D4"/>
    <w:rsid w:val="00941EAE"/>
    <w:rsid w:val="00953DED"/>
    <w:rsid w:val="00955C0A"/>
    <w:rsid w:val="00962B27"/>
    <w:rsid w:val="00981E1B"/>
    <w:rsid w:val="009B3E0F"/>
    <w:rsid w:val="009C4A87"/>
    <w:rsid w:val="009C514A"/>
    <w:rsid w:val="009D5560"/>
    <w:rsid w:val="009E0F49"/>
    <w:rsid w:val="009E50F9"/>
    <w:rsid w:val="009F2C06"/>
    <w:rsid w:val="00A0274F"/>
    <w:rsid w:val="00A036F1"/>
    <w:rsid w:val="00A07801"/>
    <w:rsid w:val="00A1173A"/>
    <w:rsid w:val="00A2643F"/>
    <w:rsid w:val="00A27E77"/>
    <w:rsid w:val="00A50733"/>
    <w:rsid w:val="00A54B7D"/>
    <w:rsid w:val="00A6471D"/>
    <w:rsid w:val="00A90A98"/>
    <w:rsid w:val="00A9504E"/>
    <w:rsid w:val="00AE71BC"/>
    <w:rsid w:val="00AF2AED"/>
    <w:rsid w:val="00B0151E"/>
    <w:rsid w:val="00B12105"/>
    <w:rsid w:val="00B15935"/>
    <w:rsid w:val="00B2200E"/>
    <w:rsid w:val="00B23298"/>
    <w:rsid w:val="00B31148"/>
    <w:rsid w:val="00B328EB"/>
    <w:rsid w:val="00B341D5"/>
    <w:rsid w:val="00B408A7"/>
    <w:rsid w:val="00B44111"/>
    <w:rsid w:val="00B53D6A"/>
    <w:rsid w:val="00B735DF"/>
    <w:rsid w:val="00B77060"/>
    <w:rsid w:val="00B920D3"/>
    <w:rsid w:val="00B96478"/>
    <w:rsid w:val="00B9778E"/>
    <w:rsid w:val="00B97F31"/>
    <w:rsid w:val="00BA23A7"/>
    <w:rsid w:val="00C04784"/>
    <w:rsid w:val="00C117BA"/>
    <w:rsid w:val="00C12B6E"/>
    <w:rsid w:val="00C13D03"/>
    <w:rsid w:val="00C32850"/>
    <w:rsid w:val="00C54325"/>
    <w:rsid w:val="00C73E67"/>
    <w:rsid w:val="00C81C0C"/>
    <w:rsid w:val="00C81C73"/>
    <w:rsid w:val="00C83C92"/>
    <w:rsid w:val="00C87165"/>
    <w:rsid w:val="00CA06C4"/>
    <w:rsid w:val="00CA156D"/>
    <w:rsid w:val="00CB0DBB"/>
    <w:rsid w:val="00CB1FF5"/>
    <w:rsid w:val="00CC3809"/>
    <w:rsid w:val="00CD14C9"/>
    <w:rsid w:val="00CD6460"/>
    <w:rsid w:val="00CD7FAD"/>
    <w:rsid w:val="00CE0C7C"/>
    <w:rsid w:val="00CE50FC"/>
    <w:rsid w:val="00D02095"/>
    <w:rsid w:val="00D06346"/>
    <w:rsid w:val="00D1354D"/>
    <w:rsid w:val="00D23963"/>
    <w:rsid w:val="00D27A99"/>
    <w:rsid w:val="00D361C8"/>
    <w:rsid w:val="00D406AB"/>
    <w:rsid w:val="00D42025"/>
    <w:rsid w:val="00D51A7C"/>
    <w:rsid w:val="00D62812"/>
    <w:rsid w:val="00D64595"/>
    <w:rsid w:val="00D767DF"/>
    <w:rsid w:val="00D83AB6"/>
    <w:rsid w:val="00D85011"/>
    <w:rsid w:val="00D93DEF"/>
    <w:rsid w:val="00DA3ACB"/>
    <w:rsid w:val="00DA437C"/>
    <w:rsid w:val="00DC1FE7"/>
    <w:rsid w:val="00DC7AFF"/>
    <w:rsid w:val="00DE00B4"/>
    <w:rsid w:val="00DE7376"/>
    <w:rsid w:val="00E0724D"/>
    <w:rsid w:val="00E221A5"/>
    <w:rsid w:val="00E225A1"/>
    <w:rsid w:val="00E245F8"/>
    <w:rsid w:val="00E26586"/>
    <w:rsid w:val="00E32F45"/>
    <w:rsid w:val="00E34550"/>
    <w:rsid w:val="00E55EB2"/>
    <w:rsid w:val="00E70F09"/>
    <w:rsid w:val="00E75D80"/>
    <w:rsid w:val="00E80361"/>
    <w:rsid w:val="00E92FD7"/>
    <w:rsid w:val="00EA25DF"/>
    <w:rsid w:val="00ED77CC"/>
    <w:rsid w:val="00ED79F0"/>
    <w:rsid w:val="00EE01CD"/>
    <w:rsid w:val="00EE0ED4"/>
    <w:rsid w:val="00EE21A8"/>
    <w:rsid w:val="00F13022"/>
    <w:rsid w:val="00F14205"/>
    <w:rsid w:val="00F27C43"/>
    <w:rsid w:val="00F3218D"/>
    <w:rsid w:val="00F33F98"/>
    <w:rsid w:val="00F35716"/>
    <w:rsid w:val="00F42C77"/>
    <w:rsid w:val="00F541AD"/>
    <w:rsid w:val="00F56140"/>
    <w:rsid w:val="00F70BA7"/>
    <w:rsid w:val="00F83CFF"/>
    <w:rsid w:val="00F9037A"/>
    <w:rsid w:val="00F92CCB"/>
    <w:rsid w:val="00FA06F2"/>
    <w:rsid w:val="00FB0B7D"/>
    <w:rsid w:val="00FD010E"/>
    <w:rsid w:val="00FF200B"/>
    <w:rsid w:val="00FF4C54"/>
    <w:rsid w:val="00FF6D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55DE628-5A5A-4BCA-90D0-83BFA0099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0DBB"/>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3963"/>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23963"/>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23963"/>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23963"/>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D23963"/>
    <w:pPr>
      <w:numPr>
        <w:ilvl w:val="5"/>
        <w:numId w:val="3"/>
      </w:numPr>
      <w:spacing w:before="200" w:after="0" w:line="264" w:lineRule="auto"/>
      <w:outlineLvl w:val="5"/>
    </w:pPr>
    <w:rPr>
      <w:rFonts w:asciiTheme="majorHAnsi" w:eastAsiaTheme="majorEastAsia" w:hAnsiTheme="majorHAnsi" w:cstheme="majorBidi"/>
      <w:color w:val="323E4F" w:themeColor="text2" w:themeShade="BF"/>
      <w:spacing w:val="10"/>
      <w:lang w:eastAsia="ja-JP"/>
    </w:rPr>
  </w:style>
  <w:style w:type="paragraph" w:styleId="Heading7">
    <w:name w:val="heading 7"/>
    <w:basedOn w:val="Normal"/>
    <w:next w:val="Normal"/>
    <w:link w:val="Heading7Char"/>
    <w:uiPriority w:val="9"/>
    <w:unhideWhenUsed/>
    <w:qFormat/>
    <w:rsid w:val="00D23963"/>
    <w:pPr>
      <w:numPr>
        <w:ilvl w:val="6"/>
        <w:numId w:val="3"/>
      </w:numPr>
      <w:spacing w:before="200" w:after="0" w:line="264" w:lineRule="auto"/>
      <w:outlineLvl w:val="6"/>
    </w:pPr>
    <w:rPr>
      <w:rFonts w:asciiTheme="majorHAnsi" w:eastAsiaTheme="majorEastAsia" w:hAnsiTheme="majorHAnsi" w:cstheme="majorBidi"/>
      <w:caps/>
      <w:color w:val="323E4F" w:themeColor="text2" w:themeShade="BF"/>
      <w:spacing w:val="10"/>
      <w:lang w:eastAsia="ja-JP"/>
    </w:rPr>
  </w:style>
  <w:style w:type="paragraph" w:styleId="Heading8">
    <w:name w:val="heading 8"/>
    <w:basedOn w:val="Normal"/>
    <w:next w:val="Normal"/>
    <w:link w:val="Heading8Char"/>
    <w:uiPriority w:val="9"/>
    <w:unhideWhenUsed/>
    <w:qFormat/>
    <w:rsid w:val="00D23963"/>
    <w:pPr>
      <w:numPr>
        <w:ilvl w:val="7"/>
        <w:numId w:val="3"/>
      </w:numPr>
      <w:spacing w:before="200" w:after="0" w:line="264" w:lineRule="auto"/>
      <w:outlineLvl w:val="7"/>
    </w:pPr>
    <w:rPr>
      <w:rFonts w:asciiTheme="majorHAnsi" w:eastAsiaTheme="majorEastAsia" w:hAnsiTheme="majorHAnsi" w:cstheme="majorBidi"/>
      <w:caps/>
      <w:spacing w:val="10"/>
      <w:szCs w:val="18"/>
      <w:lang w:eastAsia="ja-JP"/>
    </w:rPr>
  </w:style>
  <w:style w:type="paragraph" w:styleId="Heading9">
    <w:name w:val="heading 9"/>
    <w:basedOn w:val="Normal"/>
    <w:next w:val="Normal"/>
    <w:link w:val="Heading9Char"/>
    <w:uiPriority w:val="9"/>
    <w:unhideWhenUsed/>
    <w:qFormat/>
    <w:rsid w:val="00D23963"/>
    <w:pPr>
      <w:numPr>
        <w:ilvl w:val="8"/>
        <w:numId w:val="3"/>
      </w:numPr>
      <w:spacing w:before="200" w:after="0" w:line="264" w:lineRule="auto"/>
      <w:outlineLvl w:val="8"/>
    </w:pPr>
    <w:rPr>
      <w:rFonts w:asciiTheme="majorHAnsi" w:eastAsiaTheme="majorEastAsia" w:hAnsiTheme="majorHAnsi" w:cstheme="majorBidi"/>
      <w:i/>
      <w:iCs/>
      <w:caps/>
      <w:spacing w:val="10"/>
      <w:szCs w:val="1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0DB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link w:val="ListParagraphChar"/>
    <w:uiPriority w:val="34"/>
    <w:qFormat/>
    <w:rsid w:val="00CB0DBB"/>
    <w:pPr>
      <w:ind w:left="720"/>
      <w:contextualSpacing/>
    </w:pPr>
  </w:style>
  <w:style w:type="table" w:styleId="TableGrid">
    <w:name w:val="Table Grid"/>
    <w:basedOn w:val="TableNormal"/>
    <w:rsid w:val="00CB0D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uiPriority w:val="49"/>
    <w:rsid w:val="00CB0DB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2Char">
    <w:name w:val="Heading 2 Char"/>
    <w:basedOn w:val="DefaultParagraphFont"/>
    <w:link w:val="Heading2"/>
    <w:uiPriority w:val="9"/>
    <w:rsid w:val="00D2396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2396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2396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2396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D23963"/>
    <w:rPr>
      <w:rFonts w:asciiTheme="majorHAnsi" w:eastAsiaTheme="majorEastAsia" w:hAnsiTheme="majorHAnsi" w:cstheme="majorBidi"/>
      <w:color w:val="323E4F" w:themeColor="text2" w:themeShade="BF"/>
      <w:spacing w:val="10"/>
      <w:lang w:eastAsia="ja-JP"/>
    </w:rPr>
  </w:style>
  <w:style w:type="character" w:customStyle="1" w:styleId="Heading7Char">
    <w:name w:val="Heading 7 Char"/>
    <w:basedOn w:val="DefaultParagraphFont"/>
    <w:link w:val="Heading7"/>
    <w:uiPriority w:val="9"/>
    <w:rsid w:val="00D23963"/>
    <w:rPr>
      <w:rFonts w:asciiTheme="majorHAnsi" w:eastAsiaTheme="majorEastAsia" w:hAnsiTheme="majorHAnsi" w:cstheme="majorBidi"/>
      <w:caps/>
      <w:color w:val="323E4F" w:themeColor="text2" w:themeShade="BF"/>
      <w:spacing w:val="10"/>
      <w:lang w:eastAsia="ja-JP"/>
    </w:rPr>
  </w:style>
  <w:style w:type="character" w:customStyle="1" w:styleId="Heading8Char">
    <w:name w:val="Heading 8 Char"/>
    <w:basedOn w:val="DefaultParagraphFont"/>
    <w:link w:val="Heading8"/>
    <w:uiPriority w:val="9"/>
    <w:rsid w:val="00D23963"/>
    <w:rPr>
      <w:rFonts w:asciiTheme="majorHAnsi" w:eastAsiaTheme="majorEastAsia" w:hAnsiTheme="majorHAnsi" w:cstheme="majorBidi"/>
      <w:caps/>
      <w:spacing w:val="10"/>
      <w:szCs w:val="18"/>
      <w:lang w:eastAsia="ja-JP"/>
    </w:rPr>
  </w:style>
  <w:style w:type="character" w:customStyle="1" w:styleId="Heading9Char">
    <w:name w:val="Heading 9 Char"/>
    <w:basedOn w:val="DefaultParagraphFont"/>
    <w:link w:val="Heading9"/>
    <w:uiPriority w:val="9"/>
    <w:rsid w:val="00D23963"/>
    <w:rPr>
      <w:rFonts w:asciiTheme="majorHAnsi" w:eastAsiaTheme="majorEastAsia" w:hAnsiTheme="majorHAnsi" w:cstheme="majorBidi"/>
      <w:i/>
      <w:iCs/>
      <w:caps/>
      <w:spacing w:val="10"/>
      <w:szCs w:val="18"/>
      <w:lang w:eastAsia="ja-JP"/>
    </w:rPr>
  </w:style>
  <w:style w:type="paragraph" w:styleId="Title">
    <w:name w:val="Title"/>
    <w:basedOn w:val="Normal"/>
    <w:link w:val="TitleChar"/>
    <w:uiPriority w:val="1"/>
    <w:qFormat/>
    <w:rsid w:val="00D23963"/>
    <w:pPr>
      <w:spacing w:after="0" w:line="264" w:lineRule="auto"/>
    </w:pPr>
    <w:rPr>
      <w:rFonts w:asciiTheme="majorHAnsi" w:eastAsiaTheme="majorEastAsia" w:hAnsiTheme="majorHAnsi" w:cstheme="majorBidi"/>
      <w:caps/>
      <w:color w:val="323E4F" w:themeColor="text2" w:themeShade="BF"/>
      <w:spacing w:val="10"/>
      <w:sz w:val="52"/>
      <w:szCs w:val="52"/>
      <w:lang w:eastAsia="ja-JP"/>
    </w:rPr>
  </w:style>
  <w:style w:type="character" w:customStyle="1" w:styleId="TitleChar">
    <w:name w:val="Title Char"/>
    <w:basedOn w:val="DefaultParagraphFont"/>
    <w:link w:val="Title"/>
    <w:uiPriority w:val="1"/>
    <w:rsid w:val="00D23963"/>
    <w:rPr>
      <w:rFonts w:asciiTheme="majorHAnsi" w:eastAsiaTheme="majorEastAsia" w:hAnsiTheme="majorHAnsi" w:cstheme="majorBidi"/>
      <w:caps/>
      <w:color w:val="323E4F" w:themeColor="text2" w:themeShade="BF"/>
      <w:spacing w:val="10"/>
      <w:sz w:val="52"/>
      <w:szCs w:val="52"/>
      <w:lang w:eastAsia="ja-JP"/>
    </w:rPr>
  </w:style>
  <w:style w:type="paragraph" w:styleId="Subtitle">
    <w:name w:val="Subtitle"/>
    <w:basedOn w:val="Normal"/>
    <w:next w:val="Normal"/>
    <w:link w:val="SubtitleChar"/>
    <w:uiPriority w:val="11"/>
    <w:unhideWhenUsed/>
    <w:qFormat/>
    <w:rsid w:val="00D23963"/>
    <w:pPr>
      <w:numPr>
        <w:ilvl w:val="1"/>
      </w:numPr>
      <w:spacing w:before="120" w:line="264" w:lineRule="auto"/>
    </w:pPr>
    <w:rPr>
      <w:rFonts w:eastAsiaTheme="minorEastAsia"/>
      <w:color w:val="191919" w:themeColor="text1" w:themeTint="E6"/>
      <w:lang w:eastAsia="ja-JP"/>
    </w:rPr>
  </w:style>
  <w:style w:type="character" w:customStyle="1" w:styleId="SubtitleChar">
    <w:name w:val="Subtitle Char"/>
    <w:basedOn w:val="DefaultParagraphFont"/>
    <w:link w:val="Subtitle"/>
    <w:uiPriority w:val="11"/>
    <w:rsid w:val="00D23963"/>
    <w:rPr>
      <w:rFonts w:eastAsiaTheme="minorEastAsia"/>
      <w:color w:val="191919" w:themeColor="text1" w:themeTint="E6"/>
      <w:lang w:eastAsia="ja-JP"/>
    </w:rPr>
  </w:style>
  <w:style w:type="character" w:styleId="IntenseEmphasis">
    <w:name w:val="Intense Emphasis"/>
    <w:basedOn w:val="DefaultParagraphFont"/>
    <w:uiPriority w:val="21"/>
    <w:unhideWhenUsed/>
    <w:qFormat/>
    <w:rsid w:val="00D23963"/>
    <w:rPr>
      <w:i/>
      <w:iCs/>
      <w:color w:val="1F3864" w:themeColor="accent1" w:themeShade="80"/>
    </w:rPr>
  </w:style>
  <w:style w:type="paragraph" w:styleId="IntenseQuote">
    <w:name w:val="Intense Quote"/>
    <w:basedOn w:val="Normal"/>
    <w:next w:val="Normal"/>
    <w:link w:val="IntenseQuoteChar"/>
    <w:uiPriority w:val="30"/>
    <w:unhideWhenUsed/>
    <w:qFormat/>
    <w:rsid w:val="00D23963"/>
    <w:pPr>
      <w:pBdr>
        <w:top w:val="single" w:sz="4" w:space="10" w:color="1F3864" w:themeColor="accent1" w:themeShade="80"/>
        <w:bottom w:val="single" w:sz="4" w:space="10" w:color="1F3864" w:themeColor="accent1" w:themeShade="80"/>
      </w:pBdr>
      <w:spacing w:before="360" w:after="360" w:line="264" w:lineRule="auto"/>
      <w:ind w:left="864" w:right="864"/>
      <w:jc w:val="center"/>
    </w:pPr>
    <w:rPr>
      <w:rFonts w:eastAsiaTheme="minorEastAsia"/>
      <w:i/>
      <w:iCs/>
      <w:color w:val="1F3864" w:themeColor="accent1" w:themeShade="80"/>
      <w:lang w:eastAsia="ja-JP"/>
    </w:rPr>
  </w:style>
  <w:style w:type="character" w:customStyle="1" w:styleId="IntenseQuoteChar">
    <w:name w:val="Intense Quote Char"/>
    <w:basedOn w:val="DefaultParagraphFont"/>
    <w:link w:val="IntenseQuote"/>
    <w:uiPriority w:val="30"/>
    <w:rsid w:val="00D23963"/>
    <w:rPr>
      <w:rFonts w:eastAsiaTheme="minorEastAsia"/>
      <w:i/>
      <w:iCs/>
      <w:color w:val="1F3864" w:themeColor="accent1" w:themeShade="80"/>
      <w:lang w:eastAsia="ja-JP"/>
    </w:rPr>
  </w:style>
  <w:style w:type="character" w:styleId="IntenseReference">
    <w:name w:val="Intense Reference"/>
    <w:basedOn w:val="DefaultParagraphFont"/>
    <w:uiPriority w:val="32"/>
    <w:unhideWhenUsed/>
    <w:qFormat/>
    <w:rsid w:val="00D23963"/>
    <w:rPr>
      <w:b/>
      <w:bCs/>
      <w:caps w:val="0"/>
      <w:smallCaps/>
      <w:color w:val="1F3864" w:themeColor="accent1" w:themeShade="80"/>
      <w:spacing w:val="5"/>
    </w:rPr>
  </w:style>
  <w:style w:type="paragraph" w:styleId="Caption">
    <w:name w:val="caption"/>
    <w:basedOn w:val="Normal"/>
    <w:next w:val="Normal"/>
    <w:link w:val="CaptionChar"/>
    <w:unhideWhenUsed/>
    <w:qFormat/>
    <w:rsid w:val="00D23963"/>
    <w:pPr>
      <w:spacing w:before="120" w:after="200" w:line="264" w:lineRule="auto"/>
    </w:pPr>
    <w:rPr>
      <w:rFonts w:eastAsiaTheme="minorEastAsia"/>
      <w:b/>
      <w:bCs/>
      <w:color w:val="323E4F" w:themeColor="text2" w:themeShade="BF"/>
      <w:szCs w:val="16"/>
      <w:lang w:eastAsia="ja-JP"/>
    </w:rPr>
  </w:style>
  <w:style w:type="paragraph" w:styleId="TOCHeading">
    <w:name w:val="TOC Heading"/>
    <w:basedOn w:val="Heading1"/>
    <w:next w:val="Normal"/>
    <w:uiPriority w:val="39"/>
    <w:unhideWhenUsed/>
    <w:qFormat/>
    <w:rsid w:val="00D23963"/>
    <w:pPr>
      <w:keepNext w:val="0"/>
      <w:keepLines w:val="0"/>
      <w:spacing w:before="120" w:line="264" w:lineRule="auto"/>
      <w:outlineLvl w:val="9"/>
    </w:pPr>
    <w:rPr>
      <w:b/>
      <w:color w:val="0070C0"/>
      <w:spacing w:val="15"/>
      <w:szCs w:val="28"/>
      <w:lang w:eastAsia="ja-JP"/>
    </w:rPr>
  </w:style>
  <w:style w:type="paragraph" w:styleId="BalloonText">
    <w:name w:val="Balloon Text"/>
    <w:basedOn w:val="Normal"/>
    <w:link w:val="BalloonTextChar"/>
    <w:semiHidden/>
    <w:unhideWhenUsed/>
    <w:rsid w:val="00D23963"/>
    <w:pPr>
      <w:spacing w:after="0" w:line="240" w:lineRule="auto"/>
    </w:pPr>
    <w:rPr>
      <w:rFonts w:ascii="Segoe UI" w:eastAsiaTheme="minorEastAsia" w:hAnsi="Segoe UI" w:cs="Segoe UI"/>
      <w:szCs w:val="18"/>
      <w:lang w:eastAsia="ja-JP"/>
    </w:rPr>
  </w:style>
  <w:style w:type="character" w:customStyle="1" w:styleId="BalloonTextChar">
    <w:name w:val="Balloon Text Char"/>
    <w:basedOn w:val="DefaultParagraphFont"/>
    <w:link w:val="BalloonText"/>
    <w:semiHidden/>
    <w:rsid w:val="00D23963"/>
    <w:rPr>
      <w:rFonts w:ascii="Segoe UI" w:eastAsiaTheme="minorEastAsia" w:hAnsi="Segoe UI" w:cs="Segoe UI"/>
      <w:szCs w:val="18"/>
      <w:lang w:eastAsia="ja-JP"/>
    </w:rPr>
  </w:style>
  <w:style w:type="paragraph" w:styleId="BodyText3">
    <w:name w:val="Body Text 3"/>
    <w:basedOn w:val="Normal"/>
    <w:link w:val="BodyText3Char"/>
    <w:uiPriority w:val="99"/>
    <w:semiHidden/>
    <w:unhideWhenUsed/>
    <w:rsid w:val="00D23963"/>
    <w:pPr>
      <w:spacing w:before="120" w:after="120" w:line="264" w:lineRule="auto"/>
    </w:pPr>
    <w:rPr>
      <w:rFonts w:eastAsiaTheme="minorEastAsia"/>
      <w:szCs w:val="16"/>
      <w:lang w:eastAsia="ja-JP"/>
    </w:rPr>
  </w:style>
  <w:style w:type="character" w:customStyle="1" w:styleId="BodyText3Char">
    <w:name w:val="Body Text 3 Char"/>
    <w:basedOn w:val="DefaultParagraphFont"/>
    <w:link w:val="BodyText3"/>
    <w:uiPriority w:val="99"/>
    <w:semiHidden/>
    <w:rsid w:val="00D23963"/>
    <w:rPr>
      <w:rFonts w:eastAsiaTheme="minorEastAsia"/>
      <w:szCs w:val="16"/>
      <w:lang w:eastAsia="ja-JP"/>
    </w:rPr>
  </w:style>
  <w:style w:type="paragraph" w:styleId="BodyTextIndent3">
    <w:name w:val="Body Text Indent 3"/>
    <w:basedOn w:val="Normal"/>
    <w:link w:val="BodyTextIndent3Char"/>
    <w:uiPriority w:val="99"/>
    <w:semiHidden/>
    <w:unhideWhenUsed/>
    <w:rsid w:val="00D23963"/>
    <w:pPr>
      <w:spacing w:before="120" w:after="120" w:line="264" w:lineRule="auto"/>
      <w:ind w:left="360"/>
    </w:pPr>
    <w:rPr>
      <w:rFonts w:eastAsiaTheme="minorEastAsia"/>
      <w:szCs w:val="16"/>
      <w:lang w:eastAsia="ja-JP"/>
    </w:rPr>
  </w:style>
  <w:style w:type="character" w:customStyle="1" w:styleId="BodyTextIndent3Char">
    <w:name w:val="Body Text Indent 3 Char"/>
    <w:basedOn w:val="DefaultParagraphFont"/>
    <w:link w:val="BodyTextIndent3"/>
    <w:uiPriority w:val="99"/>
    <w:semiHidden/>
    <w:rsid w:val="00D23963"/>
    <w:rPr>
      <w:rFonts w:eastAsiaTheme="minorEastAsia"/>
      <w:szCs w:val="16"/>
      <w:lang w:eastAsia="ja-JP"/>
    </w:rPr>
  </w:style>
  <w:style w:type="character" w:styleId="CommentReference">
    <w:name w:val="annotation reference"/>
    <w:basedOn w:val="DefaultParagraphFont"/>
    <w:semiHidden/>
    <w:unhideWhenUsed/>
    <w:rsid w:val="00D23963"/>
    <w:rPr>
      <w:sz w:val="22"/>
      <w:szCs w:val="16"/>
    </w:rPr>
  </w:style>
  <w:style w:type="paragraph" w:styleId="CommentText">
    <w:name w:val="annotation text"/>
    <w:basedOn w:val="Normal"/>
    <w:link w:val="CommentTextChar"/>
    <w:semiHidden/>
    <w:unhideWhenUsed/>
    <w:rsid w:val="00D23963"/>
    <w:pPr>
      <w:spacing w:before="120" w:after="200" w:line="240" w:lineRule="auto"/>
    </w:pPr>
    <w:rPr>
      <w:rFonts w:eastAsiaTheme="minorEastAsia"/>
      <w:szCs w:val="20"/>
      <w:lang w:eastAsia="ja-JP"/>
    </w:rPr>
  </w:style>
  <w:style w:type="character" w:customStyle="1" w:styleId="CommentTextChar">
    <w:name w:val="Comment Text Char"/>
    <w:basedOn w:val="DefaultParagraphFont"/>
    <w:link w:val="CommentText"/>
    <w:semiHidden/>
    <w:rsid w:val="00D23963"/>
    <w:rPr>
      <w:rFonts w:eastAsiaTheme="minorEastAsia"/>
      <w:szCs w:val="20"/>
      <w:lang w:eastAsia="ja-JP"/>
    </w:rPr>
  </w:style>
  <w:style w:type="paragraph" w:styleId="CommentSubject">
    <w:name w:val="annotation subject"/>
    <w:basedOn w:val="CommentText"/>
    <w:next w:val="CommentText"/>
    <w:link w:val="CommentSubjectChar"/>
    <w:semiHidden/>
    <w:unhideWhenUsed/>
    <w:rsid w:val="00D23963"/>
    <w:rPr>
      <w:b/>
      <w:bCs/>
    </w:rPr>
  </w:style>
  <w:style w:type="character" w:customStyle="1" w:styleId="CommentSubjectChar">
    <w:name w:val="Comment Subject Char"/>
    <w:basedOn w:val="CommentTextChar"/>
    <w:link w:val="CommentSubject"/>
    <w:semiHidden/>
    <w:rsid w:val="00D23963"/>
    <w:rPr>
      <w:rFonts w:eastAsiaTheme="minorEastAsia"/>
      <w:b/>
      <w:bCs/>
      <w:szCs w:val="20"/>
      <w:lang w:eastAsia="ja-JP"/>
    </w:rPr>
  </w:style>
  <w:style w:type="paragraph" w:styleId="DocumentMap">
    <w:name w:val="Document Map"/>
    <w:basedOn w:val="Normal"/>
    <w:link w:val="DocumentMapChar"/>
    <w:uiPriority w:val="99"/>
    <w:semiHidden/>
    <w:unhideWhenUsed/>
    <w:rsid w:val="00D23963"/>
    <w:pPr>
      <w:spacing w:after="0" w:line="240" w:lineRule="auto"/>
    </w:pPr>
    <w:rPr>
      <w:rFonts w:ascii="Segoe UI" w:eastAsiaTheme="minorEastAsia" w:hAnsi="Segoe UI" w:cs="Segoe UI"/>
      <w:szCs w:val="16"/>
      <w:lang w:eastAsia="ja-JP"/>
    </w:rPr>
  </w:style>
  <w:style w:type="character" w:customStyle="1" w:styleId="DocumentMapChar">
    <w:name w:val="Document Map Char"/>
    <w:basedOn w:val="DefaultParagraphFont"/>
    <w:link w:val="DocumentMap"/>
    <w:uiPriority w:val="99"/>
    <w:semiHidden/>
    <w:rsid w:val="00D23963"/>
    <w:rPr>
      <w:rFonts w:ascii="Segoe UI" w:eastAsiaTheme="minorEastAsia" w:hAnsi="Segoe UI" w:cs="Segoe UI"/>
      <w:szCs w:val="16"/>
      <w:lang w:eastAsia="ja-JP"/>
    </w:rPr>
  </w:style>
  <w:style w:type="paragraph" w:styleId="EndnoteText">
    <w:name w:val="endnote text"/>
    <w:basedOn w:val="Normal"/>
    <w:link w:val="EndnoteTextChar"/>
    <w:uiPriority w:val="99"/>
    <w:semiHidden/>
    <w:unhideWhenUsed/>
    <w:rsid w:val="00D23963"/>
    <w:pPr>
      <w:spacing w:after="0" w:line="240" w:lineRule="auto"/>
    </w:pPr>
    <w:rPr>
      <w:rFonts w:eastAsiaTheme="minorEastAsia"/>
      <w:szCs w:val="20"/>
      <w:lang w:eastAsia="ja-JP"/>
    </w:rPr>
  </w:style>
  <w:style w:type="character" w:customStyle="1" w:styleId="EndnoteTextChar">
    <w:name w:val="Endnote Text Char"/>
    <w:basedOn w:val="DefaultParagraphFont"/>
    <w:link w:val="EndnoteText"/>
    <w:uiPriority w:val="99"/>
    <w:semiHidden/>
    <w:rsid w:val="00D23963"/>
    <w:rPr>
      <w:rFonts w:eastAsiaTheme="minorEastAsia"/>
      <w:szCs w:val="20"/>
      <w:lang w:eastAsia="ja-JP"/>
    </w:rPr>
  </w:style>
  <w:style w:type="paragraph" w:styleId="EnvelopeReturn">
    <w:name w:val="envelope return"/>
    <w:basedOn w:val="Normal"/>
    <w:uiPriority w:val="99"/>
    <w:semiHidden/>
    <w:unhideWhenUsed/>
    <w:rsid w:val="00D23963"/>
    <w:pPr>
      <w:spacing w:after="0" w:line="240" w:lineRule="auto"/>
    </w:pPr>
    <w:rPr>
      <w:rFonts w:asciiTheme="majorHAnsi" w:eastAsiaTheme="majorEastAsia" w:hAnsiTheme="majorHAnsi" w:cstheme="majorBidi"/>
      <w:szCs w:val="20"/>
      <w:lang w:eastAsia="ja-JP"/>
    </w:rPr>
  </w:style>
  <w:style w:type="paragraph" w:styleId="FootnoteText">
    <w:name w:val="footnote text"/>
    <w:basedOn w:val="Normal"/>
    <w:link w:val="FootnoteTextChar"/>
    <w:semiHidden/>
    <w:unhideWhenUsed/>
    <w:rsid w:val="00D23963"/>
    <w:pPr>
      <w:spacing w:after="0" w:line="240" w:lineRule="auto"/>
    </w:pPr>
    <w:rPr>
      <w:rFonts w:eastAsiaTheme="minorEastAsia"/>
      <w:szCs w:val="20"/>
      <w:lang w:eastAsia="ja-JP"/>
    </w:rPr>
  </w:style>
  <w:style w:type="character" w:customStyle="1" w:styleId="FootnoteTextChar">
    <w:name w:val="Footnote Text Char"/>
    <w:basedOn w:val="DefaultParagraphFont"/>
    <w:link w:val="FootnoteText"/>
    <w:semiHidden/>
    <w:rsid w:val="00D23963"/>
    <w:rPr>
      <w:rFonts w:eastAsiaTheme="minorEastAsia"/>
      <w:szCs w:val="20"/>
      <w:lang w:eastAsia="ja-JP"/>
    </w:rPr>
  </w:style>
  <w:style w:type="character" w:styleId="HTMLCode">
    <w:name w:val="HTML Code"/>
    <w:basedOn w:val="DefaultParagraphFont"/>
    <w:uiPriority w:val="99"/>
    <w:semiHidden/>
    <w:unhideWhenUsed/>
    <w:rsid w:val="00D23963"/>
    <w:rPr>
      <w:rFonts w:ascii="Consolas" w:hAnsi="Consolas"/>
      <w:sz w:val="22"/>
      <w:szCs w:val="20"/>
    </w:rPr>
  </w:style>
  <w:style w:type="character" w:styleId="HTMLKeyboard">
    <w:name w:val="HTML Keyboard"/>
    <w:basedOn w:val="DefaultParagraphFont"/>
    <w:uiPriority w:val="99"/>
    <w:semiHidden/>
    <w:unhideWhenUsed/>
    <w:rsid w:val="00D23963"/>
    <w:rPr>
      <w:rFonts w:ascii="Consolas" w:hAnsi="Consolas"/>
      <w:sz w:val="22"/>
      <w:szCs w:val="20"/>
    </w:rPr>
  </w:style>
  <w:style w:type="paragraph" w:styleId="HTMLPreformatted">
    <w:name w:val="HTML Preformatted"/>
    <w:basedOn w:val="Normal"/>
    <w:link w:val="HTMLPreformattedChar"/>
    <w:uiPriority w:val="99"/>
    <w:unhideWhenUsed/>
    <w:rsid w:val="00D23963"/>
    <w:pPr>
      <w:spacing w:after="0" w:line="240" w:lineRule="auto"/>
    </w:pPr>
    <w:rPr>
      <w:rFonts w:ascii="Consolas" w:eastAsiaTheme="minorEastAsia" w:hAnsi="Consolas"/>
      <w:szCs w:val="20"/>
      <w:lang w:eastAsia="ja-JP"/>
    </w:rPr>
  </w:style>
  <w:style w:type="character" w:customStyle="1" w:styleId="HTMLPreformattedChar">
    <w:name w:val="HTML Preformatted Char"/>
    <w:basedOn w:val="DefaultParagraphFont"/>
    <w:link w:val="HTMLPreformatted"/>
    <w:uiPriority w:val="99"/>
    <w:rsid w:val="00D23963"/>
    <w:rPr>
      <w:rFonts w:ascii="Consolas" w:eastAsiaTheme="minorEastAsia" w:hAnsi="Consolas"/>
      <w:szCs w:val="20"/>
      <w:lang w:eastAsia="ja-JP"/>
    </w:rPr>
  </w:style>
  <w:style w:type="character" w:styleId="HTMLTypewriter">
    <w:name w:val="HTML Typewriter"/>
    <w:basedOn w:val="DefaultParagraphFont"/>
    <w:uiPriority w:val="99"/>
    <w:semiHidden/>
    <w:unhideWhenUsed/>
    <w:rsid w:val="00D23963"/>
    <w:rPr>
      <w:rFonts w:ascii="Consolas" w:hAnsi="Consolas"/>
      <w:sz w:val="22"/>
      <w:szCs w:val="20"/>
    </w:rPr>
  </w:style>
  <w:style w:type="paragraph" w:styleId="MacroText">
    <w:name w:val="macro"/>
    <w:link w:val="MacroTextChar"/>
    <w:uiPriority w:val="99"/>
    <w:semiHidden/>
    <w:unhideWhenUsed/>
    <w:rsid w:val="00D23963"/>
    <w:pPr>
      <w:tabs>
        <w:tab w:val="left" w:pos="480"/>
        <w:tab w:val="left" w:pos="960"/>
        <w:tab w:val="left" w:pos="1440"/>
        <w:tab w:val="left" w:pos="1920"/>
        <w:tab w:val="left" w:pos="2400"/>
        <w:tab w:val="left" w:pos="2880"/>
        <w:tab w:val="left" w:pos="3360"/>
        <w:tab w:val="left" w:pos="3840"/>
        <w:tab w:val="left" w:pos="4320"/>
      </w:tabs>
      <w:spacing w:before="120" w:after="0" w:line="264" w:lineRule="auto"/>
    </w:pPr>
    <w:rPr>
      <w:rFonts w:ascii="Consolas" w:eastAsiaTheme="minorEastAsia" w:hAnsi="Consolas"/>
      <w:szCs w:val="20"/>
      <w:lang w:eastAsia="ja-JP"/>
    </w:rPr>
  </w:style>
  <w:style w:type="character" w:customStyle="1" w:styleId="MacroTextChar">
    <w:name w:val="Macro Text Char"/>
    <w:basedOn w:val="DefaultParagraphFont"/>
    <w:link w:val="MacroText"/>
    <w:uiPriority w:val="99"/>
    <w:semiHidden/>
    <w:rsid w:val="00D23963"/>
    <w:rPr>
      <w:rFonts w:ascii="Consolas" w:eastAsiaTheme="minorEastAsia" w:hAnsi="Consolas"/>
      <w:szCs w:val="20"/>
      <w:lang w:eastAsia="ja-JP"/>
    </w:rPr>
  </w:style>
  <w:style w:type="paragraph" w:styleId="PlainText">
    <w:name w:val="Plain Text"/>
    <w:basedOn w:val="Normal"/>
    <w:link w:val="PlainTextChar"/>
    <w:unhideWhenUsed/>
    <w:rsid w:val="00D23963"/>
    <w:pPr>
      <w:spacing w:after="0" w:line="240" w:lineRule="auto"/>
    </w:pPr>
    <w:rPr>
      <w:rFonts w:ascii="Consolas" w:eastAsiaTheme="minorEastAsia" w:hAnsi="Consolas"/>
      <w:szCs w:val="21"/>
      <w:lang w:eastAsia="ja-JP"/>
    </w:rPr>
  </w:style>
  <w:style w:type="character" w:customStyle="1" w:styleId="PlainTextChar">
    <w:name w:val="Plain Text Char"/>
    <w:basedOn w:val="DefaultParagraphFont"/>
    <w:link w:val="PlainText"/>
    <w:rsid w:val="00D23963"/>
    <w:rPr>
      <w:rFonts w:ascii="Consolas" w:eastAsiaTheme="minorEastAsia" w:hAnsi="Consolas"/>
      <w:szCs w:val="21"/>
      <w:lang w:eastAsia="ja-JP"/>
    </w:rPr>
  </w:style>
  <w:style w:type="paragraph" w:styleId="BlockText">
    <w:name w:val="Block Text"/>
    <w:basedOn w:val="Normal"/>
    <w:unhideWhenUsed/>
    <w:rsid w:val="00D23963"/>
    <w:pPr>
      <w:pBdr>
        <w:top w:val="single" w:sz="2" w:space="10" w:color="1F3864" w:themeColor="accent1" w:themeShade="80" w:shadow="1"/>
        <w:left w:val="single" w:sz="2" w:space="10" w:color="1F3864" w:themeColor="accent1" w:themeShade="80" w:shadow="1"/>
        <w:bottom w:val="single" w:sz="2" w:space="10" w:color="1F3864" w:themeColor="accent1" w:themeShade="80" w:shadow="1"/>
        <w:right w:val="single" w:sz="2" w:space="10" w:color="1F3864" w:themeColor="accent1" w:themeShade="80" w:shadow="1"/>
      </w:pBdr>
      <w:spacing w:before="120" w:after="200" w:line="264" w:lineRule="auto"/>
      <w:ind w:left="1152" w:right="1152"/>
    </w:pPr>
    <w:rPr>
      <w:rFonts w:eastAsiaTheme="minorEastAsia"/>
      <w:i/>
      <w:iCs/>
      <w:color w:val="1F3864" w:themeColor="accent1" w:themeShade="80"/>
      <w:lang w:eastAsia="ja-JP"/>
    </w:rPr>
  </w:style>
  <w:style w:type="character" w:styleId="PlaceholderText">
    <w:name w:val="Placeholder Text"/>
    <w:basedOn w:val="DefaultParagraphFont"/>
    <w:uiPriority w:val="99"/>
    <w:semiHidden/>
    <w:rsid w:val="00D23963"/>
    <w:rPr>
      <w:color w:val="3B3838" w:themeColor="background2" w:themeShade="40"/>
    </w:rPr>
  </w:style>
  <w:style w:type="paragraph" w:styleId="Header">
    <w:name w:val="header"/>
    <w:aliases w:val="Header 1"/>
    <w:basedOn w:val="Normal"/>
    <w:link w:val="HeaderChar"/>
    <w:uiPriority w:val="99"/>
    <w:unhideWhenUsed/>
    <w:rsid w:val="00D23963"/>
    <w:pPr>
      <w:spacing w:after="0" w:line="240" w:lineRule="auto"/>
    </w:pPr>
    <w:rPr>
      <w:rFonts w:eastAsiaTheme="minorEastAsia"/>
      <w:lang w:eastAsia="ja-JP"/>
    </w:rPr>
  </w:style>
  <w:style w:type="character" w:customStyle="1" w:styleId="HeaderChar">
    <w:name w:val="Header Char"/>
    <w:aliases w:val="Header 1 Char"/>
    <w:basedOn w:val="DefaultParagraphFont"/>
    <w:link w:val="Header"/>
    <w:uiPriority w:val="99"/>
    <w:rsid w:val="00D23963"/>
    <w:rPr>
      <w:rFonts w:eastAsiaTheme="minorEastAsia"/>
      <w:lang w:eastAsia="ja-JP"/>
    </w:rPr>
  </w:style>
  <w:style w:type="paragraph" w:styleId="Footer">
    <w:name w:val="footer"/>
    <w:basedOn w:val="Normal"/>
    <w:link w:val="FooterChar"/>
    <w:uiPriority w:val="99"/>
    <w:unhideWhenUsed/>
    <w:rsid w:val="00D23963"/>
    <w:pPr>
      <w:spacing w:after="0" w:line="240" w:lineRule="auto"/>
    </w:pPr>
    <w:rPr>
      <w:rFonts w:eastAsiaTheme="minorEastAsia"/>
      <w:lang w:eastAsia="ja-JP"/>
    </w:rPr>
  </w:style>
  <w:style w:type="character" w:customStyle="1" w:styleId="FooterChar">
    <w:name w:val="Footer Char"/>
    <w:basedOn w:val="DefaultParagraphFont"/>
    <w:link w:val="Footer"/>
    <w:uiPriority w:val="99"/>
    <w:rsid w:val="00D23963"/>
    <w:rPr>
      <w:rFonts w:eastAsiaTheme="minorEastAsia"/>
      <w:lang w:eastAsia="ja-JP"/>
    </w:rPr>
  </w:style>
  <w:style w:type="character" w:customStyle="1" w:styleId="apple-converted-space">
    <w:name w:val="apple-converted-space"/>
    <w:basedOn w:val="DefaultParagraphFont"/>
    <w:rsid w:val="00D23963"/>
  </w:style>
  <w:style w:type="paragraph" w:styleId="NormalWeb">
    <w:name w:val="Normal (Web)"/>
    <w:basedOn w:val="Normal"/>
    <w:uiPriority w:val="99"/>
    <w:unhideWhenUsed/>
    <w:rsid w:val="00D2396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23963"/>
    <w:rPr>
      <w:color w:val="0563C1" w:themeColor="hyperlink"/>
      <w:u w:val="single"/>
    </w:rPr>
  </w:style>
  <w:style w:type="character" w:styleId="PageNumber">
    <w:name w:val="page number"/>
    <w:aliases w:val="Style 133"/>
    <w:basedOn w:val="DefaultParagraphFont"/>
    <w:rsid w:val="00D23963"/>
    <w:rPr>
      <w:rFonts w:cs="Times New Roman"/>
    </w:rPr>
  </w:style>
  <w:style w:type="paragraph" w:customStyle="1" w:styleId="Header1">
    <w:name w:val="Header1"/>
    <w:uiPriority w:val="99"/>
    <w:qFormat/>
    <w:rsid w:val="00D23963"/>
    <w:pPr>
      <w:tabs>
        <w:tab w:val="right" w:pos="9360"/>
      </w:tabs>
      <w:spacing w:before="200" w:after="200" w:line="276" w:lineRule="auto"/>
    </w:pPr>
    <w:rPr>
      <w:rFonts w:ascii="Calibri" w:eastAsiaTheme="minorEastAsia" w:hAnsi="Calibri"/>
      <w:sz w:val="18"/>
      <w:szCs w:val="18"/>
    </w:rPr>
  </w:style>
  <w:style w:type="paragraph" w:customStyle="1" w:styleId="BAHOfficeAddressBAH">
    <w:name w:val="BAH Office Address BAH"/>
    <w:rsid w:val="00D23963"/>
    <w:pPr>
      <w:spacing w:before="200" w:after="200" w:line="276" w:lineRule="auto"/>
    </w:pPr>
    <w:rPr>
      <w:rFonts w:ascii="Arial Narrow" w:eastAsiaTheme="minorEastAsia" w:hAnsi="Arial Narrow" w:cs="Arial"/>
      <w:color w:val="FFFFFF"/>
      <w:sz w:val="16"/>
      <w:szCs w:val="20"/>
    </w:rPr>
  </w:style>
  <w:style w:type="paragraph" w:customStyle="1" w:styleId="BAHOfficeAddressLastBAH">
    <w:name w:val="BAH Office Address Last BAH"/>
    <w:next w:val="BAHURLBAH"/>
    <w:rsid w:val="00D23963"/>
    <w:pPr>
      <w:spacing w:before="200" w:after="120" w:line="276" w:lineRule="auto"/>
    </w:pPr>
    <w:rPr>
      <w:rFonts w:ascii="Arial Narrow" w:eastAsiaTheme="minorEastAsia" w:hAnsi="Arial Narrow"/>
      <w:color w:val="FFFFFF"/>
      <w:sz w:val="16"/>
      <w:szCs w:val="20"/>
    </w:rPr>
  </w:style>
  <w:style w:type="paragraph" w:customStyle="1" w:styleId="BAHURLBAH">
    <w:name w:val="BAH URL BAH"/>
    <w:next w:val="BAHOfficeAddressBAH"/>
    <w:rsid w:val="00D23963"/>
    <w:pPr>
      <w:spacing w:before="200" w:after="200" w:line="276" w:lineRule="auto"/>
    </w:pPr>
    <w:rPr>
      <w:rFonts w:ascii="Arial Narrow" w:eastAsiaTheme="minorEastAsia" w:hAnsi="Arial Narrow"/>
      <w:b/>
      <w:bCs/>
      <w:color w:val="FFFFFF"/>
      <w:sz w:val="16"/>
      <w:szCs w:val="20"/>
    </w:rPr>
  </w:style>
  <w:style w:type="table" w:styleId="MediumGrid3-Accent1">
    <w:name w:val="Medium Grid 3 Accent 1"/>
    <w:basedOn w:val="TableNormal"/>
    <w:uiPriority w:val="69"/>
    <w:rsid w:val="00D23963"/>
    <w:pPr>
      <w:spacing w:before="200" w:after="200" w:line="276"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paragraph" w:customStyle="1" w:styleId="NormalArial11">
    <w:name w:val="Normal Arial 11"/>
    <w:basedOn w:val="Normal"/>
    <w:link w:val="NormalArial11Char"/>
    <w:qFormat/>
    <w:rsid w:val="00D23963"/>
    <w:pPr>
      <w:spacing w:before="200" w:after="200" w:line="276" w:lineRule="auto"/>
      <w:jc w:val="both"/>
    </w:pPr>
    <w:rPr>
      <w:rFonts w:ascii="Arial" w:eastAsiaTheme="minorEastAsia" w:hAnsi="Arial" w:cs="Arial"/>
    </w:rPr>
  </w:style>
  <w:style w:type="character" w:customStyle="1" w:styleId="NormalArial11Char">
    <w:name w:val="Normal Arial 11 Char"/>
    <w:basedOn w:val="DefaultParagraphFont"/>
    <w:link w:val="NormalArial11"/>
    <w:rsid w:val="00D23963"/>
    <w:rPr>
      <w:rFonts w:ascii="Arial" w:eastAsiaTheme="minorEastAsia" w:hAnsi="Arial" w:cs="Arial"/>
    </w:rPr>
  </w:style>
  <w:style w:type="numbering" w:customStyle="1" w:styleId="BAHHeadings">
    <w:name w:val="BAH Headings"/>
    <w:uiPriority w:val="99"/>
    <w:rsid w:val="00D23963"/>
    <w:pPr>
      <w:numPr>
        <w:numId w:val="2"/>
      </w:numPr>
    </w:pPr>
  </w:style>
  <w:style w:type="paragraph" w:styleId="TOC1">
    <w:name w:val="toc 1"/>
    <w:basedOn w:val="Normal"/>
    <w:next w:val="Normal"/>
    <w:autoRedefine/>
    <w:uiPriority w:val="39"/>
    <w:unhideWhenUsed/>
    <w:rsid w:val="00D23963"/>
    <w:pPr>
      <w:spacing w:before="120" w:after="100" w:line="264" w:lineRule="auto"/>
    </w:pPr>
    <w:rPr>
      <w:rFonts w:eastAsiaTheme="minorEastAsia"/>
      <w:lang w:eastAsia="ja-JP"/>
    </w:rPr>
  </w:style>
  <w:style w:type="paragraph" w:styleId="TOC2">
    <w:name w:val="toc 2"/>
    <w:basedOn w:val="Normal"/>
    <w:next w:val="Normal"/>
    <w:autoRedefine/>
    <w:uiPriority w:val="39"/>
    <w:unhideWhenUsed/>
    <w:rsid w:val="00D23963"/>
    <w:pPr>
      <w:spacing w:before="120" w:after="100" w:line="264" w:lineRule="auto"/>
      <w:ind w:left="220"/>
    </w:pPr>
    <w:rPr>
      <w:rFonts w:eastAsiaTheme="minorEastAsia"/>
      <w:lang w:eastAsia="ja-JP"/>
    </w:rPr>
  </w:style>
  <w:style w:type="paragraph" w:customStyle="1" w:styleId="xnormalarial11">
    <w:name w:val="x_normalarial11"/>
    <w:basedOn w:val="Normal"/>
    <w:rsid w:val="00D2396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23963"/>
    <w:rPr>
      <w:b/>
      <w:bCs/>
    </w:rPr>
  </w:style>
  <w:style w:type="character" w:styleId="FollowedHyperlink">
    <w:name w:val="FollowedHyperlink"/>
    <w:basedOn w:val="DefaultParagraphFont"/>
    <w:unhideWhenUsed/>
    <w:rsid w:val="00D23963"/>
    <w:rPr>
      <w:color w:val="954F72" w:themeColor="followedHyperlink"/>
      <w:u w:val="single"/>
    </w:rPr>
  </w:style>
  <w:style w:type="character" w:styleId="FootnoteReference">
    <w:name w:val="footnote reference"/>
    <w:basedOn w:val="DefaultParagraphFont"/>
    <w:semiHidden/>
    <w:unhideWhenUsed/>
    <w:rsid w:val="00D23963"/>
    <w:rPr>
      <w:vertAlign w:val="superscript"/>
    </w:rPr>
  </w:style>
  <w:style w:type="paragraph" w:customStyle="1" w:styleId="Default">
    <w:name w:val="Default"/>
    <w:basedOn w:val="Normal"/>
    <w:rsid w:val="00D23963"/>
    <w:pPr>
      <w:autoSpaceDE w:val="0"/>
      <w:autoSpaceDN w:val="0"/>
      <w:spacing w:after="200" w:line="240" w:lineRule="auto"/>
    </w:pPr>
    <w:rPr>
      <w:rFonts w:ascii="Times New Roman" w:eastAsia="Times New Roman" w:hAnsi="Times New Roman" w:cs="Times New Roman"/>
      <w:color w:val="000000"/>
      <w:szCs w:val="24"/>
    </w:rPr>
  </w:style>
  <w:style w:type="paragraph" w:styleId="TableofFigures">
    <w:name w:val="table of figures"/>
    <w:basedOn w:val="Normal"/>
    <w:next w:val="Normal"/>
    <w:uiPriority w:val="99"/>
    <w:rsid w:val="00D23963"/>
    <w:pPr>
      <w:tabs>
        <w:tab w:val="left" w:pos="1080"/>
        <w:tab w:val="right" w:leader="dot" w:pos="8626"/>
      </w:tabs>
      <w:spacing w:before="120" w:after="0" w:line="276" w:lineRule="auto"/>
    </w:pPr>
    <w:rPr>
      <w:rFonts w:ascii="Arial" w:hAnsi="Arial"/>
      <w:bCs/>
      <w:sz w:val="20"/>
    </w:rPr>
  </w:style>
  <w:style w:type="character" w:customStyle="1" w:styleId="CaptionChar">
    <w:name w:val="Caption Char"/>
    <w:link w:val="Caption"/>
    <w:rsid w:val="00D23963"/>
    <w:rPr>
      <w:rFonts w:eastAsiaTheme="minorEastAsia"/>
      <w:b/>
      <w:bCs/>
      <w:color w:val="323E4F" w:themeColor="text2" w:themeShade="BF"/>
      <w:szCs w:val="16"/>
      <w:lang w:eastAsia="ja-JP"/>
    </w:rPr>
  </w:style>
  <w:style w:type="paragraph" w:customStyle="1" w:styleId="Bullet">
    <w:name w:val="Bullet"/>
    <w:basedOn w:val="Normal"/>
    <w:rsid w:val="00D23963"/>
    <w:pPr>
      <w:numPr>
        <w:numId w:val="4"/>
      </w:numPr>
      <w:spacing w:before="120" w:after="120" w:line="276" w:lineRule="auto"/>
    </w:pPr>
    <w:rPr>
      <w:szCs w:val="20"/>
    </w:rPr>
  </w:style>
  <w:style w:type="character" w:customStyle="1" w:styleId="ListParagraphChar">
    <w:name w:val="List Paragraph Char"/>
    <w:link w:val="ListParagraph"/>
    <w:uiPriority w:val="34"/>
    <w:locked/>
    <w:rsid w:val="00D23963"/>
  </w:style>
  <w:style w:type="paragraph" w:styleId="TOC3">
    <w:name w:val="toc 3"/>
    <w:basedOn w:val="Normal"/>
    <w:next w:val="Normal"/>
    <w:autoRedefine/>
    <w:uiPriority w:val="39"/>
    <w:unhideWhenUsed/>
    <w:rsid w:val="00D23963"/>
    <w:pPr>
      <w:spacing w:after="100" w:line="240" w:lineRule="auto"/>
      <w:ind w:left="480"/>
    </w:pPr>
    <w:rPr>
      <w:rFonts w:ascii="Times New Roman" w:eastAsia="Times New Roman" w:hAnsi="Times New Roman" w:cs="Times New Roman"/>
      <w:sz w:val="24"/>
      <w:szCs w:val="24"/>
    </w:rPr>
  </w:style>
  <w:style w:type="paragraph" w:customStyle="1" w:styleId="NewNormal">
    <w:name w:val="New Normal"/>
    <w:basedOn w:val="Normal"/>
    <w:autoRedefine/>
    <w:rsid w:val="00D23963"/>
    <w:pPr>
      <w:spacing w:before="120" w:after="120" w:line="276" w:lineRule="auto"/>
    </w:pPr>
  </w:style>
  <w:style w:type="paragraph" w:styleId="NoSpacing">
    <w:name w:val="No Spacing"/>
    <w:uiPriority w:val="1"/>
    <w:qFormat/>
    <w:rsid w:val="00D23963"/>
    <w:pPr>
      <w:spacing w:after="0" w:line="240" w:lineRule="auto"/>
    </w:pPr>
  </w:style>
  <w:style w:type="character" w:customStyle="1" w:styleId="expand-control-icon">
    <w:name w:val="expand-control-icon"/>
    <w:basedOn w:val="DefaultParagraphFont"/>
    <w:rsid w:val="00D23963"/>
  </w:style>
  <w:style w:type="character" w:customStyle="1" w:styleId="expand-control-text">
    <w:name w:val="expand-control-text"/>
    <w:basedOn w:val="DefaultParagraphFont"/>
    <w:rsid w:val="00D23963"/>
  </w:style>
  <w:style w:type="paragraph" w:customStyle="1" w:styleId="harveyball">
    <w:name w:val="harvey ball"/>
    <w:basedOn w:val="Normal"/>
    <w:rsid w:val="00D23963"/>
    <w:pPr>
      <w:spacing w:before="20" w:after="20" w:line="276" w:lineRule="auto"/>
      <w:jc w:val="center"/>
    </w:pPr>
    <w:rPr>
      <w:rFonts w:ascii="Harvey Balls" w:hAnsi="Harvey Balls"/>
    </w:rPr>
  </w:style>
  <w:style w:type="paragraph" w:customStyle="1" w:styleId="AppendixAHeading">
    <w:name w:val="Appendix A Heading"/>
    <w:basedOn w:val="Heading1"/>
    <w:next w:val="Normal"/>
    <w:rsid w:val="00D23963"/>
    <w:pPr>
      <w:numPr>
        <w:numId w:val="5"/>
      </w:numPr>
      <w:tabs>
        <w:tab w:val="clear" w:pos="2160"/>
      </w:tabs>
      <w:spacing w:line="276" w:lineRule="auto"/>
      <w:ind w:left="2880" w:hanging="2880"/>
    </w:pPr>
    <w:rPr>
      <w:caps/>
    </w:rPr>
  </w:style>
  <w:style w:type="paragraph" w:customStyle="1" w:styleId="DocDate">
    <w:name w:val="DocDate"/>
    <w:basedOn w:val="Normal"/>
    <w:rsid w:val="00D23963"/>
    <w:pPr>
      <w:spacing w:before="120" w:after="120" w:line="276" w:lineRule="auto"/>
      <w:jc w:val="center"/>
    </w:pPr>
    <w:rPr>
      <w:sz w:val="28"/>
    </w:rPr>
  </w:style>
  <w:style w:type="paragraph" w:styleId="TOC4">
    <w:name w:val="toc 4"/>
    <w:basedOn w:val="Normal"/>
    <w:next w:val="Normal"/>
    <w:autoRedefine/>
    <w:uiPriority w:val="39"/>
    <w:rsid w:val="00D23963"/>
    <w:pPr>
      <w:tabs>
        <w:tab w:val="left" w:pos="1872"/>
        <w:tab w:val="right" w:leader="dot" w:pos="8630"/>
      </w:tabs>
      <w:spacing w:before="60" w:after="60" w:line="276" w:lineRule="auto"/>
      <w:ind w:left="1080"/>
    </w:pPr>
    <w:rPr>
      <w:noProof/>
      <w:sz w:val="20"/>
    </w:rPr>
  </w:style>
  <w:style w:type="paragraph" w:styleId="TOC5">
    <w:name w:val="toc 5"/>
    <w:basedOn w:val="Normal"/>
    <w:next w:val="Normal"/>
    <w:autoRedefine/>
    <w:uiPriority w:val="39"/>
    <w:rsid w:val="00D23963"/>
    <w:pPr>
      <w:tabs>
        <w:tab w:val="left" w:pos="2520"/>
        <w:tab w:val="right" w:leader="dot" w:pos="8626"/>
      </w:tabs>
      <w:spacing w:before="60" w:after="60" w:line="276" w:lineRule="auto"/>
      <w:ind w:left="1440"/>
    </w:pPr>
    <w:rPr>
      <w:sz w:val="20"/>
    </w:rPr>
  </w:style>
  <w:style w:type="paragraph" w:styleId="TOC6">
    <w:name w:val="toc 6"/>
    <w:basedOn w:val="Normal"/>
    <w:next w:val="Normal"/>
    <w:autoRedefine/>
    <w:uiPriority w:val="39"/>
    <w:rsid w:val="00D23963"/>
    <w:pPr>
      <w:tabs>
        <w:tab w:val="left" w:pos="360"/>
        <w:tab w:val="right" w:leader="dot" w:pos="8626"/>
      </w:tabs>
      <w:spacing w:before="120" w:after="0" w:line="276" w:lineRule="auto"/>
    </w:pPr>
    <w:rPr>
      <w:b/>
    </w:rPr>
  </w:style>
  <w:style w:type="paragraph" w:styleId="TOC7">
    <w:name w:val="toc 7"/>
    <w:basedOn w:val="Normal"/>
    <w:next w:val="Normal"/>
    <w:autoRedefine/>
    <w:uiPriority w:val="39"/>
    <w:rsid w:val="00D23963"/>
    <w:pPr>
      <w:tabs>
        <w:tab w:val="left" w:pos="936"/>
        <w:tab w:val="right" w:leader="dot" w:pos="8630"/>
      </w:tabs>
      <w:spacing w:before="60" w:after="60" w:line="276" w:lineRule="auto"/>
      <w:ind w:left="360"/>
    </w:pPr>
  </w:style>
  <w:style w:type="paragraph" w:styleId="TOC8">
    <w:name w:val="toc 8"/>
    <w:basedOn w:val="Normal"/>
    <w:next w:val="Normal"/>
    <w:autoRedefine/>
    <w:uiPriority w:val="39"/>
    <w:rsid w:val="00D23963"/>
    <w:pPr>
      <w:tabs>
        <w:tab w:val="left" w:pos="1584"/>
        <w:tab w:val="right" w:leader="dot" w:pos="8626"/>
      </w:tabs>
      <w:spacing w:before="60" w:after="60" w:line="276" w:lineRule="auto"/>
      <w:ind w:left="720"/>
    </w:pPr>
    <w:rPr>
      <w:sz w:val="20"/>
    </w:rPr>
  </w:style>
  <w:style w:type="paragraph" w:styleId="TOC9">
    <w:name w:val="toc 9"/>
    <w:basedOn w:val="Normal"/>
    <w:next w:val="Normal"/>
    <w:autoRedefine/>
    <w:uiPriority w:val="39"/>
    <w:rsid w:val="00D23963"/>
    <w:pPr>
      <w:tabs>
        <w:tab w:val="left" w:pos="1872"/>
        <w:tab w:val="right" w:leader="dot" w:pos="8626"/>
      </w:tabs>
      <w:spacing w:before="60" w:after="60" w:line="276" w:lineRule="auto"/>
      <w:ind w:left="1080"/>
    </w:pPr>
    <w:rPr>
      <w:sz w:val="20"/>
    </w:rPr>
  </w:style>
  <w:style w:type="paragraph" w:customStyle="1" w:styleId="version">
    <w:name w:val="version"/>
    <w:basedOn w:val="Normal"/>
    <w:next w:val="Normal"/>
    <w:rsid w:val="00D23963"/>
    <w:pPr>
      <w:spacing w:before="120" w:after="120" w:line="276" w:lineRule="auto"/>
      <w:jc w:val="center"/>
    </w:pPr>
    <w:rPr>
      <w:b/>
    </w:rPr>
  </w:style>
  <w:style w:type="paragraph" w:customStyle="1" w:styleId="Appendix4">
    <w:name w:val="Appendix 4"/>
    <w:basedOn w:val="Normal"/>
    <w:next w:val="Normal"/>
    <w:rsid w:val="00D23963"/>
    <w:pPr>
      <w:keepNext/>
      <w:spacing w:before="120" w:after="120" w:line="276" w:lineRule="auto"/>
    </w:pPr>
    <w:rPr>
      <w:rFonts w:ascii="Arial" w:hAnsi="Arial"/>
      <w:b/>
      <w:i/>
      <w:szCs w:val="20"/>
    </w:rPr>
  </w:style>
  <w:style w:type="paragraph" w:customStyle="1" w:styleId="Centered">
    <w:name w:val="Centered"/>
    <w:basedOn w:val="Normal"/>
    <w:rsid w:val="00D23963"/>
    <w:pPr>
      <w:spacing w:before="120" w:after="120" w:line="276" w:lineRule="auto"/>
      <w:jc w:val="center"/>
    </w:pPr>
    <w:rPr>
      <w:b/>
      <w:szCs w:val="20"/>
    </w:rPr>
  </w:style>
  <w:style w:type="paragraph" w:customStyle="1" w:styleId="CoverDate">
    <w:name w:val="Cover Date"/>
    <w:basedOn w:val="Centered"/>
    <w:rsid w:val="00D23963"/>
    <w:rPr>
      <w:szCs w:val="24"/>
    </w:rPr>
  </w:style>
  <w:style w:type="paragraph" w:customStyle="1" w:styleId="CoverType">
    <w:name w:val="Cover Type"/>
    <w:basedOn w:val="Centered"/>
    <w:rsid w:val="00D23963"/>
    <w:pPr>
      <w:spacing w:after="0"/>
    </w:pPr>
    <w:rPr>
      <w:sz w:val="32"/>
    </w:rPr>
  </w:style>
  <w:style w:type="paragraph" w:customStyle="1" w:styleId="Dash">
    <w:name w:val="Dash"/>
    <w:basedOn w:val="Normal"/>
    <w:rsid w:val="00D23963"/>
    <w:pPr>
      <w:numPr>
        <w:numId w:val="9"/>
      </w:numPr>
      <w:spacing w:before="120" w:after="120" w:line="276" w:lineRule="auto"/>
    </w:pPr>
    <w:rPr>
      <w:szCs w:val="20"/>
    </w:rPr>
  </w:style>
  <w:style w:type="paragraph" w:customStyle="1" w:styleId="DoubleDash">
    <w:name w:val="Double Dash"/>
    <w:basedOn w:val="Dash"/>
    <w:rsid w:val="00D23963"/>
    <w:pPr>
      <w:numPr>
        <w:numId w:val="6"/>
      </w:numPr>
    </w:pPr>
  </w:style>
  <w:style w:type="paragraph" w:customStyle="1" w:styleId="Figure">
    <w:name w:val="Figure"/>
    <w:basedOn w:val="Centered"/>
    <w:next w:val="Normal"/>
    <w:rsid w:val="00D23963"/>
    <w:pPr>
      <w:keepNext/>
    </w:pPr>
  </w:style>
  <w:style w:type="paragraph" w:customStyle="1" w:styleId="Number">
    <w:name w:val="Number"/>
    <w:basedOn w:val="Normal"/>
    <w:rsid w:val="00D23963"/>
    <w:pPr>
      <w:numPr>
        <w:numId w:val="7"/>
      </w:numPr>
      <w:spacing w:before="120" w:after="120" w:line="276" w:lineRule="auto"/>
    </w:pPr>
    <w:rPr>
      <w:szCs w:val="20"/>
    </w:rPr>
  </w:style>
  <w:style w:type="paragraph" w:customStyle="1" w:styleId="Table">
    <w:name w:val="Table"/>
    <w:basedOn w:val="Centered"/>
    <w:next w:val="Normal"/>
    <w:rsid w:val="00D23963"/>
    <w:pPr>
      <w:keepNext/>
    </w:pPr>
  </w:style>
  <w:style w:type="paragraph" w:customStyle="1" w:styleId="TableText">
    <w:name w:val="Table Text"/>
    <w:basedOn w:val="Normal"/>
    <w:link w:val="TableTextChar"/>
    <w:rsid w:val="00D23963"/>
    <w:pPr>
      <w:spacing w:before="20" w:after="20" w:line="276" w:lineRule="auto"/>
    </w:pPr>
    <w:rPr>
      <w:rFonts w:ascii="Arial" w:hAnsi="Arial"/>
      <w:sz w:val="18"/>
      <w:szCs w:val="20"/>
    </w:rPr>
  </w:style>
  <w:style w:type="paragraph" w:customStyle="1" w:styleId="TableBullet">
    <w:name w:val="Table Bullet"/>
    <w:basedOn w:val="TableText"/>
    <w:rsid w:val="00D23963"/>
    <w:pPr>
      <w:numPr>
        <w:numId w:val="8"/>
      </w:numPr>
      <w:tabs>
        <w:tab w:val="clear" w:pos="360"/>
        <w:tab w:val="left" w:pos="216"/>
        <w:tab w:val="num" w:pos="720"/>
      </w:tabs>
      <w:ind w:left="216" w:hanging="216"/>
    </w:pPr>
  </w:style>
  <w:style w:type="paragraph" w:customStyle="1" w:styleId="TableHeader">
    <w:name w:val="Table Header"/>
    <w:basedOn w:val="TableText"/>
    <w:rsid w:val="00D23963"/>
    <w:pPr>
      <w:jc w:val="center"/>
    </w:pPr>
    <w:rPr>
      <w:b/>
    </w:rPr>
  </w:style>
  <w:style w:type="paragraph" w:customStyle="1" w:styleId="UnitName">
    <w:name w:val="Unit Name"/>
    <w:basedOn w:val="CoverType"/>
    <w:rsid w:val="00D23963"/>
    <w:pPr>
      <w:spacing w:after="200"/>
    </w:pPr>
    <w:rPr>
      <w:bCs/>
      <w:szCs w:val="24"/>
    </w:rPr>
  </w:style>
  <w:style w:type="paragraph" w:customStyle="1" w:styleId="Tabletitle">
    <w:name w:val="Table title"/>
    <w:basedOn w:val="Normal"/>
    <w:rsid w:val="00D23963"/>
    <w:pPr>
      <w:keepNext/>
      <w:spacing w:before="120" w:after="60" w:line="276" w:lineRule="auto"/>
      <w:jc w:val="center"/>
    </w:pPr>
    <w:rPr>
      <w:caps/>
      <w:szCs w:val="20"/>
    </w:rPr>
  </w:style>
  <w:style w:type="paragraph" w:customStyle="1" w:styleId="Cover-other">
    <w:name w:val="Cover-other"/>
    <w:basedOn w:val="Normal"/>
    <w:rsid w:val="00D23963"/>
    <w:pPr>
      <w:spacing w:before="120" w:after="60" w:line="276" w:lineRule="auto"/>
      <w:jc w:val="center"/>
    </w:pPr>
    <w:rPr>
      <w:b/>
      <w:szCs w:val="20"/>
    </w:rPr>
  </w:style>
  <w:style w:type="paragraph" w:customStyle="1" w:styleId="coltext">
    <w:name w:val="col text"/>
    <w:aliases w:val="9 col text,ct"/>
    <w:basedOn w:val="Normal"/>
    <w:rsid w:val="00D23963"/>
    <w:pPr>
      <w:tabs>
        <w:tab w:val="left" w:pos="259"/>
      </w:tabs>
      <w:spacing w:before="80" w:after="80" w:line="276" w:lineRule="auto"/>
    </w:pPr>
    <w:rPr>
      <w:rFonts w:ascii="Book Antiqua" w:hAnsi="Book Antiqua"/>
      <w:szCs w:val="20"/>
    </w:rPr>
  </w:style>
  <w:style w:type="paragraph" w:styleId="BodyText">
    <w:name w:val="Body Text"/>
    <w:basedOn w:val="Normal"/>
    <w:link w:val="BodyTextChar"/>
    <w:rsid w:val="00D23963"/>
    <w:pPr>
      <w:spacing w:before="120" w:after="120" w:line="276" w:lineRule="auto"/>
    </w:pPr>
  </w:style>
  <w:style w:type="character" w:customStyle="1" w:styleId="BodyTextChar">
    <w:name w:val="Body Text Char"/>
    <w:basedOn w:val="DefaultParagraphFont"/>
    <w:link w:val="BodyText"/>
    <w:rsid w:val="00D23963"/>
  </w:style>
  <w:style w:type="paragraph" w:styleId="BodyTextIndent">
    <w:name w:val="Body Text Indent"/>
    <w:basedOn w:val="Normal"/>
    <w:link w:val="BodyTextIndentChar"/>
    <w:rsid w:val="00D23963"/>
    <w:pPr>
      <w:spacing w:before="120" w:after="120" w:line="276" w:lineRule="auto"/>
      <w:ind w:left="360"/>
    </w:pPr>
  </w:style>
  <w:style w:type="character" w:customStyle="1" w:styleId="BodyTextIndentChar">
    <w:name w:val="Body Text Indent Char"/>
    <w:basedOn w:val="DefaultParagraphFont"/>
    <w:link w:val="BodyTextIndent"/>
    <w:rsid w:val="00D23963"/>
  </w:style>
  <w:style w:type="character" w:customStyle="1" w:styleId="TableTextChar">
    <w:name w:val="Table Text Char"/>
    <w:link w:val="TableText"/>
    <w:rsid w:val="00D23963"/>
    <w:rPr>
      <w:rFonts w:ascii="Arial" w:hAnsi="Arial"/>
      <w:sz w:val="18"/>
      <w:szCs w:val="20"/>
    </w:rPr>
  </w:style>
  <w:style w:type="paragraph" w:customStyle="1" w:styleId="ProjectName">
    <w:name w:val="Project Name"/>
    <w:basedOn w:val="UnitName"/>
    <w:rsid w:val="00D23963"/>
  </w:style>
  <w:style w:type="paragraph" w:customStyle="1" w:styleId="DocumentName">
    <w:name w:val="Document Name"/>
    <w:basedOn w:val="CoverType"/>
    <w:rsid w:val="00D23963"/>
    <w:pPr>
      <w:spacing w:after="200"/>
    </w:pPr>
  </w:style>
  <w:style w:type="numbering" w:customStyle="1" w:styleId="NumberedList">
    <w:name w:val="Numbered List"/>
    <w:basedOn w:val="NoList"/>
    <w:rsid w:val="00D23963"/>
    <w:pPr>
      <w:numPr>
        <w:numId w:val="10"/>
      </w:numPr>
    </w:pPr>
  </w:style>
  <w:style w:type="numbering" w:styleId="ArticleSection">
    <w:name w:val="Outline List 3"/>
    <w:basedOn w:val="NoList"/>
    <w:rsid w:val="00D23963"/>
    <w:pPr>
      <w:numPr>
        <w:numId w:val="11"/>
      </w:numPr>
    </w:pPr>
  </w:style>
  <w:style w:type="paragraph" w:styleId="BodyTextFirstIndent2">
    <w:name w:val="Body Text First Indent 2"/>
    <w:basedOn w:val="BodyTextIndent"/>
    <w:link w:val="BodyTextFirstIndent2Char"/>
    <w:rsid w:val="00D23963"/>
    <w:pPr>
      <w:ind w:firstLine="210"/>
    </w:pPr>
  </w:style>
  <w:style w:type="character" w:customStyle="1" w:styleId="BodyTextFirstIndent2Char">
    <w:name w:val="Body Text First Indent 2 Char"/>
    <w:basedOn w:val="BodyTextIndentChar"/>
    <w:link w:val="BodyTextFirstIndent2"/>
    <w:rsid w:val="00D23963"/>
  </w:style>
  <w:style w:type="paragraph" w:styleId="BodyTextFirstIndent">
    <w:name w:val="Body Text First Indent"/>
    <w:basedOn w:val="BodyText"/>
    <w:link w:val="BodyTextFirstIndentChar"/>
    <w:rsid w:val="00D23963"/>
    <w:pPr>
      <w:ind w:firstLine="210"/>
    </w:pPr>
  </w:style>
  <w:style w:type="character" w:customStyle="1" w:styleId="BodyTextFirstIndentChar">
    <w:name w:val="Body Text First Indent Char"/>
    <w:basedOn w:val="BodyTextChar"/>
    <w:link w:val="BodyTextFirstIndent"/>
    <w:rsid w:val="00D23963"/>
  </w:style>
  <w:style w:type="table" w:styleId="TableElegant">
    <w:name w:val="Table Elegant"/>
    <w:basedOn w:val="TableNormal"/>
    <w:rsid w:val="00D23963"/>
    <w:pPr>
      <w:spacing w:after="200" w:line="276"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LogoBAH">
    <w:name w:val="Logo BAH"/>
    <w:rsid w:val="00D23963"/>
    <w:pPr>
      <w:spacing w:after="200" w:line="276" w:lineRule="auto"/>
    </w:pPr>
    <w:rPr>
      <w:rFonts w:ascii="Arial Narrow" w:hAnsi="Arial Narrow"/>
      <w:color w:val="0B1F65"/>
      <w:sz w:val="26"/>
    </w:rPr>
  </w:style>
  <w:style w:type="paragraph" w:styleId="Revision">
    <w:name w:val="Revision"/>
    <w:hidden/>
    <w:uiPriority w:val="99"/>
    <w:semiHidden/>
    <w:rsid w:val="00D23963"/>
    <w:pPr>
      <w:spacing w:after="200" w:line="276" w:lineRule="auto"/>
    </w:pPr>
    <w:rPr>
      <w:sz w:val="24"/>
      <w:szCs w:val="24"/>
    </w:rPr>
  </w:style>
  <w:style w:type="table" w:customStyle="1" w:styleId="GridTable4-Accent51">
    <w:name w:val="Grid Table 4 - Accent 51"/>
    <w:basedOn w:val="TableNormal"/>
    <w:uiPriority w:val="49"/>
    <w:rsid w:val="00D2396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p1">
    <w:name w:val="p1"/>
    <w:basedOn w:val="Normal"/>
    <w:rsid w:val="00D23963"/>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collapse-source">
    <w:name w:val="collapse-source"/>
    <w:basedOn w:val="DefaultParagraphFont"/>
    <w:rsid w:val="00D23963"/>
  </w:style>
  <w:style w:type="character" w:customStyle="1" w:styleId="collapse-spinner-wrapper">
    <w:name w:val="collapse-spinner-wrapper"/>
    <w:basedOn w:val="DefaultParagraphFont"/>
    <w:rsid w:val="00D23963"/>
  </w:style>
  <w:style w:type="character" w:styleId="Emphasis">
    <w:name w:val="Emphasis"/>
    <w:basedOn w:val="DefaultParagraphFont"/>
    <w:uiPriority w:val="20"/>
    <w:qFormat/>
    <w:rsid w:val="00D23963"/>
    <w:rPr>
      <w:i/>
      <w:iCs/>
    </w:rPr>
  </w:style>
  <w:style w:type="paragraph" w:customStyle="1" w:styleId="Title1">
    <w:name w:val="Title1"/>
    <w:basedOn w:val="Normal"/>
    <w:uiPriority w:val="99"/>
    <w:semiHidden/>
    <w:rsid w:val="00D23963"/>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jira-issue">
    <w:name w:val="jira-issue"/>
    <w:basedOn w:val="DefaultParagraphFont"/>
    <w:rsid w:val="00D23963"/>
  </w:style>
  <w:style w:type="character" w:customStyle="1" w:styleId="summary">
    <w:name w:val="summary"/>
    <w:basedOn w:val="DefaultParagraphFont"/>
    <w:rsid w:val="00D23963"/>
  </w:style>
  <w:style w:type="character" w:customStyle="1" w:styleId="aui-lozenge">
    <w:name w:val="aui-lozenge"/>
    <w:basedOn w:val="DefaultParagraphFont"/>
    <w:rsid w:val="00D23963"/>
  </w:style>
  <w:style w:type="paragraph" w:customStyle="1" w:styleId="Title2">
    <w:name w:val="Title2"/>
    <w:basedOn w:val="Normal"/>
    <w:uiPriority w:val="99"/>
    <w:semiHidden/>
    <w:rsid w:val="00D23963"/>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inline-comment-marker">
    <w:name w:val="inline-comment-marker"/>
    <w:basedOn w:val="DefaultParagraphFont"/>
    <w:rsid w:val="00D23963"/>
  </w:style>
  <w:style w:type="character" w:customStyle="1" w:styleId="icon">
    <w:name w:val="icon"/>
    <w:basedOn w:val="DefaultParagraphFont"/>
    <w:rsid w:val="00D23963"/>
  </w:style>
  <w:style w:type="character" w:customStyle="1" w:styleId="nolink">
    <w:name w:val="nolink"/>
    <w:basedOn w:val="DefaultParagraphFont"/>
    <w:rsid w:val="00D23963"/>
  </w:style>
  <w:style w:type="paragraph" w:styleId="TableofAuthorities">
    <w:name w:val="table of authorities"/>
    <w:basedOn w:val="Normal"/>
    <w:next w:val="Normal"/>
    <w:uiPriority w:val="99"/>
    <w:semiHidden/>
    <w:unhideWhenUsed/>
    <w:rsid w:val="00D23963"/>
    <w:pPr>
      <w:spacing w:before="120" w:after="0" w:line="276" w:lineRule="auto"/>
      <w:ind w:left="220" w:hanging="220"/>
    </w:pPr>
  </w:style>
  <w:style w:type="character" w:customStyle="1" w:styleId="token">
    <w:name w:val="token"/>
    <w:basedOn w:val="DefaultParagraphFont"/>
    <w:rsid w:val="00D23963"/>
  </w:style>
  <w:style w:type="character" w:customStyle="1" w:styleId="tn-table-text">
    <w:name w:val="tn-table-text"/>
    <w:basedOn w:val="DefaultParagraphFont"/>
    <w:rsid w:val="00D23963"/>
  </w:style>
  <w:style w:type="character" w:styleId="Mention">
    <w:name w:val="Mention"/>
    <w:basedOn w:val="DefaultParagraphFont"/>
    <w:uiPriority w:val="99"/>
    <w:semiHidden/>
    <w:unhideWhenUsed/>
    <w:rsid w:val="00D23963"/>
    <w:rPr>
      <w:color w:val="2B579A"/>
      <w:shd w:val="clear" w:color="auto" w:fill="E6E6E6"/>
    </w:rPr>
  </w:style>
  <w:style w:type="character" w:customStyle="1" w:styleId="UnresolvedMention1">
    <w:name w:val="Unresolved Mention1"/>
    <w:basedOn w:val="DefaultParagraphFont"/>
    <w:uiPriority w:val="99"/>
    <w:semiHidden/>
    <w:unhideWhenUsed/>
    <w:rsid w:val="00D23963"/>
    <w:rPr>
      <w:color w:val="808080"/>
      <w:shd w:val="clear" w:color="auto" w:fill="E6E6E6"/>
    </w:rPr>
  </w:style>
  <w:style w:type="character" w:styleId="UnresolvedMention">
    <w:name w:val="Unresolved Mention"/>
    <w:basedOn w:val="DefaultParagraphFont"/>
    <w:uiPriority w:val="99"/>
    <w:rsid w:val="00D23963"/>
    <w:rPr>
      <w:color w:val="808080"/>
      <w:shd w:val="clear" w:color="auto" w:fill="E6E6E6"/>
    </w:rPr>
  </w:style>
  <w:style w:type="character" w:styleId="EndnoteReference">
    <w:name w:val="endnote reference"/>
    <w:basedOn w:val="DefaultParagraphFont"/>
    <w:uiPriority w:val="99"/>
    <w:semiHidden/>
    <w:unhideWhenUsed/>
    <w:rsid w:val="002F2B93"/>
    <w:rPr>
      <w:vertAlign w:val="superscript"/>
    </w:rPr>
  </w:style>
  <w:style w:type="paragraph" w:styleId="Bibliography">
    <w:name w:val="Bibliography"/>
    <w:basedOn w:val="Normal"/>
    <w:next w:val="Normal"/>
    <w:uiPriority w:val="37"/>
    <w:unhideWhenUsed/>
    <w:rsid w:val="00C543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347129">
      <w:bodyDiv w:val="1"/>
      <w:marLeft w:val="0"/>
      <w:marRight w:val="0"/>
      <w:marTop w:val="0"/>
      <w:marBottom w:val="0"/>
      <w:divBdr>
        <w:top w:val="none" w:sz="0" w:space="0" w:color="auto"/>
        <w:left w:val="none" w:sz="0" w:space="0" w:color="auto"/>
        <w:bottom w:val="none" w:sz="0" w:space="0" w:color="auto"/>
        <w:right w:val="none" w:sz="0" w:space="0" w:color="auto"/>
      </w:divBdr>
    </w:div>
    <w:div w:id="220943370">
      <w:bodyDiv w:val="1"/>
      <w:marLeft w:val="0"/>
      <w:marRight w:val="0"/>
      <w:marTop w:val="0"/>
      <w:marBottom w:val="0"/>
      <w:divBdr>
        <w:top w:val="none" w:sz="0" w:space="0" w:color="auto"/>
        <w:left w:val="none" w:sz="0" w:space="0" w:color="auto"/>
        <w:bottom w:val="none" w:sz="0" w:space="0" w:color="auto"/>
        <w:right w:val="none" w:sz="0" w:space="0" w:color="auto"/>
      </w:divBdr>
    </w:div>
    <w:div w:id="280691344">
      <w:bodyDiv w:val="1"/>
      <w:marLeft w:val="0"/>
      <w:marRight w:val="0"/>
      <w:marTop w:val="0"/>
      <w:marBottom w:val="0"/>
      <w:divBdr>
        <w:top w:val="none" w:sz="0" w:space="0" w:color="auto"/>
        <w:left w:val="none" w:sz="0" w:space="0" w:color="auto"/>
        <w:bottom w:val="none" w:sz="0" w:space="0" w:color="auto"/>
        <w:right w:val="none" w:sz="0" w:space="0" w:color="auto"/>
      </w:divBdr>
    </w:div>
    <w:div w:id="494884278">
      <w:bodyDiv w:val="1"/>
      <w:marLeft w:val="0"/>
      <w:marRight w:val="0"/>
      <w:marTop w:val="0"/>
      <w:marBottom w:val="0"/>
      <w:divBdr>
        <w:top w:val="none" w:sz="0" w:space="0" w:color="auto"/>
        <w:left w:val="none" w:sz="0" w:space="0" w:color="auto"/>
        <w:bottom w:val="none" w:sz="0" w:space="0" w:color="auto"/>
        <w:right w:val="none" w:sz="0" w:space="0" w:color="auto"/>
      </w:divBdr>
    </w:div>
    <w:div w:id="566457869">
      <w:bodyDiv w:val="1"/>
      <w:marLeft w:val="0"/>
      <w:marRight w:val="0"/>
      <w:marTop w:val="0"/>
      <w:marBottom w:val="0"/>
      <w:divBdr>
        <w:top w:val="none" w:sz="0" w:space="0" w:color="auto"/>
        <w:left w:val="none" w:sz="0" w:space="0" w:color="auto"/>
        <w:bottom w:val="none" w:sz="0" w:space="0" w:color="auto"/>
        <w:right w:val="none" w:sz="0" w:space="0" w:color="auto"/>
      </w:divBdr>
    </w:div>
    <w:div w:id="695153121">
      <w:bodyDiv w:val="1"/>
      <w:marLeft w:val="0"/>
      <w:marRight w:val="0"/>
      <w:marTop w:val="0"/>
      <w:marBottom w:val="0"/>
      <w:divBdr>
        <w:top w:val="none" w:sz="0" w:space="0" w:color="auto"/>
        <w:left w:val="none" w:sz="0" w:space="0" w:color="auto"/>
        <w:bottom w:val="none" w:sz="0" w:space="0" w:color="auto"/>
        <w:right w:val="none" w:sz="0" w:space="0" w:color="auto"/>
      </w:divBdr>
    </w:div>
    <w:div w:id="811562220">
      <w:bodyDiv w:val="1"/>
      <w:marLeft w:val="0"/>
      <w:marRight w:val="0"/>
      <w:marTop w:val="0"/>
      <w:marBottom w:val="0"/>
      <w:divBdr>
        <w:top w:val="none" w:sz="0" w:space="0" w:color="auto"/>
        <w:left w:val="none" w:sz="0" w:space="0" w:color="auto"/>
        <w:bottom w:val="none" w:sz="0" w:space="0" w:color="auto"/>
        <w:right w:val="none" w:sz="0" w:space="0" w:color="auto"/>
      </w:divBdr>
    </w:div>
    <w:div w:id="899560816">
      <w:bodyDiv w:val="1"/>
      <w:marLeft w:val="0"/>
      <w:marRight w:val="0"/>
      <w:marTop w:val="0"/>
      <w:marBottom w:val="0"/>
      <w:divBdr>
        <w:top w:val="none" w:sz="0" w:space="0" w:color="auto"/>
        <w:left w:val="none" w:sz="0" w:space="0" w:color="auto"/>
        <w:bottom w:val="none" w:sz="0" w:space="0" w:color="auto"/>
        <w:right w:val="none" w:sz="0" w:space="0" w:color="auto"/>
      </w:divBdr>
    </w:div>
    <w:div w:id="975454352">
      <w:bodyDiv w:val="1"/>
      <w:marLeft w:val="0"/>
      <w:marRight w:val="0"/>
      <w:marTop w:val="0"/>
      <w:marBottom w:val="0"/>
      <w:divBdr>
        <w:top w:val="none" w:sz="0" w:space="0" w:color="auto"/>
        <w:left w:val="none" w:sz="0" w:space="0" w:color="auto"/>
        <w:bottom w:val="none" w:sz="0" w:space="0" w:color="auto"/>
        <w:right w:val="none" w:sz="0" w:space="0" w:color="auto"/>
      </w:divBdr>
    </w:div>
    <w:div w:id="1005015747">
      <w:bodyDiv w:val="1"/>
      <w:marLeft w:val="0"/>
      <w:marRight w:val="0"/>
      <w:marTop w:val="0"/>
      <w:marBottom w:val="0"/>
      <w:divBdr>
        <w:top w:val="none" w:sz="0" w:space="0" w:color="auto"/>
        <w:left w:val="none" w:sz="0" w:space="0" w:color="auto"/>
        <w:bottom w:val="none" w:sz="0" w:space="0" w:color="auto"/>
        <w:right w:val="none" w:sz="0" w:space="0" w:color="auto"/>
      </w:divBdr>
    </w:div>
    <w:div w:id="1165122325">
      <w:bodyDiv w:val="1"/>
      <w:marLeft w:val="0"/>
      <w:marRight w:val="0"/>
      <w:marTop w:val="0"/>
      <w:marBottom w:val="0"/>
      <w:divBdr>
        <w:top w:val="none" w:sz="0" w:space="0" w:color="auto"/>
        <w:left w:val="none" w:sz="0" w:space="0" w:color="auto"/>
        <w:bottom w:val="none" w:sz="0" w:space="0" w:color="auto"/>
        <w:right w:val="none" w:sz="0" w:space="0" w:color="auto"/>
      </w:divBdr>
    </w:div>
    <w:div w:id="1259564893">
      <w:bodyDiv w:val="1"/>
      <w:marLeft w:val="0"/>
      <w:marRight w:val="0"/>
      <w:marTop w:val="0"/>
      <w:marBottom w:val="0"/>
      <w:divBdr>
        <w:top w:val="none" w:sz="0" w:space="0" w:color="auto"/>
        <w:left w:val="none" w:sz="0" w:space="0" w:color="auto"/>
        <w:bottom w:val="none" w:sz="0" w:space="0" w:color="auto"/>
        <w:right w:val="none" w:sz="0" w:space="0" w:color="auto"/>
      </w:divBdr>
    </w:div>
    <w:div w:id="1314722488">
      <w:bodyDiv w:val="1"/>
      <w:marLeft w:val="0"/>
      <w:marRight w:val="0"/>
      <w:marTop w:val="0"/>
      <w:marBottom w:val="0"/>
      <w:divBdr>
        <w:top w:val="none" w:sz="0" w:space="0" w:color="auto"/>
        <w:left w:val="none" w:sz="0" w:space="0" w:color="auto"/>
        <w:bottom w:val="none" w:sz="0" w:space="0" w:color="auto"/>
        <w:right w:val="none" w:sz="0" w:space="0" w:color="auto"/>
      </w:divBdr>
    </w:div>
    <w:div w:id="1437210111">
      <w:bodyDiv w:val="1"/>
      <w:marLeft w:val="0"/>
      <w:marRight w:val="0"/>
      <w:marTop w:val="0"/>
      <w:marBottom w:val="0"/>
      <w:divBdr>
        <w:top w:val="none" w:sz="0" w:space="0" w:color="auto"/>
        <w:left w:val="none" w:sz="0" w:space="0" w:color="auto"/>
        <w:bottom w:val="none" w:sz="0" w:space="0" w:color="auto"/>
        <w:right w:val="none" w:sz="0" w:space="0" w:color="auto"/>
      </w:divBdr>
      <w:divsChild>
        <w:div w:id="1753775005">
          <w:marLeft w:val="0"/>
          <w:marRight w:val="0"/>
          <w:marTop w:val="0"/>
          <w:marBottom w:val="0"/>
          <w:divBdr>
            <w:top w:val="none" w:sz="0" w:space="0" w:color="auto"/>
            <w:left w:val="none" w:sz="0" w:space="0" w:color="auto"/>
            <w:bottom w:val="none" w:sz="0" w:space="0" w:color="auto"/>
            <w:right w:val="none" w:sz="0" w:space="0" w:color="auto"/>
          </w:divBdr>
        </w:div>
        <w:div w:id="1358584080">
          <w:marLeft w:val="0"/>
          <w:marRight w:val="0"/>
          <w:marTop w:val="0"/>
          <w:marBottom w:val="0"/>
          <w:divBdr>
            <w:top w:val="none" w:sz="0" w:space="0" w:color="auto"/>
            <w:left w:val="none" w:sz="0" w:space="0" w:color="auto"/>
            <w:bottom w:val="none" w:sz="0" w:space="0" w:color="auto"/>
            <w:right w:val="none" w:sz="0" w:space="0" w:color="auto"/>
          </w:divBdr>
        </w:div>
        <w:div w:id="242646768">
          <w:marLeft w:val="0"/>
          <w:marRight w:val="0"/>
          <w:marTop w:val="0"/>
          <w:marBottom w:val="0"/>
          <w:divBdr>
            <w:top w:val="none" w:sz="0" w:space="0" w:color="auto"/>
            <w:left w:val="none" w:sz="0" w:space="0" w:color="auto"/>
            <w:bottom w:val="none" w:sz="0" w:space="0" w:color="auto"/>
            <w:right w:val="none" w:sz="0" w:space="0" w:color="auto"/>
          </w:divBdr>
        </w:div>
        <w:div w:id="1883131962">
          <w:marLeft w:val="0"/>
          <w:marRight w:val="0"/>
          <w:marTop w:val="0"/>
          <w:marBottom w:val="0"/>
          <w:divBdr>
            <w:top w:val="none" w:sz="0" w:space="0" w:color="auto"/>
            <w:left w:val="none" w:sz="0" w:space="0" w:color="auto"/>
            <w:bottom w:val="none" w:sz="0" w:space="0" w:color="auto"/>
            <w:right w:val="none" w:sz="0" w:space="0" w:color="auto"/>
          </w:divBdr>
        </w:div>
        <w:div w:id="174928102">
          <w:marLeft w:val="0"/>
          <w:marRight w:val="0"/>
          <w:marTop w:val="0"/>
          <w:marBottom w:val="0"/>
          <w:divBdr>
            <w:top w:val="none" w:sz="0" w:space="0" w:color="auto"/>
            <w:left w:val="none" w:sz="0" w:space="0" w:color="auto"/>
            <w:bottom w:val="none" w:sz="0" w:space="0" w:color="auto"/>
            <w:right w:val="none" w:sz="0" w:space="0" w:color="auto"/>
          </w:divBdr>
          <w:divsChild>
            <w:div w:id="1049576156">
              <w:marLeft w:val="0"/>
              <w:marRight w:val="0"/>
              <w:marTop w:val="0"/>
              <w:marBottom w:val="0"/>
              <w:divBdr>
                <w:top w:val="none" w:sz="0" w:space="0" w:color="auto"/>
                <w:left w:val="none" w:sz="0" w:space="0" w:color="auto"/>
                <w:bottom w:val="none" w:sz="0" w:space="0" w:color="auto"/>
                <w:right w:val="none" w:sz="0" w:space="0" w:color="auto"/>
              </w:divBdr>
            </w:div>
          </w:divsChild>
        </w:div>
        <w:div w:id="108625025">
          <w:marLeft w:val="0"/>
          <w:marRight w:val="0"/>
          <w:marTop w:val="0"/>
          <w:marBottom w:val="0"/>
          <w:divBdr>
            <w:top w:val="none" w:sz="0" w:space="0" w:color="auto"/>
            <w:left w:val="none" w:sz="0" w:space="0" w:color="auto"/>
            <w:bottom w:val="none" w:sz="0" w:space="0" w:color="auto"/>
            <w:right w:val="none" w:sz="0" w:space="0" w:color="auto"/>
          </w:divBdr>
        </w:div>
        <w:div w:id="150483858">
          <w:marLeft w:val="0"/>
          <w:marRight w:val="0"/>
          <w:marTop w:val="0"/>
          <w:marBottom w:val="0"/>
          <w:divBdr>
            <w:top w:val="none" w:sz="0" w:space="0" w:color="auto"/>
            <w:left w:val="none" w:sz="0" w:space="0" w:color="auto"/>
            <w:bottom w:val="none" w:sz="0" w:space="0" w:color="auto"/>
            <w:right w:val="none" w:sz="0" w:space="0" w:color="auto"/>
          </w:divBdr>
        </w:div>
        <w:div w:id="82535396">
          <w:marLeft w:val="0"/>
          <w:marRight w:val="0"/>
          <w:marTop w:val="0"/>
          <w:marBottom w:val="0"/>
          <w:divBdr>
            <w:top w:val="none" w:sz="0" w:space="0" w:color="auto"/>
            <w:left w:val="none" w:sz="0" w:space="0" w:color="auto"/>
            <w:bottom w:val="none" w:sz="0" w:space="0" w:color="auto"/>
            <w:right w:val="none" w:sz="0" w:space="0" w:color="auto"/>
          </w:divBdr>
        </w:div>
      </w:divsChild>
    </w:div>
    <w:div w:id="1512646710">
      <w:bodyDiv w:val="1"/>
      <w:marLeft w:val="0"/>
      <w:marRight w:val="0"/>
      <w:marTop w:val="0"/>
      <w:marBottom w:val="0"/>
      <w:divBdr>
        <w:top w:val="none" w:sz="0" w:space="0" w:color="auto"/>
        <w:left w:val="none" w:sz="0" w:space="0" w:color="auto"/>
        <w:bottom w:val="none" w:sz="0" w:space="0" w:color="auto"/>
        <w:right w:val="none" w:sz="0" w:space="0" w:color="auto"/>
      </w:divBdr>
    </w:div>
    <w:div w:id="1585650706">
      <w:bodyDiv w:val="1"/>
      <w:marLeft w:val="0"/>
      <w:marRight w:val="0"/>
      <w:marTop w:val="0"/>
      <w:marBottom w:val="0"/>
      <w:divBdr>
        <w:top w:val="none" w:sz="0" w:space="0" w:color="auto"/>
        <w:left w:val="none" w:sz="0" w:space="0" w:color="auto"/>
        <w:bottom w:val="none" w:sz="0" w:space="0" w:color="auto"/>
        <w:right w:val="none" w:sz="0" w:space="0" w:color="auto"/>
      </w:divBdr>
    </w:div>
    <w:div w:id="1598059829">
      <w:bodyDiv w:val="1"/>
      <w:marLeft w:val="0"/>
      <w:marRight w:val="0"/>
      <w:marTop w:val="0"/>
      <w:marBottom w:val="0"/>
      <w:divBdr>
        <w:top w:val="none" w:sz="0" w:space="0" w:color="auto"/>
        <w:left w:val="none" w:sz="0" w:space="0" w:color="auto"/>
        <w:bottom w:val="none" w:sz="0" w:space="0" w:color="auto"/>
        <w:right w:val="none" w:sz="0" w:space="0" w:color="auto"/>
      </w:divBdr>
    </w:div>
    <w:div w:id="1617757557">
      <w:bodyDiv w:val="1"/>
      <w:marLeft w:val="0"/>
      <w:marRight w:val="0"/>
      <w:marTop w:val="0"/>
      <w:marBottom w:val="0"/>
      <w:divBdr>
        <w:top w:val="none" w:sz="0" w:space="0" w:color="auto"/>
        <w:left w:val="none" w:sz="0" w:space="0" w:color="auto"/>
        <w:bottom w:val="none" w:sz="0" w:space="0" w:color="auto"/>
        <w:right w:val="none" w:sz="0" w:space="0" w:color="auto"/>
      </w:divBdr>
    </w:div>
    <w:div w:id="1661537791">
      <w:bodyDiv w:val="1"/>
      <w:marLeft w:val="0"/>
      <w:marRight w:val="0"/>
      <w:marTop w:val="0"/>
      <w:marBottom w:val="0"/>
      <w:divBdr>
        <w:top w:val="none" w:sz="0" w:space="0" w:color="auto"/>
        <w:left w:val="none" w:sz="0" w:space="0" w:color="auto"/>
        <w:bottom w:val="none" w:sz="0" w:space="0" w:color="auto"/>
        <w:right w:val="none" w:sz="0" w:space="0" w:color="auto"/>
      </w:divBdr>
    </w:div>
    <w:div w:id="1715346911">
      <w:bodyDiv w:val="1"/>
      <w:marLeft w:val="0"/>
      <w:marRight w:val="0"/>
      <w:marTop w:val="0"/>
      <w:marBottom w:val="0"/>
      <w:divBdr>
        <w:top w:val="none" w:sz="0" w:space="0" w:color="auto"/>
        <w:left w:val="none" w:sz="0" w:space="0" w:color="auto"/>
        <w:bottom w:val="none" w:sz="0" w:space="0" w:color="auto"/>
        <w:right w:val="none" w:sz="0" w:space="0" w:color="auto"/>
      </w:divBdr>
    </w:div>
    <w:div w:id="1762945384">
      <w:bodyDiv w:val="1"/>
      <w:marLeft w:val="0"/>
      <w:marRight w:val="0"/>
      <w:marTop w:val="0"/>
      <w:marBottom w:val="0"/>
      <w:divBdr>
        <w:top w:val="none" w:sz="0" w:space="0" w:color="auto"/>
        <w:left w:val="none" w:sz="0" w:space="0" w:color="auto"/>
        <w:bottom w:val="none" w:sz="0" w:space="0" w:color="auto"/>
        <w:right w:val="none" w:sz="0" w:space="0" w:color="auto"/>
      </w:divBdr>
    </w:div>
    <w:div w:id="1931498647">
      <w:bodyDiv w:val="1"/>
      <w:marLeft w:val="0"/>
      <w:marRight w:val="0"/>
      <w:marTop w:val="0"/>
      <w:marBottom w:val="0"/>
      <w:divBdr>
        <w:top w:val="none" w:sz="0" w:space="0" w:color="auto"/>
        <w:left w:val="none" w:sz="0" w:space="0" w:color="auto"/>
        <w:bottom w:val="none" w:sz="0" w:space="0" w:color="auto"/>
        <w:right w:val="none" w:sz="0" w:space="0" w:color="auto"/>
      </w:divBdr>
    </w:div>
    <w:div w:id="2100757155">
      <w:bodyDiv w:val="1"/>
      <w:marLeft w:val="0"/>
      <w:marRight w:val="0"/>
      <w:marTop w:val="0"/>
      <w:marBottom w:val="0"/>
      <w:divBdr>
        <w:top w:val="none" w:sz="0" w:space="0" w:color="auto"/>
        <w:left w:val="none" w:sz="0" w:space="0" w:color="auto"/>
        <w:bottom w:val="none" w:sz="0" w:space="0" w:color="auto"/>
        <w:right w:val="none" w:sz="0" w:space="0" w:color="auto"/>
      </w:divBdr>
    </w:div>
    <w:div w:id="2100981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andards.sae.org/j2735_201603/"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usdot-jpo-ode.github.io/" TargetMode="External"/><Relationship Id="rId4" Type="http://schemas.openxmlformats.org/officeDocument/2006/relationships/settings" Target="settings.xml"/><Relationship Id="rId9" Type="http://schemas.openxmlformats.org/officeDocument/2006/relationships/hyperlink" Target="https://usdot-jpo-ode.github.io/" TargetMode="Externa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BAH_ODE_UG</b:Tag>
    <b:SourceType>InternetSite</b:SourceType>
    <b:Guid>{950CF848-518B-40D9-BF63-EF0B8705215F}</b:Guid>
    <b:Author>
      <b:Author>
        <b:Corporate>US DOT ITS JPO</b:Corporate>
      </b:Author>
    </b:Author>
    <b:Title>ODE Users Guide</b:Title>
    <b:Year>2018</b:Year>
    <b:URL>https://github.com/usdot-jpo-ode/jpo-ode</b:URL>
    <b:RefOrder>1</b:RefOrder>
  </b:Source>
  <b:Source>
    <b:Tag>J2735_201603</b:Tag>
    <b:SourceType>InternetSite</b:SourceType>
    <b:Guid>{0346FB6D-70CC-4628-9AA4-99C6E87A1752}</b:Guid>
    <b:Year>2016</b:Year>
    <b:Month>03</b:Month>
    <b:Day>30</b:Day>
    <b:URL>https://www.sae.org/standards/content/j2735_201603/</b:URL>
    <b:Title>J2735 Standard</b:Title>
    <b:InternetSiteTitle>SAE International</b:InternetSiteTitle>
    <b:Author>
      <b:Author>
        <b:Corporate>SAE International</b:Corporate>
      </b:Author>
    </b:Author>
    <b:RefOrder>2</b:RefOrder>
  </b:Source>
</b:Sources>
</file>

<file path=customXml/itemProps1.xml><?xml version="1.0" encoding="utf-8"?>
<ds:datastoreItem xmlns:ds="http://schemas.openxmlformats.org/officeDocument/2006/customXml" ds:itemID="{A9FCD9E8-3B41-40F2-A537-6DF4C45238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4147</TotalTime>
  <Pages>1</Pages>
  <Words>16811</Words>
  <Characters>95828</Characters>
  <Application>Microsoft Office Word</Application>
  <DocSecurity>0</DocSecurity>
  <Lines>798</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Musavi, Hamid [USA]</dc:creator>
  <cp:keywords/>
  <dc:description/>
  <cp:lastModifiedBy>Musavi, Hamid [USA]</cp:lastModifiedBy>
  <cp:revision>56</cp:revision>
  <dcterms:created xsi:type="dcterms:W3CDTF">2018-04-23T18:57:00Z</dcterms:created>
  <dcterms:modified xsi:type="dcterms:W3CDTF">2018-11-16T20:30:00Z</dcterms:modified>
</cp:coreProperties>
</file>