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F60330">
        <w:rPr>
          <w:b/>
          <w:noProof/>
          <w:color w:val="0070C0"/>
        </w:rPr>
        <w:t>February 16,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30DA4" w:rsidRDefault="00330DA4" w:rsidP="00314B85">
                            <w:pPr>
                              <w:pStyle w:val="BAHOfficeAddressBAH"/>
                              <w:rPr>
                                <w:b/>
                                <w:bCs/>
                              </w:rPr>
                            </w:pPr>
                            <w:r>
                              <w:rPr>
                                <w:b/>
                                <w:bCs/>
                              </w:rPr>
                              <w:t>Booz Allen Hamilton</w:t>
                            </w:r>
                          </w:p>
                          <w:p w14:paraId="5FB437CA" w14:textId="77777777" w:rsidR="00330DA4" w:rsidRDefault="00330DA4" w:rsidP="00314B85">
                            <w:pPr>
                              <w:pStyle w:val="BAHOfficeAddressBAH"/>
                            </w:pPr>
                            <w:r>
                              <w:t>8283 Greensboro Drive</w:t>
                            </w:r>
                          </w:p>
                          <w:p w14:paraId="1FCD3473" w14:textId="77777777" w:rsidR="00330DA4" w:rsidRDefault="00330DA4" w:rsidP="00314B85">
                            <w:pPr>
                              <w:pStyle w:val="BAHOfficeAddressBAH"/>
                            </w:pPr>
                            <w:r>
                              <w:t>McLean, VA 22102-3838</w:t>
                            </w:r>
                          </w:p>
                          <w:p w14:paraId="1E61E11E" w14:textId="77777777" w:rsidR="00330DA4" w:rsidRDefault="00330DA4" w:rsidP="00314B85">
                            <w:pPr>
                              <w:pStyle w:val="BAHOfficeAddressBAH"/>
                            </w:pPr>
                            <w:r>
                              <w:t>Tel 703-902-5000</w:t>
                            </w:r>
                          </w:p>
                          <w:p w14:paraId="2C05FE5D" w14:textId="77777777" w:rsidR="00330DA4" w:rsidRDefault="00330DA4" w:rsidP="00314B85">
                            <w:pPr>
                              <w:pStyle w:val="BAHOfficeAddressLastBAH"/>
                            </w:pPr>
                            <w:r>
                              <w:t>Fax 703-902-3333</w:t>
                            </w:r>
                          </w:p>
                          <w:p w14:paraId="7CFBEDAE" w14:textId="77777777" w:rsidR="00330DA4" w:rsidRDefault="00F94C36" w:rsidP="00314B85">
                            <w:pPr>
                              <w:pStyle w:val="BAHURLBAH"/>
                              <w:spacing w:after="120"/>
                              <w:rPr>
                                <w:i/>
                                <w:iCs/>
                              </w:rPr>
                            </w:pPr>
                            <w:hyperlink r:id="rId14" w:history="1">
                              <w:r w:rsidR="00330DA4">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330DA4" w:rsidRDefault="00330DA4" w:rsidP="00314B85">
                      <w:pPr>
                        <w:pStyle w:val="BAHOfficeAddressBAH"/>
                        <w:rPr>
                          <w:b/>
                          <w:bCs/>
                        </w:rPr>
                      </w:pPr>
                      <w:r>
                        <w:rPr>
                          <w:b/>
                          <w:bCs/>
                        </w:rPr>
                        <w:t>Booz Allen Hamilton</w:t>
                      </w:r>
                    </w:p>
                    <w:p w14:paraId="5FB437CA" w14:textId="77777777" w:rsidR="00330DA4" w:rsidRDefault="00330DA4" w:rsidP="00314B85">
                      <w:pPr>
                        <w:pStyle w:val="BAHOfficeAddressBAH"/>
                      </w:pPr>
                      <w:r>
                        <w:t>8283 Greensboro Drive</w:t>
                      </w:r>
                    </w:p>
                    <w:p w14:paraId="1FCD3473" w14:textId="77777777" w:rsidR="00330DA4" w:rsidRDefault="00330DA4" w:rsidP="00314B85">
                      <w:pPr>
                        <w:pStyle w:val="BAHOfficeAddressBAH"/>
                      </w:pPr>
                      <w:r>
                        <w:t>McLean, VA 22102-3838</w:t>
                      </w:r>
                    </w:p>
                    <w:p w14:paraId="1E61E11E" w14:textId="77777777" w:rsidR="00330DA4" w:rsidRDefault="00330DA4" w:rsidP="00314B85">
                      <w:pPr>
                        <w:pStyle w:val="BAHOfficeAddressBAH"/>
                      </w:pPr>
                      <w:r>
                        <w:t>Tel 703-902-5000</w:t>
                      </w:r>
                    </w:p>
                    <w:p w14:paraId="2C05FE5D" w14:textId="77777777" w:rsidR="00330DA4" w:rsidRDefault="00330DA4" w:rsidP="00314B85">
                      <w:pPr>
                        <w:pStyle w:val="BAHOfficeAddressLastBAH"/>
                      </w:pPr>
                      <w:r>
                        <w:t>Fax 703-902-3333</w:t>
                      </w:r>
                    </w:p>
                    <w:p w14:paraId="7CFBEDAE" w14:textId="77777777" w:rsidR="00330DA4" w:rsidRDefault="00F94C36" w:rsidP="00314B85">
                      <w:pPr>
                        <w:pStyle w:val="BAHURLBAH"/>
                        <w:spacing w:after="120"/>
                        <w:rPr>
                          <w:i/>
                          <w:iCs/>
                        </w:rPr>
                      </w:pPr>
                      <w:hyperlink r:id="rId15" w:history="1">
                        <w:r w:rsidR="00330DA4">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CE9478B" w14:textId="77777777" w:rsidR="000B7E76"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485006" w:history="1">
            <w:r w:rsidR="000B7E76" w:rsidRPr="00C47F9C">
              <w:rPr>
                <w:rStyle w:val="Hyperlink"/>
                <w:noProof/>
              </w:rPr>
              <w:t>Version History</w:t>
            </w:r>
            <w:r w:rsidR="000B7E76">
              <w:rPr>
                <w:noProof/>
                <w:webHidden/>
              </w:rPr>
              <w:tab/>
            </w:r>
            <w:r w:rsidR="000B7E76">
              <w:rPr>
                <w:noProof/>
                <w:webHidden/>
              </w:rPr>
              <w:fldChar w:fldCharType="begin"/>
            </w:r>
            <w:r w:rsidR="000B7E76">
              <w:rPr>
                <w:noProof/>
                <w:webHidden/>
              </w:rPr>
              <w:instrText xml:space="preserve"> PAGEREF _Toc474485006 \h </w:instrText>
            </w:r>
            <w:r w:rsidR="000B7E76">
              <w:rPr>
                <w:noProof/>
                <w:webHidden/>
              </w:rPr>
            </w:r>
            <w:r w:rsidR="000B7E76">
              <w:rPr>
                <w:noProof/>
                <w:webHidden/>
              </w:rPr>
              <w:fldChar w:fldCharType="separate"/>
            </w:r>
            <w:r w:rsidR="000B7E76">
              <w:rPr>
                <w:noProof/>
                <w:webHidden/>
              </w:rPr>
              <w:t>5</w:t>
            </w:r>
            <w:r w:rsidR="000B7E76">
              <w:rPr>
                <w:noProof/>
                <w:webHidden/>
              </w:rPr>
              <w:fldChar w:fldCharType="end"/>
            </w:r>
          </w:hyperlink>
        </w:p>
        <w:p w14:paraId="3C6A615C" w14:textId="77777777" w:rsidR="000B7E76" w:rsidRDefault="00F94C36">
          <w:pPr>
            <w:pStyle w:val="TOC1"/>
            <w:tabs>
              <w:tab w:val="left" w:pos="480"/>
              <w:tab w:val="right" w:leader="dot" w:pos="9350"/>
            </w:tabs>
            <w:rPr>
              <w:noProof/>
              <w:lang w:eastAsia="en-US"/>
            </w:rPr>
          </w:pPr>
          <w:hyperlink w:anchor="_Toc474485007" w:history="1">
            <w:r w:rsidR="000B7E76" w:rsidRPr="00C47F9C">
              <w:rPr>
                <w:rStyle w:val="Hyperlink"/>
                <w:noProof/>
              </w:rPr>
              <w:t>1</w:t>
            </w:r>
            <w:r w:rsidR="000B7E76">
              <w:rPr>
                <w:noProof/>
                <w:lang w:eastAsia="en-US"/>
              </w:rPr>
              <w:tab/>
            </w:r>
            <w:r w:rsidR="000B7E76" w:rsidRPr="00C47F9C">
              <w:rPr>
                <w:rStyle w:val="Hyperlink"/>
                <w:noProof/>
              </w:rPr>
              <w:t>Introduction</w:t>
            </w:r>
            <w:r w:rsidR="000B7E76">
              <w:rPr>
                <w:noProof/>
                <w:webHidden/>
              </w:rPr>
              <w:tab/>
            </w:r>
            <w:r w:rsidR="000B7E76">
              <w:rPr>
                <w:noProof/>
                <w:webHidden/>
              </w:rPr>
              <w:fldChar w:fldCharType="begin"/>
            </w:r>
            <w:r w:rsidR="000B7E76">
              <w:rPr>
                <w:noProof/>
                <w:webHidden/>
              </w:rPr>
              <w:instrText xml:space="preserve"> PAGEREF _Toc474485007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5825D34C" w14:textId="77777777" w:rsidR="000B7E76" w:rsidRDefault="00F94C36">
          <w:pPr>
            <w:pStyle w:val="TOC1"/>
            <w:tabs>
              <w:tab w:val="left" w:pos="480"/>
              <w:tab w:val="right" w:leader="dot" w:pos="9350"/>
            </w:tabs>
            <w:rPr>
              <w:noProof/>
              <w:lang w:eastAsia="en-US"/>
            </w:rPr>
          </w:pPr>
          <w:hyperlink w:anchor="_Toc474485008" w:history="1">
            <w:r w:rsidR="000B7E76" w:rsidRPr="00C47F9C">
              <w:rPr>
                <w:rStyle w:val="Hyperlink"/>
                <w:noProof/>
              </w:rPr>
              <w:t>2</w:t>
            </w:r>
            <w:r w:rsidR="000B7E76">
              <w:rPr>
                <w:noProof/>
                <w:lang w:eastAsia="en-US"/>
              </w:rPr>
              <w:tab/>
            </w:r>
            <w:r w:rsidR="000B7E76" w:rsidRPr="00C47F9C">
              <w:rPr>
                <w:rStyle w:val="Hyperlink"/>
                <w:noProof/>
              </w:rPr>
              <w:t>Project Overview</w:t>
            </w:r>
            <w:r w:rsidR="000B7E76">
              <w:rPr>
                <w:noProof/>
                <w:webHidden/>
              </w:rPr>
              <w:tab/>
            </w:r>
            <w:r w:rsidR="000B7E76">
              <w:rPr>
                <w:noProof/>
                <w:webHidden/>
              </w:rPr>
              <w:fldChar w:fldCharType="begin"/>
            </w:r>
            <w:r w:rsidR="000B7E76">
              <w:rPr>
                <w:noProof/>
                <w:webHidden/>
              </w:rPr>
              <w:instrText xml:space="preserve"> PAGEREF _Toc474485008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3E27F263" w14:textId="77777777" w:rsidR="000B7E76" w:rsidRDefault="00F94C36">
          <w:pPr>
            <w:pStyle w:val="TOC1"/>
            <w:tabs>
              <w:tab w:val="left" w:pos="480"/>
              <w:tab w:val="right" w:leader="dot" w:pos="9350"/>
            </w:tabs>
            <w:rPr>
              <w:noProof/>
              <w:lang w:eastAsia="en-US"/>
            </w:rPr>
          </w:pPr>
          <w:hyperlink w:anchor="_Toc474485009" w:history="1">
            <w:r w:rsidR="000B7E76" w:rsidRPr="00C47F9C">
              <w:rPr>
                <w:rStyle w:val="Hyperlink"/>
                <w:noProof/>
              </w:rPr>
              <w:t>3</w:t>
            </w:r>
            <w:r w:rsidR="000B7E76">
              <w:rPr>
                <w:noProof/>
                <w:lang w:eastAsia="en-US"/>
              </w:rPr>
              <w:tab/>
            </w:r>
            <w:r w:rsidR="000B7E76" w:rsidRPr="00C47F9C">
              <w:rPr>
                <w:rStyle w:val="Hyperlink"/>
                <w:noProof/>
              </w:rPr>
              <w:t>System Overview</w:t>
            </w:r>
            <w:r w:rsidR="000B7E76">
              <w:rPr>
                <w:noProof/>
                <w:webHidden/>
              </w:rPr>
              <w:tab/>
            </w:r>
            <w:r w:rsidR="000B7E76">
              <w:rPr>
                <w:noProof/>
                <w:webHidden/>
              </w:rPr>
              <w:fldChar w:fldCharType="begin"/>
            </w:r>
            <w:r w:rsidR="000B7E76">
              <w:rPr>
                <w:noProof/>
                <w:webHidden/>
              </w:rPr>
              <w:instrText xml:space="preserve"> PAGEREF _Toc474485009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1D8A8966" w14:textId="77777777" w:rsidR="000B7E76" w:rsidRDefault="00F94C36">
          <w:pPr>
            <w:pStyle w:val="TOC1"/>
            <w:tabs>
              <w:tab w:val="left" w:pos="480"/>
              <w:tab w:val="right" w:leader="dot" w:pos="9350"/>
            </w:tabs>
            <w:rPr>
              <w:noProof/>
              <w:lang w:eastAsia="en-US"/>
            </w:rPr>
          </w:pPr>
          <w:hyperlink w:anchor="_Toc474485010" w:history="1">
            <w:r w:rsidR="000B7E76" w:rsidRPr="00C47F9C">
              <w:rPr>
                <w:rStyle w:val="Hyperlink"/>
                <w:noProof/>
              </w:rPr>
              <w:t>4</w:t>
            </w:r>
            <w:r w:rsidR="000B7E76">
              <w:rPr>
                <w:noProof/>
                <w:lang w:eastAsia="en-US"/>
              </w:rPr>
              <w:tab/>
            </w:r>
            <w:r w:rsidR="000B7E76" w:rsidRPr="00C47F9C">
              <w:rPr>
                <w:rStyle w:val="Hyperlink"/>
                <w:noProof/>
              </w:rPr>
              <w:t>Audience</w:t>
            </w:r>
            <w:r w:rsidR="000B7E76">
              <w:rPr>
                <w:noProof/>
                <w:webHidden/>
              </w:rPr>
              <w:tab/>
            </w:r>
            <w:r w:rsidR="000B7E76">
              <w:rPr>
                <w:noProof/>
                <w:webHidden/>
              </w:rPr>
              <w:fldChar w:fldCharType="begin"/>
            </w:r>
            <w:r w:rsidR="000B7E76">
              <w:rPr>
                <w:noProof/>
                <w:webHidden/>
              </w:rPr>
              <w:instrText xml:space="preserve"> PAGEREF _Toc474485010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66C5C1D4" w14:textId="77777777" w:rsidR="000B7E76" w:rsidRDefault="00F94C36">
          <w:pPr>
            <w:pStyle w:val="TOC1"/>
            <w:tabs>
              <w:tab w:val="left" w:pos="480"/>
              <w:tab w:val="right" w:leader="dot" w:pos="9350"/>
            </w:tabs>
            <w:rPr>
              <w:noProof/>
              <w:lang w:eastAsia="en-US"/>
            </w:rPr>
          </w:pPr>
          <w:hyperlink w:anchor="_Toc474485011" w:history="1">
            <w:r w:rsidR="000B7E76" w:rsidRPr="00C47F9C">
              <w:rPr>
                <w:rStyle w:val="Hyperlink"/>
                <w:noProof/>
              </w:rPr>
              <w:t>5</w:t>
            </w:r>
            <w:r w:rsidR="000B7E76">
              <w:rPr>
                <w:noProof/>
                <w:lang w:eastAsia="en-US"/>
              </w:rPr>
              <w:tab/>
            </w:r>
            <w:r w:rsidR="000B7E76" w:rsidRPr="00C47F9C">
              <w:rPr>
                <w:rStyle w:val="Hyperlink"/>
                <w:noProof/>
              </w:rPr>
              <w:t>Glossary</w:t>
            </w:r>
            <w:r w:rsidR="000B7E76">
              <w:rPr>
                <w:noProof/>
                <w:webHidden/>
              </w:rPr>
              <w:tab/>
            </w:r>
            <w:r w:rsidR="000B7E76">
              <w:rPr>
                <w:noProof/>
                <w:webHidden/>
              </w:rPr>
              <w:fldChar w:fldCharType="begin"/>
            </w:r>
            <w:r w:rsidR="000B7E76">
              <w:rPr>
                <w:noProof/>
                <w:webHidden/>
              </w:rPr>
              <w:instrText xml:space="preserve"> PAGEREF _Toc474485011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4BA9CF8F" w14:textId="77777777" w:rsidR="000B7E76" w:rsidRDefault="00F94C36">
          <w:pPr>
            <w:pStyle w:val="TOC1"/>
            <w:tabs>
              <w:tab w:val="left" w:pos="480"/>
              <w:tab w:val="right" w:leader="dot" w:pos="9350"/>
            </w:tabs>
            <w:rPr>
              <w:noProof/>
              <w:lang w:eastAsia="en-US"/>
            </w:rPr>
          </w:pPr>
          <w:hyperlink w:anchor="_Toc474485012" w:history="1">
            <w:r w:rsidR="000B7E76" w:rsidRPr="00C47F9C">
              <w:rPr>
                <w:rStyle w:val="Hyperlink"/>
                <w:noProof/>
              </w:rPr>
              <w:t>6</w:t>
            </w:r>
            <w:r w:rsidR="000B7E76">
              <w:rPr>
                <w:noProof/>
                <w:lang w:eastAsia="en-US"/>
              </w:rPr>
              <w:tab/>
            </w:r>
            <w:r w:rsidR="000B7E76" w:rsidRPr="00C47F9C">
              <w:rPr>
                <w:rStyle w:val="Hyperlink"/>
                <w:noProof/>
              </w:rPr>
              <w:t>ODE DEVELOPMENT ENVIRONMENT</w:t>
            </w:r>
            <w:r w:rsidR="000B7E76">
              <w:rPr>
                <w:noProof/>
                <w:webHidden/>
              </w:rPr>
              <w:tab/>
            </w:r>
            <w:r w:rsidR="000B7E76">
              <w:rPr>
                <w:noProof/>
                <w:webHidden/>
              </w:rPr>
              <w:fldChar w:fldCharType="begin"/>
            </w:r>
            <w:r w:rsidR="000B7E76">
              <w:rPr>
                <w:noProof/>
                <w:webHidden/>
              </w:rPr>
              <w:instrText xml:space="preserve"> PAGEREF _Toc474485012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C8C9038" w14:textId="77777777" w:rsidR="000B7E76" w:rsidRDefault="00F94C36">
          <w:pPr>
            <w:pStyle w:val="TOC2"/>
            <w:tabs>
              <w:tab w:val="left" w:pos="1080"/>
              <w:tab w:val="right" w:leader="dot" w:pos="9350"/>
            </w:tabs>
            <w:rPr>
              <w:noProof/>
              <w:lang w:eastAsia="en-US"/>
            </w:rPr>
          </w:pPr>
          <w:hyperlink w:anchor="_Toc474485013" w:history="1">
            <w:r w:rsidR="000B7E76" w:rsidRPr="00C47F9C">
              <w:rPr>
                <w:rStyle w:val="Hyperlink"/>
                <w:noProof/>
              </w:rPr>
              <w:t>6.1</w:t>
            </w:r>
            <w:r w:rsidR="000B7E76">
              <w:rPr>
                <w:noProof/>
                <w:lang w:eastAsia="en-US"/>
              </w:rPr>
              <w:tab/>
            </w:r>
            <w:r w:rsidR="000B7E76" w:rsidRPr="00C47F9C">
              <w:rPr>
                <w:rStyle w:val="Hyperlink"/>
                <w:noProof/>
              </w:rPr>
              <w:t>Java Development Tools</w:t>
            </w:r>
            <w:r w:rsidR="000B7E76">
              <w:rPr>
                <w:noProof/>
                <w:webHidden/>
              </w:rPr>
              <w:tab/>
            </w:r>
            <w:r w:rsidR="000B7E76">
              <w:rPr>
                <w:noProof/>
                <w:webHidden/>
              </w:rPr>
              <w:fldChar w:fldCharType="begin"/>
            </w:r>
            <w:r w:rsidR="000B7E76">
              <w:rPr>
                <w:noProof/>
                <w:webHidden/>
              </w:rPr>
              <w:instrText xml:space="preserve"> PAGEREF _Toc474485013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7858411" w14:textId="77777777" w:rsidR="000B7E76" w:rsidRDefault="00F94C36">
          <w:pPr>
            <w:pStyle w:val="TOC2"/>
            <w:tabs>
              <w:tab w:val="left" w:pos="1080"/>
              <w:tab w:val="right" w:leader="dot" w:pos="9350"/>
            </w:tabs>
            <w:rPr>
              <w:noProof/>
              <w:lang w:eastAsia="en-US"/>
            </w:rPr>
          </w:pPr>
          <w:hyperlink w:anchor="_Toc474485014" w:history="1">
            <w:r w:rsidR="000B7E76" w:rsidRPr="00C47F9C">
              <w:rPr>
                <w:rStyle w:val="Hyperlink"/>
                <w:noProof/>
              </w:rPr>
              <w:t>6.2</w:t>
            </w:r>
            <w:r w:rsidR="000B7E76">
              <w:rPr>
                <w:noProof/>
                <w:lang w:eastAsia="en-US"/>
              </w:rPr>
              <w:tab/>
            </w:r>
            <w:r w:rsidR="000B7E76" w:rsidRPr="00C47F9C">
              <w:rPr>
                <w:rStyle w:val="Hyperlink"/>
                <w:noProof/>
              </w:rPr>
              <w:t>Java</w:t>
            </w:r>
            <w:r w:rsidR="000B7E76">
              <w:rPr>
                <w:noProof/>
                <w:webHidden/>
              </w:rPr>
              <w:tab/>
            </w:r>
            <w:r w:rsidR="000B7E76">
              <w:rPr>
                <w:noProof/>
                <w:webHidden/>
              </w:rPr>
              <w:fldChar w:fldCharType="begin"/>
            </w:r>
            <w:r w:rsidR="000B7E76">
              <w:rPr>
                <w:noProof/>
                <w:webHidden/>
              </w:rPr>
              <w:instrText xml:space="preserve"> PAGEREF _Toc474485014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68286434" w14:textId="77777777" w:rsidR="000B7E76" w:rsidRDefault="00F94C36">
          <w:pPr>
            <w:pStyle w:val="TOC2"/>
            <w:tabs>
              <w:tab w:val="left" w:pos="1080"/>
              <w:tab w:val="right" w:leader="dot" w:pos="9350"/>
            </w:tabs>
            <w:rPr>
              <w:noProof/>
              <w:lang w:eastAsia="en-US"/>
            </w:rPr>
          </w:pPr>
          <w:hyperlink w:anchor="_Toc474485015" w:history="1">
            <w:r w:rsidR="000B7E76" w:rsidRPr="00C47F9C">
              <w:rPr>
                <w:rStyle w:val="Hyperlink"/>
                <w:noProof/>
              </w:rPr>
              <w:t>6.3</w:t>
            </w:r>
            <w:r w:rsidR="000B7E76">
              <w:rPr>
                <w:noProof/>
                <w:lang w:eastAsia="en-US"/>
              </w:rPr>
              <w:tab/>
            </w:r>
            <w:r w:rsidR="000B7E76" w:rsidRPr="00C47F9C">
              <w:rPr>
                <w:rStyle w:val="Hyperlink"/>
                <w:noProof/>
              </w:rPr>
              <w:t>Eclipse IDE</w:t>
            </w:r>
            <w:r w:rsidR="000B7E76">
              <w:rPr>
                <w:noProof/>
                <w:webHidden/>
              </w:rPr>
              <w:tab/>
            </w:r>
            <w:r w:rsidR="000B7E76">
              <w:rPr>
                <w:noProof/>
                <w:webHidden/>
              </w:rPr>
              <w:fldChar w:fldCharType="begin"/>
            </w:r>
            <w:r w:rsidR="000B7E76">
              <w:rPr>
                <w:noProof/>
                <w:webHidden/>
              </w:rPr>
              <w:instrText xml:space="preserve"> PAGEREF _Toc474485015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70990B89" w14:textId="77777777" w:rsidR="000B7E76" w:rsidRDefault="00F94C36">
          <w:pPr>
            <w:pStyle w:val="TOC2"/>
            <w:tabs>
              <w:tab w:val="left" w:pos="1080"/>
              <w:tab w:val="right" w:leader="dot" w:pos="9350"/>
            </w:tabs>
            <w:rPr>
              <w:noProof/>
              <w:lang w:eastAsia="en-US"/>
            </w:rPr>
          </w:pPr>
          <w:hyperlink w:anchor="_Toc474485016" w:history="1">
            <w:r w:rsidR="000B7E76" w:rsidRPr="00C47F9C">
              <w:rPr>
                <w:rStyle w:val="Hyperlink"/>
                <w:noProof/>
              </w:rPr>
              <w:t>6.4</w:t>
            </w:r>
            <w:r w:rsidR="000B7E76">
              <w:rPr>
                <w:noProof/>
                <w:lang w:eastAsia="en-US"/>
              </w:rPr>
              <w:tab/>
            </w:r>
            <w:r w:rsidR="000B7E76" w:rsidRPr="00C47F9C">
              <w:rPr>
                <w:rStyle w:val="Hyperlink"/>
                <w:noProof/>
              </w:rPr>
              <w:t>Maven</w:t>
            </w:r>
            <w:r w:rsidR="000B7E76">
              <w:rPr>
                <w:noProof/>
                <w:webHidden/>
              </w:rPr>
              <w:tab/>
            </w:r>
            <w:r w:rsidR="000B7E76">
              <w:rPr>
                <w:noProof/>
                <w:webHidden/>
              </w:rPr>
              <w:fldChar w:fldCharType="begin"/>
            </w:r>
            <w:r w:rsidR="000B7E76">
              <w:rPr>
                <w:noProof/>
                <w:webHidden/>
              </w:rPr>
              <w:instrText xml:space="preserve"> PAGEREF _Toc474485016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3A5C6F25" w14:textId="77777777" w:rsidR="000B7E76" w:rsidRDefault="00F94C36">
          <w:pPr>
            <w:pStyle w:val="TOC2"/>
            <w:tabs>
              <w:tab w:val="left" w:pos="1080"/>
              <w:tab w:val="right" w:leader="dot" w:pos="9350"/>
            </w:tabs>
            <w:rPr>
              <w:noProof/>
              <w:lang w:eastAsia="en-US"/>
            </w:rPr>
          </w:pPr>
          <w:hyperlink w:anchor="_Toc474485017" w:history="1">
            <w:r w:rsidR="000B7E76" w:rsidRPr="00C47F9C">
              <w:rPr>
                <w:rStyle w:val="Hyperlink"/>
                <w:noProof/>
              </w:rPr>
              <w:t>6.5</w:t>
            </w:r>
            <w:r w:rsidR="000B7E76">
              <w:rPr>
                <w:noProof/>
                <w:lang w:eastAsia="en-US"/>
              </w:rPr>
              <w:tab/>
            </w:r>
            <w:r w:rsidR="000B7E76" w:rsidRPr="00C47F9C">
              <w:rPr>
                <w:rStyle w:val="Hyperlink"/>
                <w:noProof/>
              </w:rPr>
              <w:t>Git Version Control</w:t>
            </w:r>
            <w:r w:rsidR="000B7E76">
              <w:rPr>
                <w:noProof/>
                <w:webHidden/>
              </w:rPr>
              <w:tab/>
            </w:r>
            <w:r w:rsidR="000B7E76">
              <w:rPr>
                <w:noProof/>
                <w:webHidden/>
              </w:rPr>
              <w:fldChar w:fldCharType="begin"/>
            </w:r>
            <w:r w:rsidR="000B7E76">
              <w:rPr>
                <w:noProof/>
                <w:webHidden/>
              </w:rPr>
              <w:instrText xml:space="preserve"> PAGEREF _Toc474485017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0720B955" w14:textId="77777777" w:rsidR="000B7E76" w:rsidRDefault="00F94C36">
          <w:pPr>
            <w:pStyle w:val="TOC2"/>
            <w:tabs>
              <w:tab w:val="left" w:pos="1080"/>
              <w:tab w:val="right" w:leader="dot" w:pos="9350"/>
            </w:tabs>
            <w:rPr>
              <w:noProof/>
              <w:lang w:eastAsia="en-US"/>
            </w:rPr>
          </w:pPr>
          <w:hyperlink w:anchor="_Toc474485018" w:history="1">
            <w:r w:rsidR="000B7E76" w:rsidRPr="00C47F9C">
              <w:rPr>
                <w:rStyle w:val="Hyperlink"/>
                <w:noProof/>
              </w:rPr>
              <w:t>6.6</w:t>
            </w:r>
            <w:r w:rsidR="000B7E76">
              <w:rPr>
                <w:noProof/>
                <w:lang w:eastAsia="en-US"/>
              </w:rPr>
              <w:tab/>
            </w:r>
            <w:r w:rsidR="000B7E76" w:rsidRPr="00C47F9C">
              <w:rPr>
                <w:rStyle w:val="Hyperlink"/>
                <w:noProof/>
              </w:rPr>
              <w:t>Building ODE Software Artifacts</w:t>
            </w:r>
            <w:r w:rsidR="000B7E76">
              <w:rPr>
                <w:noProof/>
                <w:webHidden/>
              </w:rPr>
              <w:tab/>
            </w:r>
            <w:r w:rsidR="000B7E76">
              <w:rPr>
                <w:noProof/>
                <w:webHidden/>
              </w:rPr>
              <w:fldChar w:fldCharType="begin"/>
            </w:r>
            <w:r w:rsidR="000B7E76">
              <w:rPr>
                <w:noProof/>
                <w:webHidden/>
              </w:rPr>
              <w:instrText xml:space="preserve"> PAGEREF _Toc474485018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D72B205"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19" w:history="1">
            <w:r w:rsidR="000B7E76" w:rsidRPr="00C47F9C">
              <w:rPr>
                <w:rStyle w:val="Hyperlink"/>
                <w:noProof/>
              </w:rPr>
              <w:t>6.6.1</w:t>
            </w:r>
            <w:r w:rsidR="000B7E76">
              <w:rPr>
                <w:rFonts w:asciiTheme="minorHAnsi" w:eastAsiaTheme="minorEastAsia" w:hAnsiTheme="minorHAnsi" w:cstheme="minorBidi"/>
                <w:noProof/>
                <w:sz w:val="22"/>
                <w:szCs w:val="22"/>
              </w:rPr>
              <w:tab/>
            </w:r>
            <w:r w:rsidR="000B7E76" w:rsidRPr="00C47F9C">
              <w:rPr>
                <w:rStyle w:val="Hyperlink"/>
                <w:noProof/>
              </w:rPr>
              <w:t>Open-Source Repository</w:t>
            </w:r>
            <w:r w:rsidR="000B7E76">
              <w:rPr>
                <w:noProof/>
                <w:webHidden/>
              </w:rPr>
              <w:tab/>
            </w:r>
            <w:r w:rsidR="000B7E76">
              <w:rPr>
                <w:noProof/>
                <w:webHidden/>
              </w:rPr>
              <w:fldChar w:fldCharType="begin"/>
            </w:r>
            <w:r w:rsidR="000B7E76">
              <w:rPr>
                <w:noProof/>
                <w:webHidden/>
              </w:rPr>
              <w:instrText xml:space="preserve"> PAGEREF _Toc474485019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4242FE1"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0" w:history="1">
            <w:r w:rsidR="000B7E76" w:rsidRPr="00C47F9C">
              <w:rPr>
                <w:rStyle w:val="Hyperlink"/>
                <w:noProof/>
              </w:rPr>
              <w:t>6.6.2</w:t>
            </w:r>
            <w:r w:rsidR="000B7E76">
              <w:rPr>
                <w:rFonts w:asciiTheme="minorHAnsi" w:eastAsiaTheme="minorEastAsia" w:hAnsiTheme="minorHAnsi" w:cstheme="minorBidi"/>
                <w:noProof/>
                <w:sz w:val="22"/>
                <w:szCs w:val="22"/>
              </w:rPr>
              <w:tab/>
            </w:r>
            <w:r w:rsidR="000B7E76" w:rsidRPr="00C47F9C">
              <w:rPr>
                <w:rStyle w:val="Hyperlink"/>
                <w:noProof/>
              </w:rPr>
              <w:t>Private Repository</w:t>
            </w:r>
            <w:r w:rsidR="000B7E76">
              <w:rPr>
                <w:noProof/>
                <w:webHidden/>
              </w:rPr>
              <w:tab/>
            </w:r>
            <w:r w:rsidR="000B7E76">
              <w:rPr>
                <w:noProof/>
                <w:webHidden/>
              </w:rPr>
              <w:fldChar w:fldCharType="begin"/>
            </w:r>
            <w:r w:rsidR="000B7E76">
              <w:rPr>
                <w:noProof/>
                <w:webHidden/>
              </w:rPr>
              <w:instrText xml:space="preserve"> PAGEREF _Toc474485020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7B4D77D8"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1" w:history="1">
            <w:r w:rsidR="000B7E76" w:rsidRPr="00C47F9C">
              <w:rPr>
                <w:rStyle w:val="Hyperlink"/>
                <w:b/>
                <w:noProof/>
              </w:rPr>
              <w:t>6.6.3</w:t>
            </w:r>
            <w:r w:rsidR="000B7E76">
              <w:rPr>
                <w:rFonts w:asciiTheme="minorHAnsi" w:eastAsiaTheme="minorEastAsia" w:hAnsiTheme="minorHAnsi" w:cstheme="minorBidi"/>
                <w:noProof/>
                <w:sz w:val="22"/>
                <w:szCs w:val="22"/>
              </w:rPr>
              <w:tab/>
            </w:r>
            <w:r w:rsidR="000B7E76" w:rsidRPr="00C47F9C">
              <w:rPr>
                <w:rStyle w:val="Hyperlink"/>
                <w:noProof/>
              </w:rPr>
              <w:t>ODE Application Properties</w:t>
            </w:r>
            <w:r w:rsidR="000B7E76">
              <w:rPr>
                <w:noProof/>
                <w:webHidden/>
              </w:rPr>
              <w:tab/>
            </w:r>
            <w:r w:rsidR="000B7E76">
              <w:rPr>
                <w:noProof/>
                <w:webHidden/>
              </w:rPr>
              <w:fldChar w:fldCharType="begin"/>
            </w:r>
            <w:r w:rsidR="000B7E76">
              <w:rPr>
                <w:noProof/>
                <w:webHidden/>
              </w:rPr>
              <w:instrText xml:space="preserve"> PAGEREF _Toc474485021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65FB80A5"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2" w:history="1">
            <w:r w:rsidR="000B7E76" w:rsidRPr="00C47F9C">
              <w:rPr>
                <w:rStyle w:val="Hyperlink"/>
                <w:noProof/>
              </w:rPr>
              <w:t>6.6.4</w:t>
            </w:r>
            <w:r w:rsidR="000B7E76">
              <w:rPr>
                <w:rFonts w:asciiTheme="minorHAnsi" w:eastAsiaTheme="minorEastAsia" w:hAnsiTheme="minorHAnsi" w:cstheme="minorBidi"/>
                <w:noProof/>
                <w:sz w:val="22"/>
                <w:szCs w:val="22"/>
              </w:rPr>
              <w:tab/>
            </w:r>
            <w:r w:rsidR="000B7E76" w:rsidRPr="00C47F9C">
              <w:rPr>
                <w:rStyle w:val="Hyperlink"/>
                <w:noProof/>
              </w:rPr>
              <w:t>ODE Logging Properties</w:t>
            </w:r>
            <w:r w:rsidR="000B7E76">
              <w:rPr>
                <w:noProof/>
                <w:webHidden/>
              </w:rPr>
              <w:tab/>
            </w:r>
            <w:r w:rsidR="000B7E76">
              <w:rPr>
                <w:noProof/>
                <w:webHidden/>
              </w:rPr>
              <w:fldChar w:fldCharType="begin"/>
            </w:r>
            <w:r w:rsidR="000B7E76">
              <w:rPr>
                <w:noProof/>
                <w:webHidden/>
              </w:rPr>
              <w:instrText xml:space="preserve"> PAGEREF _Toc474485022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7C83186C" w14:textId="77777777" w:rsidR="000B7E76" w:rsidRDefault="00F94C36">
          <w:pPr>
            <w:pStyle w:val="TOC1"/>
            <w:tabs>
              <w:tab w:val="left" w:pos="480"/>
              <w:tab w:val="right" w:leader="dot" w:pos="9350"/>
            </w:tabs>
            <w:rPr>
              <w:noProof/>
              <w:lang w:eastAsia="en-US"/>
            </w:rPr>
          </w:pPr>
          <w:hyperlink w:anchor="_Toc474485023" w:history="1">
            <w:r w:rsidR="000B7E76" w:rsidRPr="00C47F9C">
              <w:rPr>
                <w:rStyle w:val="Hyperlink"/>
                <w:noProof/>
              </w:rPr>
              <w:t>7</w:t>
            </w:r>
            <w:r w:rsidR="000B7E76">
              <w:rPr>
                <w:noProof/>
                <w:lang w:eastAsia="en-US"/>
              </w:rPr>
              <w:tab/>
            </w:r>
            <w:r w:rsidR="000B7E76" w:rsidRPr="00C47F9C">
              <w:rPr>
                <w:rStyle w:val="Hyperlink"/>
                <w:noProof/>
              </w:rPr>
              <w:t>ODE INTERFACES</w:t>
            </w:r>
            <w:r w:rsidR="000B7E76">
              <w:rPr>
                <w:noProof/>
                <w:webHidden/>
              </w:rPr>
              <w:tab/>
            </w:r>
            <w:r w:rsidR="000B7E76">
              <w:rPr>
                <w:noProof/>
                <w:webHidden/>
              </w:rPr>
              <w:fldChar w:fldCharType="begin"/>
            </w:r>
            <w:r w:rsidR="000B7E76">
              <w:rPr>
                <w:noProof/>
                <w:webHidden/>
              </w:rPr>
              <w:instrText xml:space="preserve"> PAGEREF _Toc474485023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4C4CE94F" w14:textId="77777777" w:rsidR="000B7E76" w:rsidRDefault="00F94C36">
          <w:pPr>
            <w:pStyle w:val="TOC2"/>
            <w:tabs>
              <w:tab w:val="left" w:pos="1080"/>
              <w:tab w:val="right" w:leader="dot" w:pos="9350"/>
            </w:tabs>
            <w:rPr>
              <w:noProof/>
              <w:lang w:eastAsia="en-US"/>
            </w:rPr>
          </w:pPr>
          <w:hyperlink w:anchor="_Toc474485024" w:history="1">
            <w:r w:rsidR="000B7E76" w:rsidRPr="00C47F9C">
              <w:rPr>
                <w:rStyle w:val="Hyperlink"/>
                <w:noProof/>
              </w:rPr>
              <w:t>7.1</w:t>
            </w:r>
            <w:r w:rsidR="000B7E76">
              <w:rPr>
                <w:noProof/>
                <w:lang w:eastAsia="en-US"/>
              </w:rPr>
              <w:tab/>
            </w:r>
            <w:r w:rsidR="000B7E76" w:rsidRPr="00C47F9C">
              <w:rPr>
                <w:rStyle w:val="Hyperlink"/>
                <w:noProof/>
              </w:rPr>
              <w:t>File Copy Data Deposit</w:t>
            </w:r>
            <w:r w:rsidR="000B7E76">
              <w:rPr>
                <w:noProof/>
                <w:webHidden/>
              </w:rPr>
              <w:tab/>
            </w:r>
            <w:r w:rsidR="000B7E76">
              <w:rPr>
                <w:noProof/>
                <w:webHidden/>
              </w:rPr>
              <w:fldChar w:fldCharType="begin"/>
            </w:r>
            <w:r w:rsidR="000B7E76">
              <w:rPr>
                <w:noProof/>
                <w:webHidden/>
              </w:rPr>
              <w:instrText xml:space="preserve"> PAGEREF _Toc474485024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3D9F6220" w14:textId="77777777" w:rsidR="000B7E76" w:rsidRDefault="00F94C36">
          <w:pPr>
            <w:pStyle w:val="TOC2"/>
            <w:tabs>
              <w:tab w:val="left" w:pos="1080"/>
              <w:tab w:val="right" w:leader="dot" w:pos="9350"/>
            </w:tabs>
            <w:rPr>
              <w:noProof/>
              <w:lang w:eastAsia="en-US"/>
            </w:rPr>
          </w:pPr>
          <w:hyperlink w:anchor="_Toc474485025" w:history="1">
            <w:r w:rsidR="000B7E76" w:rsidRPr="00C47F9C">
              <w:rPr>
                <w:rStyle w:val="Hyperlink"/>
                <w:noProof/>
              </w:rPr>
              <w:t>7.2</w:t>
            </w:r>
            <w:r w:rsidR="000B7E76">
              <w:rPr>
                <w:noProof/>
                <w:lang w:eastAsia="en-US"/>
              </w:rPr>
              <w:tab/>
            </w:r>
            <w:r w:rsidR="000B7E76" w:rsidRPr="00C47F9C">
              <w:rPr>
                <w:rStyle w:val="Hyperlink"/>
                <w:noProof/>
              </w:rPr>
              <w:t>ODE REST API</w:t>
            </w:r>
            <w:r w:rsidR="000B7E76">
              <w:rPr>
                <w:noProof/>
                <w:webHidden/>
              </w:rPr>
              <w:tab/>
            </w:r>
            <w:r w:rsidR="000B7E76">
              <w:rPr>
                <w:noProof/>
                <w:webHidden/>
              </w:rPr>
              <w:fldChar w:fldCharType="begin"/>
            </w:r>
            <w:r w:rsidR="000B7E76">
              <w:rPr>
                <w:noProof/>
                <w:webHidden/>
              </w:rPr>
              <w:instrText xml:space="preserve"> PAGEREF _Toc474485025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26844B14"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6" w:history="1">
            <w:r w:rsidR="000B7E76" w:rsidRPr="00C47F9C">
              <w:rPr>
                <w:rStyle w:val="Hyperlink"/>
                <w:b/>
                <w:noProof/>
              </w:rPr>
              <w:t>7.2.1</w:t>
            </w:r>
            <w:r w:rsidR="000B7E76">
              <w:rPr>
                <w:rFonts w:asciiTheme="minorHAnsi" w:eastAsiaTheme="minorEastAsia" w:hAnsiTheme="minorHAnsi" w:cstheme="minorBidi"/>
                <w:noProof/>
                <w:sz w:val="22"/>
                <w:szCs w:val="22"/>
              </w:rPr>
              <w:tab/>
            </w:r>
            <w:r w:rsidR="000B7E76" w:rsidRPr="00C47F9C">
              <w:rPr>
                <w:rStyle w:val="Hyperlink"/>
                <w:noProof/>
              </w:rPr>
              <w:t>Get Security Token (Future)</w:t>
            </w:r>
            <w:r w:rsidR="000B7E76">
              <w:rPr>
                <w:noProof/>
                <w:webHidden/>
              </w:rPr>
              <w:tab/>
            </w:r>
            <w:r w:rsidR="000B7E76">
              <w:rPr>
                <w:noProof/>
                <w:webHidden/>
              </w:rPr>
              <w:fldChar w:fldCharType="begin"/>
            </w:r>
            <w:r w:rsidR="000B7E76">
              <w:rPr>
                <w:noProof/>
                <w:webHidden/>
              </w:rPr>
              <w:instrText xml:space="preserve"> PAGEREF _Toc474485026 \h </w:instrText>
            </w:r>
            <w:r w:rsidR="000B7E76">
              <w:rPr>
                <w:noProof/>
                <w:webHidden/>
              </w:rPr>
            </w:r>
            <w:r w:rsidR="000B7E76">
              <w:rPr>
                <w:noProof/>
                <w:webHidden/>
              </w:rPr>
              <w:fldChar w:fldCharType="separate"/>
            </w:r>
            <w:r w:rsidR="000B7E76">
              <w:rPr>
                <w:noProof/>
                <w:webHidden/>
              </w:rPr>
              <w:t>16</w:t>
            </w:r>
            <w:r w:rsidR="000B7E76">
              <w:rPr>
                <w:noProof/>
                <w:webHidden/>
              </w:rPr>
              <w:fldChar w:fldCharType="end"/>
            </w:r>
          </w:hyperlink>
        </w:p>
        <w:p w14:paraId="3C4115DB"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7" w:history="1">
            <w:r w:rsidR="000B7E76" w:rsidRPr="00C47F9C">
              <w:rPr>
                <w:rStyle w:val="Hyperlink"/>
                <w:b/>
                <w:noProof/>
              </w:rPr>
              <w:t>7.2.2</w:t>
            </w:r>
            <w:r w:rsidR="000B7E76">
              <w:rPr>
                <w:rFonts w:asciiTheme="minorHAnsi" w:eastAsiaTheme="minorEastAsia" w:hAnsiTheme="minorHAnsi" w:cstheme="minorBidi"/>
                <w:noProof/>
                <w:sz w:val="22"/>
                <w:szCs w:val="22"/>
              </w:rPr>
              <w:tab/>
            </w:r>
            <w:r w:rsidR="000B7E76" w:rsidRPr="00C47F9C">
              <w:rPr>
                <w:rStyle w:val="Hyperlink"/>
                <w:noProof/>
              </w:rPr>
              <w:t>Revoke Security Token (Future)</w:t>
            </w:r>
            <w:r w:rsidR="000B7E76">
              <w:rPr>
                <w:noProof/>
                <w:webHidden/>
              </w:rPr>
              <w:tab/>
            </w:r>
            <w:r w:rsidR="000B7E76">
              <w:rPr>
                <w:noProof/>
                <w:webHidden/>
              </w:rPr>
              <w:fldChar w:fldCharType="begin"/>
            </w:r>
            <w:r w:rsidR="000B7E76">
              <w:rPr>
                <w:noProof/>
                <w:webHidden/>
              </w:rPr>
              <w:instrText xml:space="preserve"> PAGEREF _Toc474485027 \h </w:instrText>
            </w:r>
            <w:r w:rsidR="000B7E76">
              <w:rPr>
                <w:noProof/>
                <w:webHidden/>
              </w:rPr>
            </w:r>
            <w:r w:rsidR="000B7E76">
              <w:rPr>
                <w:noProof/>
                <w:webHidden/>
              </w:rPr>
              <w:fldChar w:fldCharType="separate"/>
            </w:r>
            <w:r w:rsidR="000B7E76">
              <w:rPr>
                <w:noProof/>
                <w:webHidden/>
              </w:rPr>
              <w:t>17</w:t>
            </w:r>
            <w:r w:rsidR="000B7E76">
              <w:rPr>
                <w:noProof/>
                <w:webHidden/>
              </w:rPr>
              <w:fldChar w:fldCharType="end"/>
            </w:r>
          </w:hyperlink>
        </w:p>
        <w:p w14:paraId="27F0595D"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8" w:history="1">
            <w:r w:rsidR="000B7E76" w:rsidRPr="00C47F9C">
              <w:rPr>
                <w:rStyle w:val="Hyperlink"/>
                <w:noProof/>
              </w:rPr>
              <w:t>7.2.3</w:t>
            </w:r>
            <w:r w:rsidR="000B7E76">
              <w:rPr>
                <w:rFonts w:asciiTheme="minorHAnsi" w:eastAsiaTheme="minorEastAsia" w:hAnsiTheme="minorHAnsi" w:cstheme="minorBidi"/>
                <w:noProof/>
                <w:sz w:val="22"/>
                <w:szCs w:val="22"/>
              </w:rPr>
              <w:tab/>
            </w:r>
            <w:r w:rsidR="000B7E76" w:rsidRPr="00C47F9C">
              <w:rPr>
                <w:rStyle w:val="Hyperlink"/>
                <w:noProof/>
              </w:rPr>
              <w:t>Upload BSM File</w:t>
            </w:r>
            <w:r w:rsidR="000B7E76">
              <w:rPr>
                <w:noProof/>
                <w:webHidden/>
              </w:rPr>
              <w:tab/>
            </w:r>
            <w:r w:rsidR="000B7E76">
              <w:rPr>
                <w:noProof/>
                <w:webHidden/>
              </w:rPr>
              <w:fldChar w:fldCharType="begin"/>
            </w:r>
            <w:r w:rsidR="000B7E76">
              <w:rPr>
                <w:noProof/>
                <w:webHidden/>
              </w:rPr>
              <w:instrText xml:space="preserve"> PAGEREF _Toc474485028 \h </w:instrText>
            </w:r>
            <w:r w:rsidR="000B7E76">
              <w:rPr>
                <w:noProof/>
                <w:webHidden/>
              </w:rPr>
            </w:r>
            <w:r w:rsidR="000B7E76">
              <w:rPr>
                <w:noProof/>
                <w:webHidden/>
              </w:rPr>
              <w:fldChar w:fldCharType="separate"/>
            </w:r>
            <w:r w:rsidR="000B7E76">
              <w:rPr>
                <w:noProof/>
                <w:webHidden/>
              </w:rPr>
              <w:t>18</w:t>
            </w:r>
            <w:r w:rsidR="000B7E76">
              <w:rPr>
                <w:noProof/>
                <w:webHidden/>
              </w:rPr>
              <w:fldChar w:fldCharType="end"/>
            </w:r>
          </w:hyperlink>
        </w:p>
        <w:p w14:paraId="4AA1005A"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29" w:history="1">
            <w:r w:rsidR="000B7E76" w:rsidRPr="00C47F9C">
              <w:rPr>
                <w:rStyle w:val="Hyperlink"/>
                <w:noProof/>
              </w:rPr>
              <w:t>7.2.4</w:t>
            </w:r>
            <w:r w:rsidR="000B7E76">
              <w:rPr>
                <w:rFonts w:asciiTheme="minorHAnsi" w:eastAsiaTheme="minorEastAsia" w:hAnsiTheme="minorHAnsi" w:cstheme="minorBidi"/>
                <w:noProof/>
                <w:sz w:val="22"/>
                <w:szCs w:val="22"/>
              </w:rPr>
              <w:tab/>
            </w:r>
            <w:r w:rsidR="000B7E76" w:rsidRPr="00C47F9C">
              <w:rPr>
                <w:rStyle w:val="Hyperlink"/>
                <w:noProof/>
              </w:rPr>
              <w:t>ODE MANAGE SNMP API</w:t>
            </w:r>
            <w:r w:rsidR="000B7E76">
              <w:rPr>
                <w:noProof/>
                <w:webHidden/>
              </w:rPr>
              <w:tab/>
            </w:r>
            <w:r w:rsidR="000B7E76">
              <w:rPr>
                <w:noProof/>
                <w:webHidden/>
              </w:rPr>
              <w:fldChar w:fldCharType="begin"/>
            </w:r>
            <w:r w:rsidR="000B7E76">
              <w:rPr>
                <w:noProof/>
                <w:webHidden/>
              </w:rPr>
              <w:instrText xml:space="preserve"> PAGEREF _Toc474485029 \h </w:instrText>
            </w:r>
            <w:r w:rsidR="000B7E76">
              <w:rPr>
                <w:noProof/>
                <w:webHidden/>
              </w:rPr>
            </w:r>
            <w:r w:rsidR="000B7E76">
              <w:rPr>
                <w:noProof/>
                <w:webHidden/>
              </w:rPr>
              <w:fldChar w:fldCharType="separate"/>
            </w:r>
            <w:r w:rsidR="000B7E76">
              <w:rPr>
                <w:noProof/>
                <w:webHidden/>
              </w:rPr>
              <w:t>19</w:t>
            </w:r>
            <w:r w:rsidR="000B7E76">
              <w:rPr>
                <w:noProof/>
                <w:webHidden/>
              </w:rPr>
              <w:fldChar w:fldCharType="end"/>
            </w:r>
          </w:hyperlink>
        </w:p>
        <w:p w14:paraId="1D97660C"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0" w:history="1">
            <w:r w:rsidR="000B7E76" w:rsidRPr="00C47F9C">
              <w:rPr>
                <w:rStyle w:val="Hyperlink"/>
                <w:noProof/>
              </w:rPr>
              <w:t>7.2.5</w:t>
            </w:r>
            <w:r w:rsidR="000B7E76">
              <w:rPr>
                <w:rFonts w:asciiTheme="minorHAnsi" w:eastAsiaTheme="minorEastAsia" w:hAnsiTheme="minorHAnsi" w:cstheme="minorBidi"/>
                <w:noProof/>
                <w:sz w:val="22"/>
                <w:szCs w:val="22"/>
              </w:rPr>
              <w:tab/>
            </w:r>
            <w:r w:rsidR="000B7E76" w:rsidRPr="00C47F9C">
              <w:rPr>
                <w:rStyle w:val="Hyperlink"/>
                <w:noProof/>
              </w:rPr>
              <w:t>ODE TIM Messages</w:t>
            </w:r>
            <w:r w:rsidR="000B7E76">
              <w:rPr>
                <w:noProof/>
                <w:webHidden/>
              </w:rPr>
              <w:tab/>
            </w:r>
            <w:r w:rsidR="000B7E76">
              <w:rPr>
                <w:noProof/>
                <w:webHidden/>
              </w:rPr>
              <w:fldChar w:fldCharType="begin"/>
            </w:r>
            <w:r w:rsidR="000B7E76">
              <w:rPr>
                <w:noProof/>
                <w:webHidden/>
              </w:rPr>
              <w:instrText xml:space="preserve"> PAGEREF _Toc474485030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54329CAC" w14:textId="77777777" w:rsidR="000B7E76" w:rsidRDefault="00F94C36">
          <w:pPr>
            <w:pStyle w:val="TOC2"/>
            <w:tabs>
              <w:tab w:val="left" w:pos="1080"/>
              <w:tab w:val="right" w:leader="dot" w:pos="9350"/>
            </w:tabs>
            <w:rPr>
              <w:noProof/>
              <w:lang w:eastAsia="en-US"/>
            </w:rPr>
          </w:pPr>
          <w:hyperlink w:anchor="_Toc474485031" w:history="1">
            <w:r w:rsidR="000B7E76" w:rsidRPr="00C47F9C">
              <w:rPr>
                <w:rStyle w:val="Hyperlink"/>
                <w:noProof/>
              </w:rPr>
              <w:t>7.3</w:t>
            </w:r>
            <w:r w:rsidR="000B7E76">
              <w:rPr>
                <w:noProof/>
                <w:lang w:eastAsia="en-US"/>
              </w:rPr>
              <w:tab/>
            </w:r>
            <w:r w:rsidR="000B7E76" w:rsidRPr="00C47F9C">
              <w:rPr>
                <w:rStyle w:val="Hyperlink"/>
                <w:noProof/>
              </w:rPr>
              <w:t>ODE Streaming API</w:t>
            </w:r>
            <w:r w:rsidR="000B7E76">
              <w:rPr>
                <w:noProof/>
                <w:webHidden/>
              </w:rPr>
              <w:tab/>
            </w:r>
            <w:r w:rsidR="000B7E76">
              <w:rPr>
                <w:noProof/>
                <w:webHidden/>
              </w:rPr>
              <w:fldChar w:fldCharType="begin"/>
            </w:r>
            <w:r w:rsidR="000B7E76">
              <w:rPr>
                <w:noProof/>
                <w:webHidden/>
              </w:rPr>
              <w:instrText xml:space="preserve"> PAGEREF _Toc474485031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34B142CF"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2" w:history="1">
            <w:r w:rsidR="000B7E76" w:rsidRPr="00C47F9C">
              <w:rPr>
                <w:rStyle w:val="Hyperlink"/>
                <w:noProof/>
              </w:rPr>
              <w:t>7.3.1</w:t>
            </w:r>
            <w:r w:rsidR="000B7E76">
              <w:rPr>
                <w:rFonts w:asciiTheme="minorHAnsi" w:eastAsiaTheme="minorEastAsia" w:hAnsiTheme="minorHAnsi" w:cstheme="minorBidi"/>
                <w:noProof/>
                <w:sz w:val="22"/>
                <w:szCs w:val="22"/>
              </w:rPr>
              <w:tab/>
            </w:r>
            <w:r w:rsidR="000B7E76" w:rsidRPr="00C47F9C">
              <w:rPr>
                <w:rStyle w:val="Hyperlink"/>
                <w:noProof/>
              </w:rPr>
              <w:t>Direct Kafka Interface</w:t>
            </w:r>
            <w:r w:rsidR="000B7E76">
              <w:rPr>
                <w:noProof/>
                <w:webHidden/>
              </w:rPr>
              <w:tab/>
            </w:r>
            <w:r w:rsidR="000B7E76">
              <w:rPr>
                <w:noProof/>
                <w:webHidden/>
              </w:rPr>
              <w:fldChar w:fldCharType="begin"/>
            </w:r>
            <w:r w:rsidR="000B7E76">
              <w:rPr>
                <w:noProof/>
                <w:webHidden/>
              </w:rPr>
              <w:instrText xml:space="preserve"> PAGEREF _Toc474485032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0F5CCE40"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3" w:history="1">
            <w:r w:rsidR="000B7E76" w:rsidRPr="00C47F9C">
              <w:rPr>
                <w:rStyle w:val="Hyperlink"/>
                <w:noProof/>
              </w:rPr>
              <w:t>7.3.2</w:t>
            </w:r>
            <w:r w:rsidR="000B7E76">
              <w:rPr>
                <w:rFonts w:asciiTheme="minorHAnsi" w:eastAsiaTheme="minorEastAsia" w:hAnsiTheme="minorHAnsi" w:cstheme="minorBidi"/>
                <w:noProof/>
                <w:sz w:val="22"/>
                <w:szCs w:val="22"/>
              </w:rPr>
              <w:tab/>
            </w:r>
            <w:r w:rsidR="000B7E76" w:rsidRPr="00C47F9C">
              <w:rPr>
                <w:rStyle w:val="Hyperlink"/>
                <w:noProof/>
              </w:rPr>
              <w:t>ODE WebSocket Interface</w:t>
            </w:r>
            <w:r w:rsidR="000B7E76">
              <w:rPr>
                <w:noProof/>
                <w:webHidden/>
              </w:rPr>
              <w:tab/>
            </w:r>
            <w:r w:rsidR="000B7E76">
              <w:rPr>
                <w:noProof/>
                <w:webHidden/>
              </w:rPr>
              <w:fldChar w:fldCharType="begin"/>
            </w:r>
            <w:r w:rsidR="000B7E76">
              <w:rPr>
                <w:noProof/>
                <w:webHidden/>
              </w:rPr>
              <w:instrText xml:space="preserve"> PAGEREF _Toc474485033 \h </w:instrText>
            </w:r>
            <w:r w:rsidR="000B7E76">
              <w:rPr>
                <w:noProof/>
                <w:webHidden/>
              </w:rPr>
            </w:r>
            <w:r w:rsidR="000B7E76">
              <w:rPr>
                <w:noProof/>
                <w:webHidden/>
              </w:rPr>
              <w:fldChar w:fldCharType="separate"/>
            </w:r>
            <w:r w:rsidR="000B7E76">
              <w:rPr>
                <w:noProof/>
                <w:webHidden/>
              </w:rPr>
              <w:t>21</w:t>
            </w:r>
            <w:r w:rsidR="000B7E76">
              <w:rPr>
                <w:noProof/>
                <w:webHidden/>
              </w:rPr>
              <w:fldChar w:fldCharType="end"/>
            </w:r>
          </w:hyperlink>
        </w:p>
        <w:p w14:paraId="766138ED" w14:textId="77777777" w:rsidR="000B7E76" w:rsidRDefault="00F94C36">
          <w:pPr>
            <w:pStyle w:val="TOC2"/>
            <w:tabs>
              <w:tab w:val="left" w:pos="1080"/>
              <w:tab w:val="right" w:leader="dot" w:pos="9350"/>
            </w:tabs>
            <w:rPr>
              <w:noProof/>
              <w:lang w:eastAsia="en-US"/>
            </w:rPr>
          </w:pPr>
          <w:hyperlink w:anchor="_Toc474485034" w:history="1">
            <w:r w:rsidR="000B7E76" w:rsidRPr="00C47F9C">
              <w:rPr>
                <w:rStyle w:val="Hyperlink"/>
                <w:noProof/>
              </w:rPr>
              <w:t>7.4</w:t>
            </w:r>
            <w:r w:rsidR="000B7E76">
              <w:rPr>
                <w:noProof/>
                <w:lang w:eastAsia="en-US"/>
              </w:rPr>
              <w:tab/>
            </w:r>
            <w:r w:rsidR="000B7E76" w:rsidRPr="00C47F9C">
              <w:rPr>
                <w:rStyle w:val="Hyperlink"/>
                <w:noProof/>
              </w:rPr>
              <w:t>ODE Request Schemas</w:t>
            </w:r>
            <w:r w:rsidR="000B7E76">
              <w:rPr>
                <w:noProof/>
                <w:webHidden/>
              </w:rPr>
              <w:tab/>
            </w:r>
            <w:r w:rsidR="000B7E76">
              <w:rPr>
                <w:noProof/>
                <w:webHidden/>
              </w:rPr>
              <w:fldChar w:fldCharType="begin"/>
            </w:r>
            <w:r w:rsidR="000B7E76">
              <w:rPr>
                <w:noProof/>
                <w:webHidden/>
              </w:rPr>
              <w:instrText xml:space="preserve"> PAGEREF _Toc474485034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0AD1C779"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5" w:history="1">
            <w:r w:rsidR="000B7E76" w:rsidRPr="00C47F9C">
              <w:rPr>
                <w:rStyle w:val="Hyperlink"/>
                <w:noProof/>
              </w:rPr>
              <w:t>7.4.1</w:t>
            </w:r>
            <w:r w:rsidR="000B7E76">
              <w:rPr>
                <w:rFonts w:asciiTheme="minorHAnsi" w:eastAsiaTheme="minorEastAsia" w:hAnsiTheme="minorHAnsi" w:cstheme="minorBidi"/>
                <w:noProof/>
                <w:sz w:val="22"/>
                <w:szCs w:val="22"/>
              </w:rPr>
              <w:tab/>
            </w:r>
            <w:r w:rsidR="000B7E76" w:rsidRPr="00C47F9C">
              <w:rPr>
                <w:rStyle w:val="Hyperlink"/>
                <w:noProof/>
              </w:rPr>
              <w:t>Subscription Data Request</w:t>
            </w:r>
            <w:r w:rsidR="000B7E76">
              <w:rPr>
                <w:noProof/>
                <w:webHidden/>
              </w:rPr>
              <w:tab/>
            </w:r>
            <w:r w:rsidR="000B7E76">
              <w:rPr>
                <w:noProof/>
                <w:webHidden/>
              </w:rPr>
              <w:fldChar w:fldCharType="begin"/>
            </w:r>
            <w:r w:rsidR="000B7E76">
              <w:rPr>
                <w:noProof/>
                <w:webHidden/>
              </w:rPr>
              <w:instrText xml:space="preserve"> PAGEREF _Toc474485035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2CDE2BAC" w14:textId="77777777" w:rsidR="000B7E76" w:rsidRDefault="00F94C36">
          <w:pPr>
            <w:pStyle w:val="TOC2"/>
            <w:tabs>
              <w:tab w:val="left" w:pos="1080"/>
              <w:tab w:val="right" w:leader="dot" w:pos="9350"/>
            </w:tabs>
            <w:rPr>
              <w:noProof/>
              <w:lang w:eastAsia="en-US"/>
            </w:rPr>
          </w:pPr>
          <w:hyperlink w:anchor="_Toc474485036" w:history="1">
            <w:r w:rsidR="000B7E76" w:rsidRPr="00C47F9C">
              <w:rPr>
                <w:rStyle w:val="Hyperlink"/>
                <w:noProof/>
              </w:rPr>
              <w:t>7.5</w:t>
            </w:r>
            <w:r w:rsidR="000B7E76">
              <w:rPr>
                <w:noProof/>
                <w:lang w:eastAsia="en-US"/>
              </w:rPr>
              <w:tab/>
            </w:r>
            <w:r w:rsidR="000B7E76" w:rsidRPr="00C47F9C">
              <w:rPr>
                <w:rStyle w:val="Hyperlink"/>
                <w:noProof/>
              </w:rPr>
              <w:t>ODE Response Schemas</w:t>
            </w:r>
            <w:r w:rsidR="000B7E76">
              <w:rPr>
                <w:noProof/>
                <w:webHidden/>
              </w:rPr>
              <w:tab/>
            </w:r>
            <w:r w:rsidR="000B7E76">
              <w:rPr>
                <w:noProof/>
                <w:webHidden/>
              </w:rPr>
              <w:fldChar w:fldCharType="begin"/>
            </w:r>
            <w:r w:rsidR="000B7E76">
              <w:rPr>
                <w:noProof/>
                <w:webHidden/>
              </w:rPr>
              <w:instrText xml:space="preserve"> PAGEREF _Toc474485036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623E4098"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7" w:history="1">
            <w:r w:rsidR="000B7E76" w:rsidRPr="00C47F9C">
              <w:rPr>
                <w:rStyle w:val="Hyperlink"/>
                <w:noProof/>
              </w:rPr>
              <w:t>7.5.1</w:t>
            </w:r>
            <w:r w:rsidR="000B7E76">
              <w:rPr>
                <w:rFonts w:asciiTheme="minorHAnsi" w:eastAsiaTheme="minorEastAsia" w:hAnsiTheme="minorHAnsi" w:cstheme="minorBidi"/>
                <w:noProof/>
                <w:sz w:val="22"/>
                <w:szCs w:val="22"/>
              </w:rPr>
              <w:tab/>
            </w:r>
            <w:r w:rsidR="000B7E76" w:rsidRPr="00C47F9C">
              <w:rPr>
                <w:rStyle w:val="Hyperlink"/>
                <w:noProof/>
              </w:rPr>
              <w:t>ODE Data Message</w:t>
            </w:r>
            <w:r w:rsidR="000B7E76">
              <w:rPr>
                <w:noProof/>
                <w:webHidden/>
              </w:rPr>
              <w:tab/>
            </w:r>
            <w:r w:rsidR="000B7E76">
              <w:rPr>
                <w:noProof/>
                <w:webHidden/>
              </w:rPr>
              <w:fldChar w:fldCharType="begin"/>
            </w:r>
            <w:r w:rsidR="000B7E76">
              <w:rPr>
                <w:noProof/>
                <w:webHidden/>
              </w:rPr>
              <w:instrText xml:space="preserve"> PAGEREF _Toc474485037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094102A1"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8" w:history="1">
            <w:r w:rsidR="000B7E76" w:rsidRPr="00C47F9C">
              <w:rPr>
                <w:rStyle w:val="Hyperlink"/>
                <w:noProof/>
              </w:rPr>
              <w:t>7.5.2</w:t>
            </w:r>
            <w:r w:rsidR="000B7E76">
              <w:rPr>
                <w:rFonts w:asciiTheme="minorHAnsi" w:eastAsiaTheme="minorEastAsia" w:hAnsiTheme="minorHAnsi" w:cstheme="minorBidi"/>
                <w:noProof/>
                <w:sz w:val="22"/>
                <w:szCs w:val="22"/>
              </w:rPr>
              <w:tab/>
            </w:r>
            <w:r w:rsidR="000B7E76" w:rsidRPr="00C47F9C">
              <w:rPr>
                <w:rStyle w:val="Hyperlink"/>
                <w:noProof/>
              </w:rPr>
              <w:t>ODE Message Metadata</w:t>
            </w:r>
            <w:r w:rsidR="000B7E76">
              <w:rPr>
                <w:noProof/>
                <w:webHidden/>
              </w:rPr>
              <w:tab/>
            </w:r>
            <w:r w:rsidR="000B7E76">
              <w:rPr>
                <w:noProof/>
                <w:webHidden/>
              </w:rPr>
              <w:fldChar w:fldCharType="begin"/>
            </w:r>
            <w:r w:rsidR="000B7E76">
              <w:rPr>
                <w:noProof/>
                <w:webHidden/>
              </w:rPr>
              <w:instrText xml:space="preserve"> PAGEREF _Toc474485038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1E0E942F"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39" w:history="1">
            <w:r w:rsidR="000B7E76" w:rsidRPr="00C47F9C">
              <w:rPr>
                <w:rStyle w:val="Hyperlink"/>
                <w:noProof/>
              </w:rPr>
              <w:t>7.5.3</w:t>
            </w:r>
            <w:r w:rsidR="000B7E76">
              <w:rPr>
                <w:rFonts w:asciiTheme="minorHAnsi" w:eastAsiaTheme="minorEastAsia" w:hAnsiTheme="minorHAnsi" w:cstheme="minorBidi"/>
                <w:noProof/>
                <w:sz w:val="22"/>
                <w:szCs w:val="22"/>
              </w:rPr>
              <w:tab/>
            </w:r>
            <w:r w:rsidR="000B7E76" w:rsidRPr="00C47F9C">
              <w:rPr>
                <w:rStyle w:val="Hyperlink"/>
                <w:noProof/>
              </w:rPr>
              <w:t>ODE Payload Violation</w:t>
            </w:r>
            <w:r w:rsidR="000B7E76">
              <w:rPr>
                <w:noProof/>
                <w:webHidden/>
              </w:rPr>
              <w:tab/>
            </w:r>
            <w:r w:rsidR="000B7E76">
              <w:rPr>
                <w:noProof/>
                <w:webHidden/>
              </w:rPr>
              <w:fldChar w:fldCharType="begin"/>
            </w:r>
            <w:r w:rsidR="000B7E76">
              <w:rPr>
                <w:noProof/>
                <w:webHidden/>
              </w:rPr>
              <w:instrText xml:space="preserve"> PAGEREF _Toc474485039 \h </w:instrText>
            </w:r>
            <w:r w:rsidR="000B7E76">
              <w:rPr>
                <w:noProof/>
                <w:webHidden/>
              </w:rPr>
            </w:r>
            <w:r w:rsidR="000B7E76">
              <w:rPr>
                <w:noProof/>
                <w:webHidden/>
              </w:rPr>
              <w:fldChar w:fldCharType="separate"/>
            </w:r>
            <w:r w:rsidR="000B7E76">
              <w:rPr>
                <w:noProof/>
                <w:webHidden/>
              </w:rPr>
              <w:t>25</w:t>
            </w:r>
            <w:r w:rsidR="000B7E76">
              <w:rPr>
                <w:noProof/>
                <w:webHidden/>
              </w:rPr>
              <w:fldChar w:fldCharType="end"/>
            </w:r>
          </w:hyperlink>
        </w:p>
        <w:p w14:paraId="3057A3AB"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40" w:history="1">
            <w:r w:rsidR="000B7E76" w:rsidRPr="00C47F9C">
              <w:rPr>
                <w:rStyle w:val="Hyperlink"/>
                <w:noProof/>
              </w:rPr>
              <w:t>7.5.4</w:t>
            </w:r>
            <w:r w:rsidR="000B7E76">
              <w:rPr>
                <w:rFonts w:asciiTheme="minorHAnsi" w:eastAsiaTheme="minorEastAsia" w:hAnsiTheme="minorHAnsi" w:cstheme="minorBidi"/>
                <w:noProof/>
                <w:sz w:val="22"/>
                <w:szCs w:val="22"/>
              </w:rPr>
              <w:tab/>
            </w:r>
            <w:r w:rsidR="000B7E76" w:rsidRPr="00C47F9C">
              <w:rPr>
                <w:rStyle w:val="Hyperlink"/>
                <w:noProof/>
              </w:rPr>
              <w:t>ODE GET TOKEN Response</w:t>
            </w:r>
            <w:r w:rsidR="000B7E76">
              <w:rPr>
                <w:noProof/>
                <w:webHidden/>
              </w:rPr>
              <w:tab/>
            </w:r>
            <w:r w:rsidR="000B7E76">
              <w:rPr>
                <w:noProof/>
                <w:webHidden/>
              </w:rPr>
              <w:fldChar w:fldCharType="begin"/>
            </w:r>
            <w:r w:rsidR="000B7E76">
              <w:rPr>
                <w:noProof/>
                <w:webHidden/>
              </w:rPr>
              <w:instrText xml:space="preserve"> PAGEREF _Toc474485040 \h </w:instrText>
            </w:r>
            <w:r w:rsidR="000B7E76">
              <w:rPr>
                <w:noProof/>
                <w:webHidden/>
              </w:rPr>
            </w:r>
            <w:r w:rsidR="000B7E76">
              <w:rPr>
                <w:noProof/>
                <w:webHidden/>
              </w:rPr>
              <w:fldChar w:fldCharType="separate"/>
            </w:r>
            <w:r w:rsidR="000B7E76">
              <w:rPr>
                <w:noProof/>
                <w:webHidden/>
              </w:rPr>
              <w:t>26</w:t>
            </w:r>
            <w:r w:rsidR="000B7E76">
              <w:rPr>
                <w:noProof/>
                <w:webHidden/>
              </w:rPr>
              <w:fldChar w:fldCharType="end"/>
            </w:r>
          </w:hyperlink>
        </w:p>
        <w:p w14:paraId="2D2EB3BC"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41" w:history="1">
            <w:r w:rsidR="000B7E76" w:rsidRPr="00C47F9C">
              <w:rPr>
                <w:rStyle w:val="Hyperlink"/>
                <w:noProof/>
              </w:rPr>
              <w:t>7.5.5</w:t>
            </w:r>
            <w:r w:rsidR="000B7E76">
              <w:rPr>
                <w:rFonts w:asciiTheme="minorHAnsi" w:eastAsiaTheme="minorEastAsia" w:hAnsiTheme="minorHAnsi" w:cstheme="minorBidi"/>
                <w:noProof/>
                <w:sz w:val="22"/>
                <w:szCs w:val="22"/>
              </w:rPr>
              <w:tab/>
            </w:r>
            <w:r w:rsidR="000B7E76" w:rsidRPr="00C47F9C">
              <w:rPr>
                <w:rStyle w:val="Hyperlink"/>
                <w:noProof/>
              </w:rPr>
              <w:t>ODE Status Message</w:t>
            </w:r>
            <w:r w:rsidR="000B7E76">
              <w:rPr>
                <w:noProof/>
                <w:webHidden/>
              </w:rPr>
              <w:tab/>
            </w:r>
            <w:r w:rsidR="000B7E76">
              <w:rPr>
                <w:noProof/>
                <w:webHidden/>
              </w:rPr>
              <w:fldChar w:fldCharType="begin"/>
            </w:r>
            <w:r w:rsidR="000B7E76">
              <w:rPr>
                <w:noProof/>
                <w:webHidden/>
              </w:rPr>
              <w:instrText xml:space="preserve"> PAGEREF _Toc474485041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73B1FA40"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42" w:history="1">
            <w:r w:rsidR="000B7E76" w:rsidRPr="00C47F9C">
              <w:rPr>
                <w:rStyle w:val="Hyperlink"/>
                <w:noProof/>
              </w:rPr>
              <w:t>7.5.6</w:t>
            </w:r>
            <w:r w:rsidR="000B7E76">
              <w:rPr>
                <w:rFonts w:asciiTheme="minorHAnsi" w:eastAsiaTheme="minorEastAsia" w:hAnsiTheme="minorHAnsi" w:cstheme="minorBidi"/>
                <w:noProof/>
                <w:sz w:val="22"/>
                <w:szCs w:val="22"/>
              </w:rPr>
              <w:tab/>
            </w:r>
            <w:r w:rsidR="000B7E76" w:rsidRPr="00C47F9C">
              <w:rPr>
                <w:rStyle w:val="Hyperlink"/>
                <w:noProof/>
              </w:rPr>
              <w:t>ODE Control Message</w:t>
            </w:r>
            <w:r w:rsidR="000B7E76">
              <w:rPr>
                <w:noProof/>
                <w:webHidden/>
              </w:rPr>
              <w:tab/>
            </w:r>
            <w:r w:rsidR="000B7E76">
              <w:rPr>
                <w:noProof/>
                <w:webHidden/>
              </w:rPr>
              <w:fldChar w:fldCharType="begin"/>
            </w:r>
            <w:r w:rsidR="000B7E76">
              <w:rPr>
                <w:noProof/>
                <w:webHidden/>
              </w:rPr>
              <w:instrText xml:space="preserve"> PAGEREF _Toc474485042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0DDA69FB"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43" w:history="1">
            <w:r w:rsidR="000B7E76" w:rsidRPr="00C47F9C">
              <w:rPr>
                <w:rStyle w:val="Hyperlink"/>
                <w:noProof/>
              </w:rPr>
              <w:t>7.5.7</w:t>
            </w:r>
            <w:r w:rsidR="000B7E76">
              <w:rPr>
                <w:rFonts w:asciiTheme="minorHAnsi" w:eastAsiaTheme="minorEastAsia" w:hAnsiTheme="minorHAnsi" w:cstheme="minorBidi"/>
                <w:noProof/>
                <w:sz w:val="22"/>
                <w:szCs w:val="22"/>
              </w:rPr>
              <w:tab/>
            </w:r>
            <w:r w:rsidR="000B7E76" w:rsidRPr="00C47F9C">
              <w:rPr>
                <w:rStyle w:val="Hyperlink"/>
                <w:noProof/>
              </w:rPr>
              <w:t>ODE Data Message Payload</w:t>
            </w:r>
            <w:r w:rsidR="000B7E76">
              <w:rPr>
                <w:noProof/>
                <w:webHidden/>
              </w:rPr>
              <w:tab/>
            </w:r>
            <w:r w:rsidR="000B7E76">
              <w:rPr>
                <w:noProof/>
                <w:webHidden/>
              </w:rPr>
              <w:fldChar w:fldCharType="begin"/>
            </w:r>
            <w:r w:rsidR="000B7E76">
              <w:rPr>
                <w:noProof/>
                <w:webHidden/>
              </w:rPr>
              <w:instrText xml:space="preserve"> PAGEREF _Toc474485043 \h </w:instrText>
            </w:r>
            <w:r w:rsidR="000B7E76">
              <w:rPr>
                <w:noProof/>
                <w:webHidden/>
              </w:rPr>
            </w:r>
            <w:r w:rsidR="000B7E76">
              <w:rPr>
                <w:noProof/>
                <w:webHidden/>
              </w:rPr>
              <w:fldChar w:fldCharType="separate"/>
            </w:r>
            <w:r w:rsidR="000B7E76">
              <w:rPr>
                <w:noProof/>
                <w:webHidden/>
              </w:rPr>
              <w:t>28</w:t>
            </w:r>
            <w:r w:rsidR="000B7E76">
              <w:rPr>
                <w:noProof/>
                <w:webHidden/>
              </w:rPr>
              <w:fldChar w:fldCharType="end"/>
            </w:r>
          </w:hyperlink>
        </w:p>
        <w:p w14:paraId="0F20780F" w14:textId="77777777" w:rsidR="000B7E76" w:rsidRDefault="00F94C36">
          <w:pPr>
            <w:pStyle w:val="TOC3"/>
            <w:tabs>
              <w:tab w:val="left" w:pos="1440"/>
              <w:tab w:val="right" w:leader="dot" w:pos="9350"/>
            </w:tabs>
            <w:rPr>
              <w:rFonts w:asciiTheme="minorHAnsi" w:eastAsiaTheme="minorEastAsia" w:hAnsiTheme="minorHAnsi" w:cstheme="minorBidi"/>
              <w:noProof/>
              <w:sz w:val="22"/>
              <w:szCs w:val="22"/>
            </w:rPr>
          </w:pPr>
          <w:hyperlink w:anchor="_Toc474485044" w:history="1">
            <w:r w:rsidR="000B7E76" w:rsidRPr="00C47F9C">
              <w:rPr>
                <w:rStyle w:val="Hyperlink"/>
                <w:noProof/>
              </w:rPr>
              <w:t>7.5.8</w:t>
            </w:r>
            <w:r w:rsidR="000B7E76">
              <w:rPr>
                <w:rFonts w:asciiTheme="minorHAnsi" w:eastAsiaTheme="minorEastAsia" w:hAnsiTheme="minorHAnsi" w:cstheme="minorBidi"/>
                <w:noProof/>
                <w:sz w:val="22"/>
                <w:szCs w:val="22"/>
              </w:rPr>
              <w:tab/>
            </w:r>
            <w:r w:rsidR="000B7E76" w:rsidRPr="00C47F9C">
              <w:rPr>
                <w:rStyle w:val="Hyperlink"/>
                <w:noProof/>
              </w:rPr>
              <w:t>ODE Data Message Supporting Data Structures</w:t>
            </w:r>
            <w:r w:rsidR="000B7E76">
              <w:rPr>
                <w:noProof/>
                <w:webHidden/>
              </w:rPr>
              <w:tab/>
            </w:r>
            <w:r w:rsidR="000B7E76">
              <w:rPr>
                <w:noProof/>
                <w:webHidden/>
              </w:rPr>
              <w:fldChar w:fldCharType="begin"/>
            </w:r>
            <w:r w:rsidR="000B7E76">
              <w:rPr>
                <w:noProof/>
                <w:webHidden/>
              </w:rPr>
              <w:instrText xml:space="preserve"> PAGEREF _Toc474485044 \h </w:instrText>
            </w:r>
            <w:r w:rsidR="000B7E76">
              <w:rPr>
                <w:noProof/>
                <w:webHidden/>
              </w:rPr>
            </w:r>
            <w:r w:rsidR="000B7E76">
              <w:rPr>
                <w:noProof/>
                <w:webHidden/>
              </w:rPr>
              <w:fldChar w:fldCharType="separate"/>
            </w:r>
            <w:r w:rsidR="000B7E76">
              <w:rPr>
                <w:noProof/>
                <w:webHidden/>
              </w:rPr>
              <w:t>29</w:t>
            </w:r>
            <w:r w:rsidR="000B7E76">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4485006"/>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4485007"/>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6" w:history="1">
        <w:r w:rsidR="003819EC" w:rsidRPr="00553903">
          <w:rPr>
            <w:rStyle w:val="Hyperlink"/>
          </w:rPr>
          <w:t>issue</w:t>
        </w:r>
      </w:hyperlink>
      <w:r w:rsidR="003819EC">
        <w:t>” in the project’s GitHub repository (</w:t>
      </w:r>
      <w:hyperlink r:id="rId17"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4485008"/>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4485009"/>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267pt" o:ole="">
            <v:imagedata r:id="rId18" o:title=""/>
          </v:shape>
          <o:OLEObject Type="Embed" ProgID="Visio.Drawing.15" ShapeID="_x0000_i1025" DrawAspect="Content" ObjectID="_1548750774" r:id="rId19"/>
        </w:object>
      </w:r>
    </w:p>
    <w:p w14:paraId="767F147D" w14:textId="762851B2" w:rsidR="00453261" w:rsidRDefault="00453261" w:rsidP="00B473AE">
      <w:pPr>
        <w:pStyle w:val="Caption"/>
        <w:jc w:val="center"/>
      </w:pPr>
      <w:bookmarkStart w:id="6" w:name="_Ref470259075"/>
      <w:bookmarkStart w:id="7" w:name="_Ref470259081"/>
      <w:r>
        <w:t xml:space="preserve">Figure </w:t>
      </w:r>
      <w:r w:rsidR="00F94C36">
        <w:fldChar w:fldCharType="begin"/>
      </w:r>
      <w:r w:rsidR="00F94C36">
        <w:instrText xml:space="preserve"> SEQ Figure \* ARABIC </w:instrText>
      </w:r>
      <w:r w:rsidR="00F94C36">
        <w:fldChar w:fldCharType="separate"/>
      </w:r>
      <w:r w:rsidR="00244E15">
        <w:rPr>
          <w:noProof/>
        </w:rPr>
        <w:t>1</w:t>
      </w:r>
      <w:r w:rsidR="00F94C36">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4485010"/>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4485011"/>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0"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4485012"/>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4485013"/>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1"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4485014"/>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F94C36" w:rsidP="00C26C45">
      <w:pPr>
        <w:pStyle w:val="NormalWeb"/>
      </w:pPr>
      <w:hyperlink r:id="rId22"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4485015"/>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F94C36" w:rsidP="00C26C45">
      <w:pPr>
        <w:pStyle w:val="NormalWeb"/>
      </w:pPr>
      <w:hyperlink r:id="rId23"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4485016"/>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4"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4485017"/>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4485018"/>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5"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26"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4485019"/>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4485020"/>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7"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28"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4485021"/>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3665"/>
        <w:gridCol w:w="2896"/>
        <w:gridCol w:w="2884"/>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r w:rsidRPr="00780835">
              <w:rPr>
                <w:b w:val="0"/>
              </w:rPr>
              <w:t>ode.kafkaBrokers</w:t>
            </w:r>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3F19F571"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D276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58" w:type="dxa"/>
          </w:tcPr>
          <w:p w14:paraId="602123B5" w14:textId="1D72C7AA" w:rsidR="00D276F1" w:rsidRPr="00780835" w:rsidRDefault="00D276F1" w:rsidP="00CB08F3">
            <w:r w:rsidRPr="00780835">
              <w:rPr>
                <w:b w:val="0"/>
              </w:rPr>
              <w:t>ode.uploadLocation</w:t>
            </w:r>
            <w:r>
              <w:rPr>
                <w:b w:val="0"/>
              </w:rPr>
              <w:t>Bsm</w:t>
            </w:r>
          </w:p>
        </w:tc>
        <w:tc>
          <w:tcPr>
            <w:tcW w:w="2897" w:type="dxa"/>
          </w:tcPr>
          <w:p w14:paraId="7263B4B6" w14:textId="76C3569D" w:rsidR="00D276F1" w:rsidRDefault="00D276F1" w:rsidP="00CB08F3">
            <w:pPr>
              <w:cnfStyle w:val="000000100000" w:firstRow="0" w:lastRow="0" w:firstColumn="0" w:lastColumn="0" w:oddVBand="0" w:evenVBand="0" w:oddHBand="1" w:evenHBand="0" w:firstRowFirstColumn="0" w:firstRowLastColumn="0" w:lastRowFirstColumn="0" w:lastRowLastColumn="0"/>
            </w:pPr>
            <w:r>
              <w:t>uploads/bsm</w:t>
            </w:r>
          </w:p>
        </w:tc>
        <w:tc>
          <w:tcPr>
            <w:tcW w:w="3690" w:type="dxa"/>
          </w:tcPr>
          <w:p w14:paraId="7618A1C6" w14:textId="026710BD"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D276F1">
        <w:trPr>
          <w:trHeight w:val="197"/>
        </w:trPr>
        <w:tc>
          <w:tcPr>
            <w:cnfStyle w:val="001000000000" w:firstRow="0" w:lastRow="0" w:firstColumn="1" w:lastColumn="0" w:oddVBand="0" w:evenVBand="0" w:oddHBand="0" w:evenHBand="0" w:firstRowFirstColumn="0" w:firstRowLastColumn="0" w:lastRowFirstColumn="0" w:lastRowLastColumn="0"/>
            <w:tcW w:w="2858" w:type="dxa"/>
          </w:tcPr>
          <w:p w14:paraId="429ECD54" w14:textId="2A961AAB" w:rsidR="00D276F1" w:rsidRPr="00780835" w:rsidRDefault="00D276F1" w:rsidP="00CB08F3">
            <w:r w:rsidRPr="00780835">
              <w:rPr>
                <w:b w:val="0"/>
              </w:rPr>
              <w:t>ode.uploadLocation</w:t>
            </w:r>
            <w:r>
              <w:rPr>
                <w:b w:val="0"/>
              </w:rPr>
              <w:t>MessageFrame</w:t>
            </w:r>
          </w:p>
        </w:tc>
        <w:tc>
          <w:tcPr>
            <w:tcW w:w="2897" w:type="dxa"/>
          </w:tcPr>
          <w:p w14:paraId="6137EEAC" w14:textId="4F0CE43E" w:rsidR="00D276F1" w:rsidRDefault="00D276F1" w:rsidP="00CB08F3">
            <w:pPr>
              <w:cnfStyle w:val="000000000000" w:firstRow="0" w:lastRow="0" w:firstColumn="0" w:lastColumn="0" w:oddVBand="0" w:evenVBand="0" w:oddHBand="0" w:evenHBand="0" w:firstRowFirstColumn="0" w:firstRowLastColumn="0" w:lastRowFirstColumn="0" w:lastRowLastColumn="0"/>
            </w:pPr>
            <w:r>
              <w:t>uploads/messageframe</w:t>
            </w:r>
          </w:p>
        </w:tc>
        <w:tc>
          <w:tcPr>
            <w:tcW w:w="3690" w:type="dxa"/>
          </w:tcPr>
          <w:p w14:paraId="39CC308D" w14:textId="3C9CFDAF"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bl>
    <w:p w14:paraId="4F86D4BF" w14:textId="77777777" w:rsidR="00D1087D" w:rsidRDefault="00D1087D" w:rsidP="00C26C45"/>
    <w:p w14:paraId="2D16FBD5" w14:textId="1893FCFF" w:rsidR="00D1087D" w:rsidRDefault="00D1087D" w:rsidP="00D1087D">
      <w:pPr>
        <w:pStyle w:val="Heading3"/>
      </w:pPr>
      <w:bookmarkStart w:id="35" w:name="_Toc474485022"/>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29"/>
          <w:pgSz w:w="12240" w:h="15840"/>
          <w:pgMar w:top="1440" w:right="1440" w:bottom="1440" w:left="1440" w:header="720" w:footer="720" w:gutter="0"/>
          <w:cols w:space="720"/>
          <w:titlePg/>
          <w:docGrid w:linePitch="299"/>
        </w:sectPr>
      </w:pPr>
      <w:r>
        <w:lastRenderedPageBreak/>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6" w:name="_Toc462052285"/>
      <w:bookmarkStart w:id="37" w:name="_Toc474485023"/>
      <w:r>
        <w:t>ODE</w:t>
      </w:r>
      <w:r w:rsidR="00C26C45" w:rsidRPr="001E40C7">
        <w:t xml:space="preserve"> INTERFACES</w:t>
      </w:r>
      <w:bookmarkEnd w:id="36"/>
      <w:bookmarkEnd w:id="37"/>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8" w:name="_Ref471804194"/>
      <w:bookmarkStart w:id="39" w:name="_Toc474485024"/>
      <w:r>
        <w:t>File Co</w:t>
      </w:r>
      <w:r w:rsidR="0060433B">
        <w:t>py Data Deposit</w:t>
      </w:r>
      <w:bookmarkEnd w:id="38"/>
      <w:bookmarkEnd w:id="39"/>
    </w:p>
    <w:p w14:paraId="67568B75" w14:textId="3FA6969A"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ins w:id="40" w:author="Musavi, Hamid [USA]" w:date="2017-02-16T11:45:00Z">
        <w:r w:rsidR="008461B4">
          <w:t>properties</w:t>
        </w:r>
      </w:ins>
      <w:del w:id="41" w:author="Musavi, Hamid [USA]" w:date="2017-02-16T11:45:00Z">
        <w:r>
          <w:delText>property</w:delText>
        </w:r>
      </w:del>
      <w:r>
        <w:t xml:space="preserve"> </w:t>
      </w:r>
      <w:r>
        <w:rPr>
          <w:rStyle w:val="token"/>
          <w:rFonts w:ascii="Courier New" w:hAnsi="Courier New"/>
          <w:color w:val="343434"/>
          <w:shd w:val="clear" w:color="auto" w:fill="FCFCFC"/>
          <w:rPrChange w:id="42" w:author="Musavi, Hamid [USA]" w:date="2017-02-16T11:45:00Z">
            <w:rPr/>
          </w:rPrChange>
        </w:rPr>
        <w:t>ode.</w:t>
      </w:r>
      <w:ins w:id="43" w:author="Musavi, Hamid [USA]" w:date="2017-02-16T11:45:00Z">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ins>
      <w:del w:id="44" w:author="Musavi, Hamid [USA]" w:date="2017-02-16T11:45:00Z">
        <w:r>
          <w:delText>uploadLocation.</w:delText>
        </w:r>
      </w:del>
      <w:r>
        <w:t xml:space="preserve"> ODE creates the specified </w:t>
      </w:r>
      <w:ins w:id="45" w:author="Musavi, Hamid [USA]" w:date="2017-02-16T11:45:00Z">
        <w:r w:rsidR="008461B4">
          <w:t>directories</w:t>
        </w:r>
      </w:ins>
      <w:del w:id="46" w:author="Musavi, Hamid [USA]" w:date="2017-02-16T11:45:00Z">
        <w:r>
          <w:delText>directory</w:delText>
        </w:r>
      </w:del>
      <w:r>
        <w:t xml:space="preserve"> if </w:t>
      </w:r>
      <w:ins w:id="47" w:author="Musavi, Hamid [USA]" w:date="2017-02-16T11:45:00Z">
        <w:r w:rsidR="008461B4">
          <w:t>they do</w:t>
        </w:r>
      </w:ins>
      <w:del w:id="48" w:author="Musavi, Hamid [USA]" w:date="2017-02-16T11:45:00Z">
        <w:r>
          <w:delText>it does</w:delText>
        </w:r>
      </w:del>
      <w:r>
        <w:t xml:space="preserve"> not</w:t>
      </w:r>
      <w:del w:id="49" w:author="Musavi, Hamid [USA]" w:date="2017-02-16T11:45:00Z">
        <w:r>
          <w:delText xml:space="preserve"> already</w:delText>
        </w:r>
      </w:del>
      <w:r>
        <w:t xml:space="preserve"> exist. </w:t>
      </w:r>
      <w:del w:id="50" w:author="Musavi, Hamid [USA]" w:date="2017-02-16T11:45:00Z">
        <w:r>
          <w:delText>The default location is a directory in the current working directory of the launched ODE application by the name “uploads”.</w:delText>
        </w:r>
      </w:del>
    </w:p>
    <w:p w14:paraId="3F0B0A4D" w14:textId="74EC7812" w:rsidR="0060433B" w:rsidRDefault="0060433B" w:rsidP="0060433B">
      <w:bookmarkStart w:id="51" w:name="_Toc462052286"/>
      <w:bookmarkStart w:id="52" w:name="_Ref471803834"/>
      <w:r>
        <w:t xml:space="preserve">Once the ODE processes the received file, it moves it to the “backup” sub-directory under the </w:t>
      </w:r>
      <w:ins w:id="53" w:author="Musavi, Hamid [USA]" w:date="2017-02-16T11:45:00Z">
        <w:r w:rsidR="008461B4">
          <w:t>respective</w:t>
        </w:r>
      </w:ins>
      <w:del w:id="54" w:author="Musavi, Hamid [USA]" w:date="2017-02-16T11:45:00Z">
        <w:r w:rsidR="0072176B">
          <w:delText>“</w:delText>
        </w:r>
        <w:r w:rsidRPr="0072176B">
          <w:rPr>
            <w:i/>
          </w:rPr>
          <w:delText>uploads</w:delText>
        </w:r>
        <w:r w:rsidR="0072176B">
          <w:delText>”</w:delText>
        </w:r>
      </w:del>
      <w:r>
        <w:t xml:space="preserve"> directory. The backed up file is renamed with a timestamp in milliseconds.</w:t>
      </w:r>
    </w:p>
    <w:p w14:paraId="6047B379" w14:textId="55BB723C" w:rsidR="00C26C45" w:rsidRDefault="00C26C45" w:rsidP="00A55F58">
      <w:pPr>
        <w:pStyle w:val="Heading2"/>
      </w:pPr>
      <w:bookmarkStart w:id="55" w:name="_Toc474485025"/>
      <w:r w:rsidRPr="001E40C7">
        <w:t xml:space="preserve">ODE </w:t>
      </w:r>
      <w:r w:rsidR="005D1916">
        <w:t>REST</w:t>
      </w:r>
      <w:r w:rsidRPr="001E40C7">
        <w:t xml:space="preserve"> API</w:t>
      </w:r>
      <w:bookmarkEnd w:id="51"/>
      <w:bookmarkEnd w:id="52"/>
      <w:bookmarkEnd w:id="55"/>
    </w:p>
    <w:p w14:paraId="282EA396" w14:textId="2C1B68E9" w:rsidR="00C26C45" w:rsidRPr="001E40C7" w:rsidRDefault="00C26C45" w:rsidP="00C26C45">
      <w:pPr>
        <w:rPr>
          <w:rFonts w:ascii="Arial" w:hAnsi="Arial" w:cs="Arial"/>
          <w:color w:val="252525"/>
          <w:sz w:val="21"/>
          <w:szCs w:val="21"/>
          <w:shd w:val="clear" w:color="auto" w:fill="FFFFFF"/>
        </w:rPr>
      </w:pPr>
      <w:r w:rsidRPr="00CA4BE7">
        <w:lastRenderedPageBreak/>
        <w:t xml:space="preserve">ODE </w:t>
      </w:r>
      <w:r w:rsidR="00ED0E13">
        <w:t xml:space="preserve">exposes a </w:t>
      </w:r>
      <w:r w:rsidRPr="00CA4BE7">
        <w:t>RESTful API for use by client</w:t>
      </w:r>
      <w:r w:rsidR="00A55F58">
        <w:t xml:space="preserve">s for </w:t>
      </w:r>
      <w:r w:rsidR="00ED0E13">
        <w:t>security</w:t>
      </w:r>
      <w:ins w:id="56" w:author="Musavi, Hamid [USA]" w:date="2017-02-16T11:45:00Z">
        <w:r w:rsidR="00FB7B75">
          <w:t>,</w:t>
        </w:r>
      </w:ins>
      <w:del w:id="57" w:author="Musavi, Hamid [USA]" w:date="2017-02-16T11:45:00Z">
        <w:r w:rsidR="00ED0E13">
          <w:delText xml:space="preserve"> and other</w:delText>
        </w:r>
      </w:del>
      <w:r w:rsidR="00ED0E13">
        <w:t xml:space="preserve"> </w:t>
      </w:r>
      <w:r w:rsidRPr="00CA4BE7">
        <w:t xml:space="preserve">administrative </w:t>
      </w:r>
      <w:ins w:id="58" w:author="Musavi, Hamid [USA]" w:date="2017-02-16T11:45:00Z">
        <w:r w:rsidR="00FB7B75">
          <w:t>and data</w:t>
        </w:r>
      </w:ins>
      <w:del w:id="59" w:author="Musavi, Hamid [USA]" w:date="2017-02-16T11:45:00Z">
        <w:r w:rsidR="00A55F58">
          <w:delText>functions</w:delText>
        </w:r>
      </w:del>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60"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lastRenderedPageBreak/>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r w:rsidR="00F94C36">
        <w:fldChar w:fldCharType="begin"/>
      </w:r>
      <w:r w:rsidR="00F94C36">
        <w:instrText xml:space="preserve"> SEQ Table \* ARABIC </w:instrText>
      </w:r>
      <w:r w:rsidR="00F94C36">
        <w:fldChar w:fldCharType="separate"/>
      </w:r>
      <w:r w:rsidR="00244E15">
        <w:rPr>
          <w:noProof/>
        </w:rPr>
        <w:t>1</w:t>
      </w:r>
      <w:r w:rsidR="00F94C36">
        <w:rPr>
          <w:noProof/>
        </w:rPr>
        <w:fldChar w:fldCharType="end"/>
      </w:r>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61" w:name="_Toc474485026"/>
      <w:bookmarkEnd w:id="60"/>
      <w:r>
        <w:t>Get Security Token</w:t>
      </w:r>
      <w:r w:rsidR="005F7EB4">
        <w:t xml:space="preserve"> (Future)</w:t>
      </w:r>
      <w:bookmarkEnd w:id="61"/>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'username:password'</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lastRenderedPageBreak/>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62" w:name="_Toc441572968"/>
      <w:bookmarkStart w:id="63" w:name="_Toc456253296"/>
      <w:r>
        <w:lastRenderedPageBreak/>
        <w:t xml:space="preserve">Table </w:t>
      </w:r>
      <w:r w:rsidR="00F94C36">
        <w:fldChar w:fldCharType="begin"/>
      </w:r>
      <w:r w:rsidR="00F94C36">
        <w:instrText xml:space="preserve"> SEQ Table \* ARABIC </w:instrText>
      </w:r>
      <w:r w:rsidR="00F94C36">
        <w:fldChar w:fldCharType="separate"/>
      </w:r>
      <w:r w:rsidR="00244E15">
        <w:rPr>
          <w:noProof/>
        </w:rPr>
        <w:t>2</w:t>
      </w:r>
      <w:r w:rsidR="00F94C36">
        <w:rPr>
          <w:noProof/>
        </w:rPr>
        <w:fldChar w:fldCharType="end"/>
      </w:r>
      <w:r>
        <w:t xml:space="preserve"> – </w:t>
      </w:r>
      <w:r w:rsidR="000B15A1">
        <w:t>Get Security Token</w:t>
      </w:r>
      <w:bookmarkEnd w:id="62"/>
      <w:bookmarkEnd w:id="63"/>
      <w:r w:rsidR="00ED0E13">
        <w:t xml:space="preserve"> API</w:t>
      </w:r>
    </w:p>
    <w:p w14:paraId="03EE9714" w14:textId="77777777" w:rsidR="00C26C45" w:rsidRDefault="00C26C45" w:rsidP="00C26C45">
      <w:r>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64" w:name="_Toc474485027"/>
      <w:r>
        <w:t>Revoke Security To</w:t>
      </w:r>
      <w:r w:rsidR="000B15A1">
        <w:t>ken</w:t>
      </w:r>
      <w:r w:rsidR="005F7EB4">
        <w:t xml:space="preserve"> (Future)</w:t>
      </w:r>
      <w:bookmarkEnd w:id="64"/>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65" w:name="_Toc441572969"/>
      <w:bookmarkStart w:id="66" w:name="_Toc456253297"/>
      <w:r>
        <w:t xml:space="preserve">Table </w:t>
      </w:r>
      <w:r w:rsidR="00F94C36">
        <w:fldChar w:fldCharType="begin"/>
      </w:r>
      <w:r w:rsidR="00F94C36">
        <w:instrText xml:space="preserve"> SEQ Table \* ARABIC </w:instrText>
      </w:r>
      <w:r w:rsidR="00F94C36">
        <w:fldChar w:fldCharType="separate"/>
      </w:r>
      <w:r w:rsidR="00244E15">
        <w:rPr>
          <w:noProof/>
        </w:rPr>
        <w:t>3</w:t>
      </w:r>
      <w:r w:rsidR="00F94C36">
        <w:rPr>
          <w:noProof/>
        </w:rPr>
        <w:fldChar w:fldCharType="end"/>
      </w:r>
      <w:r>
        <w:t xml:space="preserve"> </w:t>
      </w:r>
      <w:r w:rsidR="000B15A1">
        <w:t>–</w:t>
      </w:r>
      <w:r>
        <w:t xml:space="preserve"> </w:t>
      </w:r>
      <w:bookmarkEnd w:id="65"/>
      <w:bookmarkEnd w:id="66"/>
      <w:r w:rsidR="000B15A1">
        <w:t>Revoke a Security Token</w:t>
      </w:r>
      <w:r w:rsidR="00ED0E13">
        <w:t xml:space="preserve"> API</w:t>
      </w:r>
    </w:p>
    <w:p w14:paraId="039DD5F4" w14:textId="38B68BCD" w:rsidR="005F7EB4" w:rsidRDefault="000B15A1" w:rsidP="005F7EB4">
      <w:pPr>
        <w:pStyle w:val="Heading3"/>
      </w:pPr>
      <w:bookmarkStart w:id="67" w:name="_Toc474485028"/>
      <w:r>
        <w:t>Upload BSM File</w:t>
      </w:r>
      <w:bookmarkEnd w:id="67"/>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lastRenderedPageBreak/>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lastRenderedPageBreak/>
        <w:t xml:space="preserve">Table </w:t>
      </w:r>
      <w:r w:rsidR="00F94C36">
        <w:fldChar w:fldCharType="begin"/>
      </w:r>
      <w:r w:rsidR="00F94C36">
        <w:instrText xml:space="preserve"> SEQ Table \* ARABIC </w:instrText>
      </w:r>
      <w:r w:rsidR="00F94C36">
        <w:fldChar w:fldCharType="separate"/>
      </w:r>
      <w:r w:rsidR="00244E15">
        <w:rPr>
          <w:noProof/>
        </w:rPr>
        <w:t>4</w:t>
      </w:r>
      <w:r w:rsidR="00F94C36">
        <w:rPr>
          <w:noProof/>
        </w:rPr>
        <w:fldChar w:fldCharType="end"/>
      </w:r>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68" w:name="_Toc474485029"/>
      <w:bookmarkStart w:id="69" w:name="_Toc462052289"/>
      <w:bookmarkStart w:id="70" w:name="_Ref471804513"/>
      <w:r w:rsidRPr="00E35BF2">
        <w:t xml:space="preserve">ODE </w:t>
      </w:r>
      <w:r>
        <w:t xml:space="preserve">MANAGE SNMP </w:t>
      </w:r>
      <w:r w:rsidRPr="00E35BF2">
        <w:t>API</w:t>
      </w:r>
      <w:bookmarkEnd w:id="68"/>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r>
        <w:t>ODE API  Interface</w:t>
      </w:r>
    </w:p>
    <w:p w14:paraId="153099EE" w14:textId="77777777" w:rsidR="00F44C7C" w:rsidRDefault="00F44C7C" w:rsidP="00F44C7C">
      <w:r>
        <w:t>To interface with the ODE through its WebSocket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622A287E" w:rsidR="00330DA4" w:rsidRDefault="00F44C7C" w:rsidP="00F44C7C">
      <w:pPr>
        <w:rPr>
          <w:rFonts w:ascii="Courier New" w:hAnsi="Courier New" w:cs="Courier New"/>
        </w:rPr>
      </w:pPr>
      <w:r w:rsidRPr="00494632">
        <w:rPr>
          <w:rFonts w:ascii="Courier New" w:hAnsi="Courier New" w:cs="Courier New"/>
        </w:rPr>
        <w:lastRenderedPageBreak/>
        <w:t>[1.3.6.1.2.1.1.3.0 = 0:05:12.59]</w:t>
      </w:r>
    </w:p>
    <w:p w14:paraId="066056CC" w14:textId="7641124E" w:rsidR="00330DA4" w:rsidRDefault="000B7E76" w:rsidP="00330DA4">
      <w:pPr>
        <w:pStyle w:val="Heading3"/>
      </w:pPr>
      <w:bookmarkStart w:id="71" w:name="_Toc474485030"/>
      <w:r>
        <w:t>ODE TIM Messages</w:t>
      </w:r>
      <w:bookmarkEnd w:id="71"/>
    </w:p>
    <w:p w14:paraId="6FDFC2CC" w14:textId="39682077" w:rsidR="000B7E76" w:rsidRDefault="000B7E76" w:rsidP="000B7E76">
      <w:r>
        <w:t>The ODE will accept data elements in json format to construct a fully populated TravelerInformation message to be routed to an array of Roadside units.</w:t>
      </w:r>
    </w:p>
    <w:p w14:paraId="6AB23EE2" w14:textId="6D37D02A" w:rsidR="000B7E76" w:rsidRDefault="000B7E76" w:rsidP="000B7E76">
      <w:pPr>
        <w:pStyle w:val="Heading4"/>
      </w:pPr>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90C12">
        <w:tc>
          <w:tcPr>
            <w:tcW w:w="1537" w:type="dxa"/>
            <w:shd w:val="clear" w:color="auto" w:fill="D9D9D9" w:themeFill="background1" w:themeFillShade="D9"/>
          </w:tcPr>
          <w:p w14:paraId="38A378F4" w14:textId="77777777" w:rsidR="000B7E76" w:rsidRPr="008A6E46" w:rsidRDefault="000B7E76" w:rsidP="00A90C1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5E974981" w:rsidR="000B7E76" w:rsidRPr="008A6E46" w:rsidRDefault="000B7E76" w:rsidP="00C51F43">
            <w:pPr>
              <w:rPr>
                <w:rFonts w:ascii="Courier New" w:hAnsi="Courier New" w:cs="Courier New"/>
              </w:rPr>
            </w:pPr>
            <w:r>
              <w:rPr>
                <w:rFonts w:ascii="Courier New" w:hAnsi="Courier New" w:cs="Courier New"/>
              </w:rPr>
              <w:t>upload/</w:t>
            </w:r>
            <w:r w:rsidR="00C51F43">
              <w:rPr>
                <w:rFonts w:ascii="Courier New" w:hAnsi="Courier New" w:cs="Courier New"/>
              </w:rPr>
              <w:t>travelerMessage</w:t>
            </w:r>
          </w:p>
        </w:tc>
      </w:tr>
      <w:tr w:rsidR="000B7E76" w:rsidRPr="008A6E46" w14:paraId="65B55341" w14:textId="77777777" w:rsidTr="00A90C12">
        <w:tc>
          <w:tcPr>
            <w:tcW w:w="1537" w:type="dxa"/>
            <w:shd w:val="clear" w:color="auto" w:fill="D9D9D9" w:themeFill="background1" w:themeFillShade="D9"/>
          </w:tcPr>
          <w:p w14:paraId="60485DA2" w14:textId="77777777" w:rsidR="000B7E76" w:rsidRPr="008A6E46" w:rsidRDefault="000B7E76" w:rsidP="00A90C1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90C12">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90C12">
        <w:tc>
          <w:tcPr>
            <w:tcW w:w="1537" w:type="dxa"/>
            <w:shd w:val="clear" w:color="auto" w:fill="D9D9D9" w:themeFill="background1" w:themeFillShade="D9"/>
          </w:tcPr>
          <w:p w14:paraId="7847D47A" w14:textId="77777777" w:rsidR="000B7E76" w:rsidRPr="008A6E46" w:rsidRDefault="000B7E76" w:rsidP="00A90C1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90C12">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90C12">
        <w:tc>
          <w:tcPr>
            <w:tcW w:w="1537" w:type="dxa"/>
            <w:shd w:val="clear" w:color="auto" w:fill="D9D9D9" w:themeFill="background1" w:themeFillShade="D9"/>
          </w:tcPr>
          <w:p w14:paraId="6F9EAF8D" w14:textId="77777777" w:rsidR="000B7E76" w:rsidRPr="008A6E46" w:rsidRDefault="000B7E76" w:rsidP="00A90C1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90C12">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90C12">
        <w:tc>
          <w:tcPr>
            <w:tcW w:w="1537" w:type="dxa"/>
            <w:shd w:val="clear" w:color="auto" w:fill="D9D9D9" w:themeFill="background1" w:themeFillShade="D9"/>
          </w:tcPr>
          <w:p w14:paraId="74FD9EED" w14:textId="77777777" w:rsidR="000B7E76" w:rsidRPr="008A6E46" w:rsidRDefault="000B7E76" w:rsidP="00A90C1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90C1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90C12">
        <w:tc>
          <w:tcPr>
            <w:tcW w:w="1537" w:type="dxa"/>
            <w:shd w:val="clear" w:color="auto" w:fill="D9D9D9" w:themeFill="background1" w:themeFillShade="D9"/>
          </w:tcPr>
          <w:p w14:paraId="12FD55DA" w14:textId="77777777" w:rsidR="000B7E76" w:rsidRPr="008A6E46" w:rsidRDefault="000B7E76" w:rsidP="00A90C1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90C12">
              <w:tc>
                <w:tcPr>
                  <w:tcW w:w="2125" w:type="dxa"/>
                </w:tcPr>
                <w:p w14:paraId="1BD358D9" w14:textId="77777777" w:rsidR="000B7E76" w:rsidRPr="008A6E46" w:rsidRDefault="000B7E76" w:rsidP="00A90C12">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90C12">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90C12">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90C12">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90C12">
                  <w:pPr>
                    <w:rPr>
                      <w:rFonts w:ascii="Courier New" w:hAnsi="Courier New" w:cs="Courier New"/>
                      <w:b/>
                    </w:rPr>
                  </w:pPr>
                  <w:r>
                    <w:rPr>
                      <w:rFonts w:ascii="Courier New" w:hAnsi="Courier New" w:cs="Courier New"/>
                      <w:b/>
                    </w:rPr>
                    <w:t>(T | F)</w:t>
                  </w:r>
                </w:p>
              </w:tc>
            </w:tr>
            <w:tr w:rsidR="000B7E76" w:rsidRPr="008A6E46" w14:paraId="0E7F2D30" w14:textId="77777777" w:rsidTr="00A90C12">
              <w:tc>
                <w:tcPr>
                  <w:tcW w:w="2125" w:type="dxa"/>
                </w:tcPr>
                <w:p w14:paraId="36C83417" w14:textId="77777777" w:rsidR="000B7E76" w:rsidRPr="008A6E46" w:rsidRDefault="000B7E76" w:rsidP="00A90C12">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90C12">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90C12">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90C12">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90C12">
            <w:pPr>
              <w:rPr>
                <w:rFonts w:ascii="Courier New" w:hAnsi="Courier New" w:cs="Courier New"/>
                <w:b/>
              </w:rPr>
            </w:pPr>
          </w:p>
        </w:tc>
      </w:tr>
      <w:tr w:rsidR="000B7E76" w:rsidRPr="008A6E46" w14:paraId="4797B5D8" w14:textId="77777777" w:rsidTr="00A90C12">
        <w:tc>
          <w:tcPr>
            <w:tcW w:w="1537" w:type="dxa"/>
            <w:shd w:val="clear" w:color="auto" w:fill="D9D9D9" w:themeFill="background1" w:themeFillShade="D9"/>
          </w:tcPr>
          <w:p w14:paraId="34039D98" w14:textId="77777777" w:rsidR="000B7E76" w:rsidRPr="008A6E46" w:rsidRDefault="000B7E76" w:rsidP="00A90C1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90C12">
              <w:tc>
                <w:tcPr>
                  <w:tcW w:w="2125" w:type="dxa"/>
                </w:tcPr>
                <w:p w14:paraId="09C19648" w14:textId="77777777" w:rsidR="000B7E76" w:rsidRPr="008A6E46" w:rsidRDefault="000B7E76" w:rsidP="00A90C12">
                  <w:pPr>
                    <w:rPr>
                      <w:rFonts w:ascii="Courier New" w:hAnsi="Courier New" w:cs="Courier New"/>
                      <w:b/>
                    </w:rPr>
                  </w:pPr>
                  <w:r w:rsidRPr="008A6E46">
                    <w:rPr>
                      <w:rFonts w:ascii="Courier New" w:hAnsi="Courier New" w:cs="Courier New"/>
                      <w:b/>
                    </w:rPr>
                    <w:t>Name</w:t>
                  </w:r>
                </w:p>
              </w:tc>
              <w:tc>
                <w:tcPr>
                  <w:tcW w:w="2970" w:type="dxa"/>
                </w:tcPr>
                <w:p w14:paraId="62AEF543" w14:textId="77777777" w:rsidR="000B7E76" w:rsidRPr="008A6E46" w:rsidRDefault="000B7E76" w:rsidP="00A90C12">
                  <w:pPr>
                    <w:rPr>
                      <w:rFonts w:ascii="Courier New" w:hAnsi="Courier New" w:cs="Courier New"/>
                      <w:b/>
                    </w:rPr>
                  </w:pPr>
                  <w:r w:rsidRPr="008A6E46">
                    <w:rPr>
                      <w:rFonts w:ascii="Courier New" w:hAnsi="Courier New" w:cs="Courier New"/>
                      <w:b/>
                    </w:rPr>
                    <w:t>Value</w:t>
                  </w:r>
                </w:p>
              </w:tc>
              <w:tc>
                <w:tcPr>
                  <w:tcW w:w="3601" w:type="dxa"/>
                </w:tcPr>
                <w:p w14:paraId="6D03F284" w14:textId="77777777" w:rsidR="000B7E76" w:rsidRPr="008A6E46" w:rsidRDefault="000B7E76" w:rsidP="00A90C12">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90C12">
                  <w:pPr>
                    <w:rPr>
                      <w:rFonts w:ascii="Courier New" w:hAnsi="Courier New" w:cs="Courier New"/>
                      <w:b/>
                    </w:rPr>
                  </w:pPr>
                  <w:r w:rsidRPr="008A6E46">
                    <w:rPr>
                      <w:rFonts w:ascii="Courier New" w:hAnsi="Courier New" w:cs="Courier New"/>
                      <w:b/>
                    </w:rPr>
                    <w:t>Required</w:t>
                  </w:r>
                </w:p>
              </w:tc>
              <w:tc>
                <w:tcPr>
                  <w:tcW w:w="1246" w:type="dxa"/>
                </w:tcPr>
                <w:p w14:paraId="5E5E1487" w14:textId="77777777" w:rsidR="000B7E76" w:rsidRDefault="000B7E76" w:rsidP="00A90C12">
                  <w:pPr>
                    <w:rPr>
                      <w:rFonts w:ascii="Courier New" w:hAnsi="Courier New" w:cs="Courier New"/>
                      <w:b/>
                    </w:rPr>
                  </w:pPr>
                  <w:r>
                    <w:rPr>
                      <w:rFonts w:ascii="Courier New" w:hAnsi="Courier New" w:cs="Courier New"/>
                      <w:b/>
                    </w:rPr>
                    <w:t>In</w:t>
                  </w:r>
                </w:p>
                <w:p w14:paraId="5A466997" w14:textId="77777777" w:rsidR="000B7E76" w:rsidRPr="008A6E46" w:rsidRDefault="000B7E76" w:rsidP="00A90C12">
                  <w:pPr>
                    <w:rPr>
                      <w:rFonts w:ascii="Courier New" w:hAnsi="Courier New" w:cs="Courier New"/>
                      <w:b/>
                    </w:rPr>
                  </w:pPr>
                  <w:r>
                    <w:rPr>
                      <w:rFonts w:ascii="Courier New" w:hAnsi="Courier New" w:cs="Courier New"/>
                      <w:b/>
                    </w:rPr>
                    <w:t>(Q|B)</w:t>
                  </w:r>
                </w:p>
              </w:tc>
            </w:tr>
            <w:tr w:rsidR="000B7E76" w:rsidRPr="008A6E46" w14:paraId="00172814" w14:textId="77777777" w:rsidTr="00A90C12">
              <w:tc>
                <w:tcPr>
                  <w:tcW w:w="2125" w:type="dxa"/>
                </w:tcPr>
                <w:p w14:paraId="70A36DEF" w14:textId="77777777" w:rsidR="000B7E76" w:rsidRPr="008A6E46" w:rsidRDefault="000B7E76" w:rsidP="00A90C12">
                  <w:pPr>
                    <w:rPr>
                      <w:rFonts w:ascii="Courier New" w:hAnsi="Courier New" w:cs="Courier New"/>
                    </w:rPr>
                  </w:pPr>
                  <w:r>
                    <w:rPr>
                      <w:rFonts w:ascii="Courier New" w:hAnsi="Courier New" w:cs="Courier New"/>
                    </w:rPr>
                    <w:t>type</w:t>
                  </w:r>
                </w:p>
              </w:tc>
              <w:tc>
                <w:tcPr>
                  <w:tcW w:w="2970" w:type="dxa"/>
                </w:tcPr>
                <w:p w14:paraId="48BD653B" w14:textId="77777777" w:rsidR="000B7E76" w:rsidRPr="008A6E46" w:rsidRDefault="000B7E76" w:rsidP="00A90C12">
                  <w:pPr>
                    <w:rPr>
                      <w:rFonts w:ascii="Courier New" w:hAnsi="Courier New" w:cs="Courier New"/>
                    </w:rPr>
                  </w:pPr>
                  <w:r>
                    <w:rPr>
                      <w:rFonts w:ascii="Courier New" w:hAnsi="Courier New" w:cs="Courier New"/>
                    </w:rPr>
                    <w:t>bsm | messageFrame</w:t>
                  </w:r>
                </w:p>
              </w:tc>
              <w:tc>
                <w:tcPr>
                  <w:tcW w:w="3601" w:type="dxa"/>
                </w:tcPr>
                <w:p w14:paraId="24E16892" w14:textId="77777777" w:rsidR="000B7E76" w:rsidRPr="008A6E46" w:rsidRDefault="000B7E76" w:rsidP="00A90C12">
                  <w:pPr>
                    <w:rPr>
                      <w:rFonts w:ascii="Courier New" w:hAnsi="Courier New" w:cs="Courier New"/>
                    </w:rPr>
                  </w:pPr>
                  <w:r>
                    <w:rPr>
                      <w:rFonts w:ascii="Courier New" w:hAnsi="Courier New" w:cs="Courier New"/>
                    </w:rPr>
                    <w:t>The message format of BSM in uploaded file.</w:t>
                  </w:r>
                </w:p>
              </w:tc>
              <w:tc>
                <w:tcPr>
                  <w:tcW w:w="1273" w:type="dxa"/>
                </w:tcPr>
                <w:p w14:paraId="76755E3C" w14:textId="77777777" w:rsidR="000B7E76" w:rsidRPr="008A6E46" w:rsidRDefault="000B7E76" w:rsidP="00A90C12">
                  <w:pPr>
                    <w:rPr>
                      <w:rFonts w:ascii="Courier New" w:hAnsi="Courier New" w:cs="Courier New"/>
                    </w:rPr>
                  </w:pPr>
                  <w:r>
                    <w:rPr>
                      <w:rFonts w:ascii="Courier New" w:hAnsi="Courier New" w:cs="Courier New"/>
                    </w:rPr>
                    <w:t>True</w:t>
                  </w:r>
                </w:p>
              </w:tc>
              <w:tc>
                <w:tcPr>
                  <w:tcW w:w="1246" w:type="dxa"/>
                </w:tcPr>
                <w:p w14:paraId="0FAD22A7" w14:textId="17502A7F" w:rsidR="00AA0A4C" w:rsidRPr="008A6E46" w:rsidRDefault="000B7E76" w:rsidP="00A90C12">
                  <w:pPr>
                    <w:rPr>
                      <w:rFonts w:ascii="Courier New" w:hAnsi="Courier New" w:cs="Courier New"/>
                    </w:rPr>
                  </w:pPr>
                  <w:r>
                    <w:rPr>
                      <w:rFonts w:ascii="Courier New" w:hAnsi="Courier New" w:cs="Courier New"/>
                    </w:rPr>
                    <w:t>Q</w:t>
                  </w:r>
                </w:p>
              </w:tc>
            </w:tr>
            <w:tr w:rsidR="00AA0A4C" w:rsidRPr="008A6E46" w14:paraId="2E099A93" w14:textId="77777777" w:rsidTr="00A90C12">
              <w:tc>
                <w:tcPr>
                  <w:tcW w:w="2125" w:type="dxa"/>
                </w:tcPr>
                <w:p w14:paraId="522A2786" w14:textId="26B16FCB" w:rsidR="00AA0A4C" w:rsidRDefault="00AA0A4C" w:rsidP="00A90C12">
                  <w:pPr>
                    <w:rPr>
                      <w:rFonts w:ascii="Courier New" w:hAnsi="Courier New" w:cs="Courier New"/>
                    </w:rPr>
                  </w:pPr>
                  <w:r>
                    <w:rPr>
                      <w:rFonts w:ascii="Courier New" w:hAnsi="Courier New" w:cs="Courier New"/>
                    </w:rPr>
                    <w:t>Msgcnt</w:t>
                  </w:r>
                </w:p>
              </w:tc>
              <w:tc>
                <w:tcPr>
                  <w:tcW w:w="2970" w:type="dxa"/>
                </w:tcPr>
                <w:p w14:paraId="363B0FA1" w14:textId="001A7632" w:rsidR="00AA0A4C" w:rsidRDefault="00AA0A4C" w:rsidP="00A90C12">
                  <w:pPr>
                    <w:rPr>
                      <w:rFonts w:ascii="Courier New" w:hAnsi="Courier New" w:cs="Courier New"/>
                    </w:rPr>
                  </w:pPr>
                  <w:r>
                    <w:rPr>
                      <w:rFonts w:ascii="Courier New" w:hAnsi="Courier New" w:cs="Courier New"/>
                    </w:rPr>
                    <w:t>Integer</w:t>
                  </w:r>
                </w:p>
              </w:tc>
              <w:tc>
                <w:tcPr>
                  <w:tcW w:w="3601" w:type="dxa"/>
                </w:tcPr>
                <w:p w14:paraId="12D36610" w14:textId="74F8F440" w:rsidR="00AA0A4C" w:rsidRDefault="00E9647A" w:rsidP="00A90C12">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90C12">
                  <w:pPr>
                    <w:rPr>
                      <w:rFonts w:ascii="Courier New" w:hAnsi="Courier New" w:cs="Courier New"/>
                    </w:rPr>
                  </w:pPr>
                  <w:r>
                    <w:rPr>
                      <w:rFonts w:ascii="Courier New" w:hAnsi="Courier New" w:cs="Courier New"/>
                    </w:rPr>
                    <w:t>True</w:t>
                  </w:r>
                </w:p>
              </w:tc>
              <w:tc>
                <w:tcPr>
                  <w:tcW w:w="1246" w:type="dxa"/>
                </w:tcPr>
                <w:p w14:paraId="228A486F" w14:textId="7CDFBCE1" w:rsidR="00AA0A4C" w:rsidRDefault="00E9647A" w:rsidP="00A90C12">
                  <w:pPr>
                    <w:rPr>
                      <w:rFonts w:ascii="Courier New" w:hAnsi="Courier New" w:cs="Courier New"/>
                    </w:rPr>
                  </w:pPr>
                  <w:r>
                    <w:rPr>
                      <w:rFonts w:ascii="Courier New" w:hAnsi="Courier New" w:cs="Courier New"/>
                    </w:rPr>
                    <w:t>Q</w:t>
                  </w:r>
                </w:p>
              </w:tc>
            </w:tr>
            <w:tr w:rsidR="00AA0A4C" w:rsidRPr="008A6E46" w14:paraId="37981C94" w14:textId="77777777" w:rsidTr="00A90C12">
              <w:tc>
                <w:tcPr>
                  <w:tcW w:w="2125" w:type="dxa"/>
                </w:tcPr>
                <w:p w14:paraId="417BC17C" w14:textId="11056EE5" w:rsidR="00AA0A4C" w:rsidRDefault="00E9647A" w:rsidP="00A90C12">
                  <w:pPr>
                    <w:rPr>
                      <w:rFonts w:ascii="Courier New" w:hAnsi="Courier New" w:cs="Courier New"/>
                    </w:rPr>
                  </w:pPr>
                  <w:r>
                    <w:rPr>
                      <w:rFonts w:ascii="Courier New" w:hAnsi="Courier New" w:cs="Courier New"/>
                    </w:rPr>
                    <w:t>Timestamp</w:t>
                  </w:r>
                </w:p>
              </w:tc>
              <w:tc>
                <w:tcPr>
                  <w:tcW w:w="2970" w:type="dxa"/>
                </w:tcPr>
                <w:p w14:paraId="43BA81D8" w14:textId="187BFA85" w:rsidR="00AA0A4C" w:rsidRDefault="00E9647A" w:rsidP="00A90C12">
                  <w:pPr>
                    <w:rPr>
                      <w:rFonts w:ascii="Courier New" w:hAnsi="Courier New" w:cs="Courier New"/>
                    </w:rPr>
                  </w:pPr>
                  <w:r>
                    <w:rPr>
                      <w:rFonts w:ascii="Courier New" w:hAnsi="Courier New" w:cs="Courier New"/>
                    </w:rPr>
                    <w:t>Integer</w:t>
                  </w:r>
                </w:p>
              </w:tc>
              <w:tc>
                <w:tcPr>
                  <w:tcW w:w="3601" w:type="dxa"/>
                </w:tcPr>
                <w:p w14:paraId="65142677" w14:textId="38C6F39E" w:rsidR="00AA0A4C" w:rsidRDefault="00E9647A" w:rsidP="00A90C12">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90C12">
                  <w:pPr>
                    <w:rPr>
                      <w:rFonts w:ascii="Courier New" w:hAnsi="Courier New" w:cs="Courier New"/>
                    </w:rPr>
                  </w:pPr>
                  <w:r>
                    <w:rPr>
                      <w:rFonts w:ascii="Courier New" w:hAnsi="Courier New" w:cs="Courier New"/>
                    </w:rPr>
                    <w:t>False</w:t>
                  </w:r>
                </w:p>
              </w:tc>
              <w:tc>
                <w:tcPr>
                  <w:tcW w:w="1246" w:type="dxa"/>
                </w:tcPr>
                <w:p w14:paraId="1C4253DE" w14:textId="44C71889" w:rsidR="00AA0A4C" w:rsidRDefault="00E9647A" w:rsidP="00A90C12">
                  <w:pPr>
                    <w:rPr>
                      <w:rFonts w:ascii="Courier New" w:hAnsi="Courier New" w:cs="Courier New"/>
                    </w:rPr>
                  </w:pPr>
                  <w:r>
                    <w:rPr>
                      <w:rFonts w:ascii="Courier New" w:hAnsi="Courier New" w:cs="Courier New"/>
                    </w:rPr>
                    <w:t>Q</w:t>
                  </w:r>
                </w:p>
              </w:tc>
            </w:tr>
            <w:tr w:rsidR="00AA0A4C" w:rsidRPr="008A6E46" w14:paraId="70DB8030" w14:textId="77777777" w:rsidTr="00A90C12">
              <w:tc>
                <w:tcPr>
                  <w:tcW w:w="2125" w:type="dxa"/>
                </w:tcPr>
                <w:p w14:paraId="626640C5" w14:textId="25051291" w:rsidR="00AA0A4C" w:rsidRDefault="00E9647A" w:rsidP="00A90C12">
                  <w:pPr>
                    <w:rPr>
                      <w:rFonts w:ascii="Courier New" w:hAnsi="Courier New" w:cs="Courier New"/>
                    </w:rPr>
                  </w:pPr>
                  <w:r>
                    <w:rPr>
                      <w:rFonts w:ascii="Courier New" w:hAnsi="Courier New" w:cs="Courier New"/>
                    </w:rPr>
                    <w:t>packetID</w:t>
                  </w:r>
                </w:p>
              </w:tc>
              <w:tc>
                <w:tcPr>
                  <w:tcW w:w="2970" w:type="dxa"/>
                </w:tcPr>
                <w:p w14:paraId="07CFADF2" w14:textId="4EA61380" w:rsidR="00AA0A4C" w:rsidRDefault="00E9647A" w:rsidP="00A90C12">
                  <w:pPr>
                    <w:rPr>
                      <w:rFonts w:ascii="Courier New" w:hAnsi="Courier New" w:cs="Courier New"/>
                    </w:rPr>
                  </w:pPr>
                  <w:r>
                    <w:rPr>
                      <w:rFonts w:ascii="Courier New" w:hAnsi="Courier New" w:cs="Courier New"/>
                    </w:rPr>
                    <w:t>String</w:t>
                  </w:r>
                </w:p>
              </w:tc>
              <w:tc>
                <w:tcPr>
                  <w:tcW w:w="3601" w:type="dxa"/>
                </w:tcPr>
                <w:p w14:paraId="4550D15D" w14:textId="7C6B3B18" w:rsidR="00AA0A4C" w:rsidRDefault="00E9647A" w:rsidP="00A90C12">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90C12">
                  <w:pPr>
                    <w:rPr>
                      <w:rFonts w:ascii="Courier New" w:hAnsi="Courier New" w:cs="Courier New"/>
                    </w:rPr>
                  </w:pPr>
                  <w:r>
                    <w:rPr>
                      <w:rFonts w:ascii="Courier New" w:hAnsi="Courier New" w:cs="Courier New"/>
                    </w:rPr>
                    <w:t>False</w:t>
                  </w:r>
                </w:p>
              </w:tc>
              <w:tc>
                <w:tcPr>
                  <w:tcW w:w="1246" w:type="dxa"/>
                </w:tcPr>
                <w:p w14:paraId="74515FF7" w14:textId="193CE660" w:rsidR="00AA0A4C" w:rsidRDefault="00E9647A" w:rsidP="00A90C12">
                  <w:pPr>
                    <w:rPr>
                      <w:rFonts w:ascii="Courier New" w:hAnsi="Courier New" w:cs="Courier New"/>
                    </w:rPr>
                  </w:pPr>
                  <w:r>
                    <w:rPr>
                      <w:rFonts w:ascii="Courier New" w:hAnsi="Courier New" w:cs="Courier New"/>
                    </w:rPr>
                    <w:t>Q</w:t>
                  </w:r>
                </w:p>
              </w:tc>
            </w:tr>
            <w:tr w:rsidR="00AA0A4C" w:rsidRPr="008A6E46" w14:paraId="26CBF21D" w14:textId="77777777" w:rsidTr="00A90C12">
              <w:tc>
                <w:tcPr>
                  <w:tcW w:w="2125" w:type="dxa"/>
                </w:tcPr>
                <w:p w14:paraId="2FD19C36" w14:textId="505EA938" w:rsidR="00AA0A4C" w:rsidRDefault="00E9647A" w:rsidP="00A90C12">
                  <w:pPr>
                    <w:rPr>
                      <w:rFonts w:ascii="Courier New" w:hAnsi="Courier New" w:cs="Courier New"/>
                    </w:rPr>
                  </w:pPr>
                  <w:r>
                    <w:rPr>
                      <w:rFonts w:ascii="Courier New" w:hAnsi="Courier New" w:cs="Courier New"/>
                    </w:rPr>
                    <w:t>urlB</w:t>
                  </w:r>
                </w:p>
              </w:tc>
              <w:tc>
                <w:tcPr>
                  <w:tcW w:w="2970" w:type="dxa"/>
                </w:tcPr>
                <w:p w14:paraId="17629751" w14:textId="5A8EB9F6" w:rsidR="00AA0A4C" w:rsidRDefault="00E9647A" w:rsidP="00A90C12">
                  <w:pPr>
                    <w:rPr>
                      <w:rFonts w:ascii="Courier New" w:hAnsi="Courier New" w:cs="Courier New"/>
                    </w:rPr>
                  </w:pPr>
                  <w:r>
                    <w:rPr>
                      <w:rFonts w:ascii="Courier New" w:hAnsi="Courier New" w:cs="Courier New"/>
                    </w:rPr>
                    <w:t>String</w:t>
                  </w:r>
                </w:p>
              </w:tc>
              <w:tc>
                <w:tcPr>
                  <w:tcW w:w="3601" w:type="dxa"/>
                </w:tcPr>
                <w:p w14:paraId="3C53ADC8" w14:textId="49C096EF" w:rsidR="00AA0A4C" w:rsidRDefault="00E9647A" w:rsidP="00A90C12">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90C12">
                  <w:pPr>
                    <w:rPr>
                      <w:rFonts w:ascii="Courier New" w:hAnsi="Courier New" w:cs="Courier New"/>
                    </w:rPr>
                  </w:pPr>
                  <w:r>
                    <w:rPr>
                      <w:rFonts w:ascii="Courier New" w:hAnsi="Courier New" w:cs="Courier New"/>
                    </w:rPr>
                    <w:t>False</w:t>
                  </w:r>
                </w:p>
              </w:tc>
              <w:tc>
                <w:tcPr>
                  <w:tcW w:w="1246" w:type="dxa"/>
                </w:tcPr>
                <w:p w14:paraId="0B1B0643" w14:textId="45A0FF13" w:rsidR="00E9647A" w:rsidRDefault="00E9647A" w:rsidP="00A90C12">
                  <w:pPr>
                    <w:rPr>
                      <w:rFonts w:ascii="Courier New" w:hAnsi="Courier New" w:cs="Courier New"/>
                    </w:rPr>
                  </w:pPr>
                  <w:r>
                    <w:rPr>
                      <w:rFonts w:ascii="Courier New" w:hAnsi="Courier New" w:cs="Courier New"/>
                    </w:rPr>
                    <w:t>Q</w:t>
                  </w:r>
                </w:p>
              </w:tc>
            </w:tr>
            <w:tr w:rsidR="00E9647A" w:rsidRPr="008A6E46" w14:paraId="122B81C9" w14:textId="77777777" w:rsidTr="00A90C12">
              <w:tc>
                <w:tcPr>
                  <w:tcW w:w="2125" w:type="dxa"/>
                </w:tcPr>
                <w:p w14:paraId="39CC8698" w14:textId="2A1EC467" w:rsidR="00E9647A" w:rsidRDefault="00E9647A" w:rsidP="00A90C12">
                  <w:pPr>
                    <w:rPr>
                      <w:rFonts w:ascii="Courier New" w:hAnsi="Courier New" w:cs="Courier New"/>
                    </w:rPr>
                  </w:pPr>
                  <w:r>
                    <w:rPr>
                      <w:rFonts w:ascii="Courier New" w:hAnsi="Courier New" w:cs="Courier New"/>
                    </w:rPr>
                    <w:t>TravelerDataFrameList</w:t>
                  </w:r>
                </w:p>
              </w:tc>
              <w:tc>
                <w:tcPr>
                  <w:tcW w:w="2970" w:type="dxa"/>
                </w:tcPr>
                <w:p w14:paraId="765449F6" w14:textId="7961743A" w:rsidR="00E9647A" w:rsidRDefault="00E9647A" w:rsidP="00A90C12">
                  <w:pPr>
                    <w:rPr>
                      <w:rFonts w:ascii="Courier New" w:hAnsi="Courier New" w:cs="Courier New"/>
                    </w:rPr>
                  </w:pPr>
                  <w:r>
                    <w:rPr>
                      <w:rFonts w:ascii="Courier New" w:hAnsi="Courier New" w:cs="Courier New"/>
                    </w:rPr>
                    <w:t>String</w:t>
                  </w:r>
                </w:p>
              </w:tc>
              <w:tc>
                <w:tcPr>
                  <w:tcW w:w="3601" w:type="dxa"/>
                </w:tcPr>
                <w:p w14:paraId="1AA64CEB" w14:textId="1982CB5E" w:rsidR="00E9647A" w:rsidRDefault="00E9647A" w:rsidP="00A90C12">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90C12">
                  <w:pPr>
                    <w:rPr>
                      <w:rFonts w:ascii="Courier New" w:hAnsi="Courier New" w:cs="Courier New"/>
                    </w:rPr>
                  </w:pPr>
                  <w:r>
                    <w:rPr>
                      <w:rFonts w:ascii="Courier New" w:hAnsi="Courier New" w:cs="Courier New"/>
                    </w:rPr>
                    <w:t>True</w:t>
                  </w:r>
                </w:p>
              </w:tc>
              <w:tc>
                <w:tcPr>
                  <w:tcW w:w="1246" w:type="dxa"/>
                </w:tcPr>
                <w:p w14:paraId="00B3F0DA" w14:textId="26E90E0B" w:rsidR="00E9647A" w:rsidRDefault="00E9647A" w:rsidP="00A90C12">
                  <w:pPr>
                    <w:rPr>
                      <w:rFonts w:ascii="Courier New" w:hAnsi="Courier New" w:cs="Courier New"/>
                    </w:rPr>
                  </w:pPr>
                  <w:r>
                    <w:rPr>
                      <w:rFonts w:ascii="Courier New" w:hAnsi="Courier New" w:cs="Courier New"/>
                    </w:rPr>
                    <w:t>Q</w:t>
                  </w:r>
                </w:p>
              </w:tc>
            </w:tr>
            <w:tr w:rsidR="00E9647A" w:rsidRPr="008A6E46" w14:paraId="68F34D85" w14:textId="77777777" w:rsidTr="00A90C12">
              <w:tc>
                <w:tcPr>
                  <w:tcW w:w="2125" w:type="dxa"/>
                </w:tcPr>
                <w:p w14:paraId="4F8526FA" w14:textId="58F1CAAC" w:rsidR="00E9647A" w:rsidRDefault="00E9647A" w:rsidP="00A90C12">
                  <w:pPr>
                    <w:rPr>
                      <w:rFonts w:ascii="Courier New" w:hAnsi="Courier New" w:cs="Courier New"/>
                    </w:rPr>
                  </w:pPr>
                  <w:r>
                    <w:rPr>
                      <w:rFonts w:ascii="Courier New" w:hAnsi="Courier New" w:cs="Courier New"/>
                    </w:rPr>
                    <w:t>Regional</w:t>
                  </w:r>
                </w:p>
              </w:tc>
              <w:tc>
                <w:tcPr>
                  <w:tcW w:w="2970" w:type="dxa"/>
                </w:tcPr>
                <w:p w14:paraId="42351CC9" w14:textId="4EF90AA4" w:rsidR="00E9647A" w:rsidRDefault="00E9647A" w:rsidP="00A90C12">
                  <w:pPr>
                    <w:rPr>
                      <w:rFonts w:ascii="Courier New" w:hAnsi="Courier New" w:cs="Courier New"/>
                    </w:rPr>
                  </w:pPr>
                  <w:r>
                    <w:rPr>
                      <w:rFonts w:ascii="Courier New" w:hAnsi="Courier New" w:cs="Courier New"/>
                    </w:rPr>
                    <w:t>String</w:t>
                  </w:r>
                </w:p>
              </w:tc>
              <w:tc>
                <w:tcPr>
                  <w:tcW w:w="3601" w:type="dxa"/>
                </w:tcPr>
                <w:p w14:paraId="0A9E2E4E" w14:textId="464D2B4C" w:rsidR="00E9647A" w:rsidRDefault="00E9647A" w:rsidP="00A90C12">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90C12">
                  <w:pPr>
                    <w:rPr>
                      <w:rFonts w:ascii="Courier New" w:hAnsi="Courier New" w:cs="Courier New"/>
                    </w:rPr>
                  </w:pPr>
                  <w:r>
                    <w:rPr>
                      <w:rFonts w:ascii="Courier New" w:hAnsi="Courier New" w:cs="Courier New"/>
                    </w:rPr>
                    <w:t>False</w:t>
                  </w:r>
                </w:p>
              </w:tc>
              <w:tc>
                <w:tcPr>
                  <w:tcW w:w="1246" w:type="dxa"/>
                </w:tcPr>
                <w:p w14:paraId="000207D6" w14:textId="275AE5BB" w:rsidR="00E9647A" w:rsidRDefault="00E9647A" w:rsidP="00A90C12">
                  <w:pPr>
                    <w:rPr>
                      <w:rFonts w:ascii="Courier New" w:hAnsi="Courier New" w:cs="Courier New"/>
                    </w:rPr>
                  </w:pPr>
                  <w:r>
                    <w:rPr>
                      <w:rFonts w:ascii="Courier New" w:hAnsi="Courier New" w:cs="Courier New"/>
                    </w:rPr>
                    <w:t>Q</w:t>
                  </w:r>
                </w:p>
              </w:tc>
            </w:tr>
            <w:tr w:rsidR="00E9647A" w:rsidRPr="008A6E46" w14:paraId="096917BC" w14:textId="77777777" w:rsidTr="00A90C12">
              <w:tc>
                <w:tcPr>
                  <w:tcW w:w="2125" w:type="dxa"/>
                </w:tcPr>
                <w:p w14:paraId="763747D7" w14:textId="7ADEB1D3" w:rsidR="00E9647A" w:rsidRDefault="00E9647A" w:rsidP="00A90C12">
                  <w:pPr>
                    <w:rPr>
                      <w:rFonts w:ascii="Courier New" w:hAnsi="Courier New" w:cs="Courier New"/>
                    </w:rPr>
                  </w:pPr>
                  <w:r>
                    <w:rPr>
                      <w:rFonts w:ascii="Courier New" w:hAnsi="Courier New" w:cs="Courier New"/>
                    </w:rPr>
                    <w:lastRenderedPageBreak/>
                    <w:t>Rsulist</w:t>
                  </w:r>
                </w:p>
              </w:tc>
              <w:tc>
                <w:tcPr>
                  <w:tcW w:w="2970" w:type="dxa"/>
                </w:tcPr>
                <w:p w14:paraId="41CC0974" w14:textId="4C58F106" w:rsidR="00E9647A" w:rsidRDefault="00E9647A" w:rsidP="00A90C12">
                  <w:pPr>
                    <w:rPr>
                      <w:rFonts w:ascii="Courier New" w:hAnsi="Courier New" w:cs="Courier New"/>
                    </w:rPr>
                  </w:pPr>
                  <w:r>
                    <w:rPr>
                      <w:rFonts w:ascii="Courier New" w:hAnsi="Courier New" w:cs="Courier New"/>
                    </w:rPr>
                    <w:t>String</w:t>
                  </w:r>
                </w:p>
              </w:tc>
              <w:tc>
                <w:tcPr>
                  <w:tcW w:w="3601" w:type="dxa"/>
                </w:tcPr>
                <w:p w14:paraId="4B9374D7" w14:textId="760C05F3" w:rsidR="00E9647A" w:rsidRDefault="00E9647A" w:rsidP="00A90C12">
                  <w:pPr>
                    <w:rPr>
                      <w:rFonts w:ascii="Courier New" w:hAnsi="Courier New" w:cs="Courier New"/>
                    </w:rPr>
                  </w:pPr>
                  <w:r>
                    <w:rPr>
                      <w:rFonts w:ascii="Courier New" w:hAnsi="Courier New" w:cs="Courier New"/>
                    </w:rPr>
                    <w:t>List of IP’s to send messages to.</w:t>
                  </w:r>
                </w:p>
              </w:tc>
              <w:tc>
                <w:tcPr>
                  <w:tcW w:w="1273" w:type="dxa"/>
                </w:tcPr>
                <w:p w14:paraId="72F643CE" w14:textId="437CBD74" w:rsidR="00E9647A" w:rsidRDefault="00E9647A" w:rsidP="00A90C12">
                  <w:pPr>
                    <w:rPr>
                      <w:rFonts w:ascii="Courier New" w:hAnsi="Courier New" w:cs="Courier New"/>
                    </w:rPr>
                  </w:pPr>
                  <w:r>
                    <w:rPr>
                      <w:rFonts w:ascii="Courier New" w:hAnsi="Courier New" w:cs="Courier New"/>
                    </w:rPr>
                    <w:t>True</w:t>
                  </w:r>
                </w:p>
              </w:tc>
              <w:tc>
                <w:tcPr>
                  <w:tcW w:w="1246" w:type="dxa"/>
                </w:tcPr>
                <w:p w14:paraId="6C941EA9" w14:textId="237CE8CE" w:rsidR="00E9647A" w:rsidRDefault="00E9647A" w:rsidP="00A90C12">
                  <w:pPr>
                    <w:rPr>
                      <w:rFonts w:ascii="Courier New" w:hAnsi="Courier New" w:cs="Courier New"/>
                    </w:rPr>
                  </w:pPr>
                  <w:r>
                    <w:rPr>
                      <w:rFonts w:ascii="Courier New" w:hAnsi="Courier New" w:cs="Courier New"/>
                    </w:rPr>
                    <w:t>Q</w:t>
                  </w:r>
                </w:p>
              </w:tc>
            </w:tr>
            <w:tr w:rsidR="00E9647A" w:rsidRPr="008A6E46" w14:paraId="2C708376" w14:textId="77777777" w:rsidTr="00A90C12">
              <w:tc>
                <w:tcPr>
                  <w:tcW w:w="2125" w:type="dxa"/>
                </w:tcPr>
                <w:p w14:paraId="1C9A9CA3" w14:textId="6B60DC0D" w:rsidR="00E9647A" w:rsidRDefault="00E9647A" w:rsidP="00A90C12">
                  <w:pPr>
                    <w:rPr>
                      <w:rFonts w:ascii="Courier New" w:hAnsi="Courier New" w:cs="Courier New"/>
                    </w:rPr>
                  </w:pPr>
                  <w:r>
                    <w:rPr>
                      <w:rFonts w:ascii="Courier New" w:hAnsi="Courier New" w:cs="Courier New"/>
                    </w:rPr>
                    <w:t>Snmp params</w:t>
                  </w:r>
                </w:p>
              </w:tc>
              <w:tc>
                <w:tcPr>
                  <w:tcW w:w="2970" w:type="dxa"/>
                </w:tcPr>
                <w:p w14:paraId="7277DE12" w14:textId="7DE6C765" w:rsidR="00E9647A" w:rsidRDefault="00E9647A" w:rsidP="00A90C12">
                  <w:pPr>
                    <w:rPr>
                      <w:rFonts w:ascii="Courier New" w:hAnsi="Courier New" w:cs="Courier New"/>
                    </w:rPr>
                  </w:pPr>
                  <w:r>
                    <w:rPr>
                      <w:rFonts w:ascii="Courier New" w:hAnsi="Courier New" w:cs="Courier New"/>
                    </w:rPr>
                    <w:t>String</w:t>
                  </w:r>
                </w:p>
              </w:tc>
              <w:tc>
                <w:tcPr>
                  <w:tcW w:w="3601" w:type="dxa"/>
                </w:tcPr>
                <w:p w14:paraId="7B8F55F7" w14:textId="197C6475" w:rsidR="00E9647A" w:rsidRDefault="00E9647A" w:rsidP="00A90C12">
                  <w:pPr>
                    <w:rPr>
                      <w:rFonts w:ascii="Courier New" w:hAnsi="Courier New" w:cs="Courier New"/>
                    </w:rPr>
                  </w:pPr>
                  <w:r>
                    <w:rPr>
                      <w:rFonts w:ascii="Courier New" w:hAnsi="Courier New" w:cs="Courier New"/>
                    </w:rPr>
                    <w:t>SNMP parameters for shipping information.</w:t>
                  </w:r>
                </w:p>
              </w:tc>
              <w:tc>
                <w:tcPr>
                  <w:tcW w:w="1273" w:type="dxa"/>
                </w:tcPr>
                <w:p w14:paraId="44E1E7A1" w14:textId="54268C3B" w:rsidR="00E9647A" w:rsidRDefault="00E9647A" w:rsidP="00A90C12">
                  <w:pPr>
                    <w:rPr>
                      <w:rFonts w:ascii="Courier New" w:hAnsi="Courier New" w:cs="Courier New"/>
                    </w:rPr>
                  </w:pPr>
                  <w:r>
                    <w:rPr>
                      <w:rFonts w:ascii="Courier New" w:hAnsi="Courier New" w:cs="Courier New"/>
                    </w:rPr>
                    <w:t>True</w:t>
                  </w:r>
                </w:p>
              </w:tc>
              <w:tc>
                <w:tcPr>
                  <w:tcW w:w="1246" w:type="dxa"/>
                </w:tcPr>
                <w:p w14:paraId="297FF1EB" w14:textId="65DEA852" w:rsidR="00E9647A" w:rsidRDefault="00E9647A" w:rsidP="00A90C12">
                  <w:pPr>
                    <w:rPr>
                      <w:rFonts w:ascii="Courier New" w:hAnsi="Courier New" w:cs="Courier New"/>
                    </w:rPr>
                  </w:pPr>
                  <w:r>
                    <w:rPr>
                      <w:rFonts w:ascii="Courier New" w:hAnsi="Courier New" w:cs="Courier New"/>
                    </w:rPr>
                    <w:t>Q</w:t>
                  </w:r>
                </w:p>
              </w:tc>
            </w:tr>
          </w:tbl>
          <w:p w14:paraId="13693EB7" w14:textId="03FEF491" w:rsidR="000B7E76" w:rsidRPr="008A6E46" w:rsidRDefault="000B7E76" w:rsidP="00A90C12">
            <w:pPr>
              <w:rPr>
                <w:rFonts w:ascii="Courier New" w:hAnsi="Courier New" w:cs="Courier New"/>
                <w:b/>
              </w:rPr>
            </w:pPr>
          </w:p>
        </w:tc>
      </w:tr>
      <w:tr w:rsidR="000B7E76" w:rsidRPr="008A6E46" w14:paraId="5BEEAFC9" w14:textId="77777777" w:rsidTr="00A90C12">
        <w:tc>
          <w:tcPr>
            <w:tcW w:w="1537" w:type="dxa"/>
            <w:shd w:val="clear" w:color="auto" w:fill="D9D9D9" w:themeFill="background1" w:themeFillShade="D9"/>
          </w:tcPr>
          <w:p w14:paraId="2227EBEB" w14:textId="77777777" w:rsidR="000B7E76" w:rsidRPr="008A6E46" w:rsidRDefault="000B7E76" w:rsidP="00A90C12">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90C12">
              <w:tc>
                <w:tcPr>
                  <w:tcW w:w="2125" w:type="dxa"/>
                </w:tcPr>
                <w:p w14:paraId="70924C77" w14:textId="77777777" w:rsidR="000B7E76" w:rsidRPr="008A6E46" w:rsidRDefault="000B7E76" w:rsidP="00A90C12">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90C12">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90C12">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90C12">
              <w:tc>
                <w:tcPr>
                  <w:tcW w:w="2125" w:type="dxa"/>
                </w:tcPr>
                <w:p w14:paraId="395CC3AA" w14:textId="77777777" w:rsidR="000B7E76" w:rsidRPr="008A6E46" w:rsidRDefault="000B7E76" w:rsidP="00A90C12">
                  <w:pPr>
                    <w:rPr>
                      <w:rFonts w:ascii="Courier New" w:hAnsi="Courier New" w:cs="Courier New"/>
                      <w:b/>
                    </w:rPr>
                  </w:pPr>
                  <w:r>
                    <w:rPr>
                      <w:rFonts w:ascii="Courier New" w:hAnsi="Courier New" w:cs="Courier New"/>
                      <w:b/>
                    </w:rPr>
                    <w:t>200</w:t>
                  </w:r>
                </w:p>
              </w:tc>
              <w:tc>
                <w:tcPr>
                  <w:tcW w:w="2970" w:type="dxa"/>
                </w:tcPr>
                <w:p w14:paraId="36CB24D4" w14:textId="0A6C830F" w:rsidR="000B7E76" w:rsidRPr="008D1F2E" w:rsidRDefault="00E9647A" w:rsidP="00A90C12">
                  <w:pPr>
                    <w:rPr>
                      <w:rFonts w:ascii="Courier New" w:hAnsi="Courier New" w:cs="Courier New"/>
                    </w:rPr>
                  </w:pPr>
                  <w:r>
                    <w:rPr>
                      <w:rFonts w:ascii="Courier New" w:hAnsi="Courier New" w:cs="Courier New"/>
                    </w:rPr>
                    <w:t>An array of TravelerInformation</w:t>
                  </w:r>
                </w:p>
              </w:tc>
              <w:tc>
                <w:tcPr>
                  <w:tcW w:w="6120" w:type="dxa"/>
                </w:tcPr>
                <w:p w14:paraId="2A50AB37" w14:textId="77777777" w:rsidR="000B7E76" w:rsidRPr="008A6E46" w:rsidRDefault="000B7E76" w:rsidP="00A90C12">
                  <w:pPr>
                    <w:rPr>
                      <w:rFonts w:ascii="Courier New" w:hAnsi="Courier New" w:cs="Courier New"/>
                    </w:rPr>
                  </w:pPr>
                  <w:r>
                    <w:rPr>
                      <w:rFonts w:ascii="Courier New" w:hAnsi="Courier New" w:cs="Courier New"/>
                    </w:rPr>
                    <w:t>{Status:success}</w:t>
                  </w:r>
                </w:p>
              </w:tc>
            </w:tr>
            <w:tr w:rsidR="000B7E76" w:rsidRPr="008A6E46" w14:paraId="0ECEFF0F" w14:textId="77777777" w:rsidTr="00A90C12">
              <w:tc>
                <w:tcPr>
                  <w:tcW w:w="2125" w:type="dxa"/>
                </w:tcPr>
                <w:p w14:paraId="6B9378F9" w14:textId="19AD0B43" w:rsidR="000B7E76" w:rsidRPr="008A6E46" w:rsidRDefault="00E9647A" w:rsidP="00A90C12">
                  <w:pPr>
                    <w:rPr>
                      <w:rFonts w:ascii="Courier New" w:hAnsi="Courier New" w:cs="Courier New"/>
                      <w:b/>
                    </w:rPr>
                  </w:pPr>
                  <w:r>
                    <w:rPr>
                      <w:rFonts w:ascii="Courier New" w:hAnsi="Courier New" w:cs="Courier New"/>
                      <w:b/>
                    </w:rPr>
                    <w:t>Default</w:t>
                  </w:r>
                </w:p>
              </w:tc>
              <w:tc>
                <w:tcPr>
                  <w:tcW w:w="2970" w:type="dxa"/>
                </w:tcPr>
                <w:p w14:paraId="1394DD46" w14:textId="02D57DA0" w:rsidR="000B7E76" w:rsidRPr="008A6E46" w:rsidRDefault="00E9647A" w:rsidP="00A90C12">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90C12">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90C12">
            <w:pPr>
              <w:keepNext/>
              <w:rPr>
                <w:rFonts w:ascii="Courier New" w:hAnsi="Courier New" w:cs="Courier New"/>
                <w:b/>
              </w:rPr>
            </w:pPr>
          </w:p>
        </w:tc>
      </w:tr>
    </w:tbl>
    <w:p w14:paraId="23E0415A" w14:textId="77777777" w:rsidR="000B7E76" w:rsidRPr="000B7E76" w:rsidRDefault="000B7E76" w:rsidP="000B7E76"/>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bookmarkStart w:id="72" w:name="_Toc474485031"/>
      <w:r w:rsidRPr="00E35BF2">
        <w:t>ODE Streaming API</w:t>
      </w:r>
      <w:bookmarkEnd w:id="69"/>
      <w:bookmarkEnd w:id="70"/>
      <w:bookmarkEnd w:id="72"/>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1"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73" w:name="_Ref471811829"/>
      <w:bookmarkStart w:id="74" w:name="_Toc474485032"/>
      <w:r>
        <w:t>Direct Kafka Interface</w:t>
      </w:r>
      <w:bookmarkEnd w:id="73"/>
      <w:bookmarkEnd w:id="74"/>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2"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3"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rPr>
          <w:ins w:id="75" w:author="Musavi, Hamid [USA]" w:date="2017-02-16T11:45:00Z"/>
        </w:rPr>
      </w:pPr>
      <w:bookmarkStart w:id="76" w:name="_Ref471811864"/>
      <w:bookmarkStart w:id="77" w:name="_Toc474485033"/>
      <w:ins w:id="78" w:author="Musavi, Hamid [USA]" w:date="2017-02-16T11:45:00Z">
        <w:r>
          <w:t xml:space="preserve">Kafka Publish/Subscribe Topics </w:t>
        </w:r>
      </w:ins>
    </w:p>
    <w:p w14:paraId="05ECF919" w14:textId="77777777" w:rsidR="00FA5D0B" w:rsidRDefault="00FA5D0B" w:rsidP="00FA5D0B">
      <w:pPr>
        <w:rPr>
          <w:ins w:id="79" w:author="Musavi, Hamid [USA]" w:date="2017-02-16T11:45:00Z"/>
        </w:rPr>
      </w:pPr>
      <w:ins w:id="80" w:author="Musavi, Hamid [USA]" w:date="2017-02-16T11:45:00Z">
        <w:r>
          <w:lastRenderedPageBreak/>
          <w:t>The following table contains the name of the topics and the type of data in each topic.</w:t>
        </w:r>
      </w:ins>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ins w:id="81"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4C15DC">
            <w:pPr>
              <w:rPr>
                <w:ins w:id="82" w:author="Musavi, Hamid [USA]" w:date="2017-02-16T11:45:00Z"/>
              </w:rPr>
            </w:pPr>
            <w:ins w:id="83" w:author="Musavi, Hamid [USA]" w:date="2017-02-16T11:45:00Z">
              <w:r w:rsidRPr="00FA5D0B">
                <w:t>Topic Name</w:t>
              </w:r>
            </w:ins>
          </w:p>
        </w:tc>
        <w:tc>
          <w:tcPr>
            <w:tcW w:w="6475" w:type="dxa"/>
          </w:tcPr>
          <w:p w14:paraId="4076A6F2" w14:textId="77777777" w:rsidR="00FA5D0B" w:rsidRPr="00FA5D0B" w:rsidRDefault="00FA5D0B" w:rsidP="004C15DC">
            <w:pPr>
              <w:cnfStyle w:val="100000000000" w:firstRow="1" w:lastRow="0" w:firstColumn="0" w:lastColumn="0" w:oddVBand="0" w:evenVBand="0" w:oddHBand="0" w:evenHBand="0" w:firstRowFirstColumn="0" w:firstRowLastColumn="0" w:lastRowFirstColumn="0" w:lastRowLastColumn="0"/>
              <w:rPr>
                <w:ins w:id="84" w:author="Musavi, Hamid [USA]" w:date="2017-02-16T11:45:00Z"/>
              </w:rPr>
            </w:pPr>
            <w:ins w:id="85" w:author="Musavi, Hamid [USA]" w:date="2017-02-16T11:45:00Z">
              <w:r w:rsidRPr="00FA5D0B">
                <w:t>Data Type</w:t>
              </w:r>
            </w:ins>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ins w:id="86"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4C15DC">
            <w:pPr>
              <w:rPr>
                <w:ins w:id="87" w:author="Musavi, Hamid [USA]" w:date="2017-02-16T11:45:00Z"/>
                <w:rFonts w:ascii="Courier New" w:hAnsi="Courier New" w:cs="Courier New"/>
              </w:rPr>
            </w:pPr>
            <w:ins w:id="88" w:author="Musavi, Hamid [USA]" w:date="2017-02-16T11:45:00Z">
              <w:r w:rsidRPr="00FA5D0B">
                <w:rPr>
                  <w:rFonts w:ascii="Courier New" w:hAnsi="Courier New" w:cs="Courier New"/>
                </w:rPr>
                <w:t>topic.J2735Bsm</w:t>
              </w:r>
            </w:ins>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ins w:id="89" w:author="Musavi, Hamid [USA]" w:date="2017-02-16T11:45:00Z"/>
                <w:b/>
              </w:rPr>
            </w:pPr>
            <w:ins w:id="90" w:author="Musavi, Hamid [USA]" w:date="2017-02-16T11:45:00Z">
              <w:r w:rsidRPr="00FA5D0B">
                <w:rPr>
                  <w:rFonts w:ascii="Courier New" w:hAnsi="Courier New" w:cs="Courier New"/>
                </w:rPr>
                <w:t>us.dot.its.jpo.ode.plugin.j2735.J2735Bsm</w:t>
              </w:r>
            </w:ins>
          </w:p>
        </w:tc>
      </w:tr>
      <w:tr w:rsidR="00FA5D0B" w:rsidRPr="00FA5D0B" w14:paraId="27EC37F1" w14:textId="77777777" w:rsidTr="00FA5D0B">
        <w:trPr>
          <w:ins w:id="91"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ins w:id="92" w:author="Musavi, Hamid [USA]" w:date="2017-02-16T11:45:00Z"/>
                <w:rFonts w:ascii="Courier New" w:hAnsi="Courier New" w:cs="Courier New"/>
              </w:rPr>
            </w:pPr>
            <w:ins w:id="93" w:author="Musavi, Hamid [USA]" w:date="2017-02-16T11:45:00Z">
              <w:r>
                <w:rPr>
                  <w:rFonts w:ascii="Courier New" w:hAnsi="Courier New" w:cs="Courier New"/>
                </w:rPr>
                <w:t>topic.J2735Tim</w:t>
              </w:r>
            </w:ins>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ins w:id="94" w:author="Musavi, Hamid [USA]" w:date="2017-02-16T11:45:00Z"/>
                <w:rFonts w:ascii="Courier New" w:hAnsi="Courier New" w:cs="Courier New"/>
              </w:rPr>
            </w:pPr>
            <w:ins w:id="95" w:author="Musavi, Hamid [USA]" w:date="2017-02-16T11:45:00Z">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ins>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ins w:id="96"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ins w:id="97" w:author="Musavi, Hamid [USA]" w:date="2017-02-16T11:45:00Z"/>
                <w:rFonts w:ascii="Courier New" w:hAnsi="Courier New" w:cs="Courier New"/>
              </w:rPr>
            </w:pPr>
            <w:ins w:id="98" w:author="Musavi, Hamid [USA]" w:date="2017-02-16T11:45:00Z">
              <w:r>
                <w:rPr>
                  <w:rFonts w:ascii="Courier New" w:hAnsi="Courier New" w:cs="Courier New"/>
                </w:rPr>
                <w:t>topic.J2735</w:t>
              </w:r>
              <w:r w:rsidR="00312B04">
                <w:rPr>
                  <w:rFonts w:ascii="Courier New" w:hAnsi="Courier New" w:cs="Courier New"/>
                </w:rPr>
                <w:t>Pvd</w:t>
              </w:r>
            </w:ins>
          </w:p>
        </w:tc>
        <w:tc>
          <w:tcPr>
            <w:tcW w:w="6475" w:type="dxa"/>
          </w:tcPr>
          <w:p w14:paraId="012F96BA" w14:textId="77777777"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ins w:id="99" w:author="Musavi, Hamid [USA]" w:date="2017-02-16T11:45:00Z"/>
                <w:rFonts w:ascii="Courier New" w:hAnsi="Courier New" w:cs="Courier New"/>
              </w:rPr>
            </w:pPr>
            <w:ins w:id="100" w:author="Musavi, Hamid [USA]" w:date="2017-02-16T11:45:00Z">
              <w:r w:rsidRPr="00FA5D0B">
                <w:rPr>
                  <w:rFonts w:ascii="Courier New" w:hAnsi="Courier New" w:cs="Courier New"/>
                </w:rPr>
                <w:t>us.dot.i</w:t>
              </w:r>
              <w:r>
                <w:rPr>
                  <w:rFonts w:ascii="Courier New" w:hAnsi="Courier New" w:cs="Courier New"/>
                </w:rPr>
                <w:t>ts.jpo.ode.plugin.j2735.J2735</w:t>
              </w:r>
              <w:r>
                <w:t xml:space="preserve"> </w:t>
              </w:r>
              <w:r w:rsidRPr="00312B04">
                <w:rPr>
                  <w:rFonts w:ascii="Courier New" w:hAnsi="Courier New" w:cs="Courier New"/>
                </w:rPr>
                <w:t>ProbeVehicleData</w:t>
              </w:r>
            </w:ins>
          </w:p>
        </w:tc>
      </w:tr>
    </w:tbl>
    <w:p w14:paraId="793A2536" w14:textId="77777777" w:rsidR="00FA5D0B" w:rsidRDefault="00FA5D0B">
      <w:pPr>
        <w:pStyle w:val="Caption"/>
        <w:rPr>
          <w:ins w:id="101" w:author="Musavi, Hamid [USA]" w:date="2017-02-16T11:45:00Z"/>
        </w:rPr>
      </w:pPr>
      <w:ins w:id="102" w:author="Musavi, Hamid [USA]" w:date="2017-02-16T11:45:00Z">
        <w:r>
          <w:t xml:space="preserve">Table </w:t>
        </w:r>
        <w:r>
          <w:fldChar w:fldCharType="begin"/>
        </w:r>
        <w:r>
          <w:instrText xml:space="preserve"> SEQ Table \* ARABIC </w:instrText>
        </w:r>
        <w:r>
          <w:fldChar w:fldCharType="separate"/>
        </w:r>
        <w:r>
          <w:rPr>
            <w:noProof/>
          </w:rPr>
          <w:t>5</w:t>
        </w:r>
        <w:r>
          <w:fldChar w:fldCharType="end"/>
        </w:r>
        <w:r>
          <w:t xml:space="preserve"> - Kafka Publish/Subscribe Topics</w:t>
        </w:r>
      </w:ins>
    </w:p>
    <w:p w14:paraId="46B273E1" w14:textId="77777777" w:rsidR="00FA5D0B" w:rsidRPr="00FA5D0B" w:rsidRDefault="00FA5D0B" w:rsidP="00FA5D0B">
      <w:pPr>
        <w:rPr>
          <w:ins w:id="103" w:author="Musavi, Hamid [USA]" w:date="2017-02-16T11:45:00Z"/>
        </w:rPr>
      </w:pPr>
    </w:p>
    <w:p w14:paraId="7D40E325" w14:textId="4D43BACE" w:rsidR="00F01B77" w:rsidRDefault="00F01B77" w:rsidP="00F01B77">
      <w:pPr>
        <w:pStyle w:val="Heading3"/>
      </w:pPr>
      <w:r>
        <w:t>ODE WebSocket Interface</w:t>
      </w:r>
      <w:bookmarkEnd w:id="76"/>
      <w:bookmarkEnd w:id="77"/>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04" w:name="_Toc462052290"/>
      <w:r>
        <w:t>O</w:t>
      </w:r>
      <w:r w:rsidR="00C26C45" w:rsidRPr="00E35BF2">
        <w:t xml:space="preserve">DE </w:t>
      </w:r>
      <w:r w:rsidR="00ED0E13">
        <w:t xml:space="preserve">WebSocket </w:t>
      </w:r>
      <w:r w:rsidR="00C26C45" w:rsidRPr="00E35BF2">
        <w:t>Control Messages</w:t>
      </w:r>
      <w:bookmarkEnd w:id="104"/>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5" w:name="_Toc462052291"/>
      <w:r>
        <w:t>BSM</w:t>
      </w:r>
      <w:r w:rsidR="00C26C45" w:rsidRPr="00E35BF2">
        <w:t xml:space="preserve"> </w:t>
      </w:r>
      <w:r>
        <w:t>WebSocket</w:t>
      </w:r>
      <w:r w:rsidR="00C26C45" w:rsidRPr="00E35BF2">
        <w:t xml:space="preserve"> Subscription </w:t>
      </w:r>
      <w:bookmarkEnd w:id="105"/>
      <w:r>
        <w:t>API</w:t>
      </w:r>
    </w:p>
    <w:p w14:paraId="3BAD04DE" w14:textId="3D95DA83" w:rsidR="00ED0E13" w:rsidRPr="00ED0E13" w:rsidRDefault="007038D0" w:rsidP="00ED0E13">
      <w:pPr>
        <w:rPr>
          <w:color w:val="FF0000"/>
        </w:rPr>
      </w:pPr>
      <w:r>
        <w:rPr>
          <w:color w:val="FF0000"/>
        </w:rPr>
        <w:lastRenderedPageBreak/>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6" w:name="_Toc462052298"/>
      <w:bookmarkStart w:id="107" w:name="_Ref471728137"/>
      <w:bookmarkStart w:id="108" w:name="_Toc474485034"/>
      <w:r w:rsidRPr="00145701">
        <w:t>ODE Request Schemas</w:t>
      </w:r>
      <w:bookmarkEnd w:id="106"/>
      <w:bookmarkEnd w:id="107"/>
      <w:bookmarkEnd w:id="108"/>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109" w:name="_Toc462052299"/>
      <w:bookmarkStart w:id="110" w:name="_Ref471813112"/>
      <w:bookmarkStart w:id="111" w:name="_Toc474485035"/>
      <w:r w:rsidRPr="00145701">
        <w:t>Subscription Data Request</w:t>
      </w:r>
      <w:bookmarkEnd w:id="109"/>
      <w:bookmarkEnd w:id="110"/>
      <w:bookmarkEnd w:id="111"/>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lastRenderedPageBreak/>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7144625" w:rsidR="00C26C45" w:rsidRDefault="00C26C45" w:rsidP="00C26C45">
      <w:pPr>
        <w:pStyle w:val="Caption"/>
      </w:pPr>
      <w:bookmarkStart w:id="112" w:name="_Toc441572976"/>
      <w:bookmarkStart w:id="113" w:name="_Toc456253304"/>
      <w:r>
        <w:t xml:space="preserve">Table </w:t>
      </w:r>
      <w:r w:rsidR="00F94C36">
        <w:fldChar w:fldCharType="begin"/>
      </w:r>
      <w:r w:rsidR="00F94C36">
        <w:instrText xml:space="preserve"> SEQ Table \* ARABIC </w:instrText>
      </w:r>
      <w:r w:rsidR="00F94C36">
        <w:fldChar w:fldCharType="separate"/>
      </w:r>
      <w:bookmarkStart w:id="114" w:name="_GoBack"/>
      <w:ins w:id="115" w:author="Musavi, Hamid [USA]" w:date="2017-02-16T11:45:00Z">
        <w:r w:rsidR="00FA5D0B">
          <w:rPr>
            <w:noProof/>
          </w:rPr>
          <w:t>6</w:t>
        </w:r>
      </w:ins>
      <w:bookmarkEnd w:id="114"/>
      <w:del w:id="116" w:author="Musavi, Hamid [USA]" w:date="2017-02-16T11:45:00Z">
        <w:r w:rsidR="00244E15">
          <w:rPr>
            <w:noProof/>
          </w:rPr>
          <w:delText>5</w:delText>
        </w:r>
      </w:del>
      <w:r w:rsidR="00F94C36">
        <w:rPr>
          <w:noProof/>
        </w:rPr>
        <w:fldChar w:fldCharType="end"/>
      </w:r>
      <w:r>
        <w:t xml:space="preserve"> </w:t>
      </w:r>
      <w:r w:rsidR="00874976">
        <w:t>–</w:t>
      </w:r>
      <w:r w:rsidR="00ED0E13">
        <w:t xml:space="preserve"> ODE BSM</w:t>
      </w:r>
      <w:r w:rsidR="00874976">
        <w:t xml:space="preserve"> </w:t>
      </w:r>
      <w:r>
        <w:t>Subscription</w:t>
      </w:r>
      <w:r w:rsidR="00874976">
        <w:t xml:space="preserve"> </w:t>
      </w:r>
      <w:r>
        <w:t>Request</w:t>
      </w:r>
      <w:bookmarkEnd w:id="112"/>
      <w:bookmarkEnd w:id="113"/>
    </w:p>
    <w:p w14:paraId="2D1696A5" w14:textId="77777777" w:rsidR="00571EF4" w:rsidRPr="00571EF4" w:rsidRDefault="00571EF4" w:rsidP="00571EF4"/>
    <w:p w14:paraId="2169614B" w14:textId="1F871CFD" w:rsidR="00C26C45" w:rsidRDefault="00C26C45" w:rsidP="00874976">
      <w:pPr>
        <w:pStyle w:val="Heading2"/>
      </w:pPr>
      <w:bookmarkStart w:id="117" w:name="_Toc462052303"/>
      <w:bookmarkStart w:id="118" w:name="_Ref471728323"/>
      <w:bookmarkStart w:id="119" w:name="_Toc474485036"/>
      <w:r w:rsidRPr="00145701">
        <w:t xml:space="preserve">ODE </w:t>
      </w:r>
      <w:r w:rsidR="0016253B">
        <w:t>Response</w:t>
      </w:r>
      <w:r w:rsidRPr="00145701">
        <w:t xml:space="preserve"> Schemas</w:t>
      </w:r>
      <w:bookmarkEnd w:id="117"/>
      <w:bookmarkEnd w:id="118"/>
      <w:bookmarkEnd w:id="119"/>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20" w:name="_Toc462052304"/>
      <w:bookmarkStart w:id="121" w:name="_Toc474485037"/>
      <w:r w:rsidRPr="00145701">
        <w:t>ODE Data Message</w:t>
      </w:r>
      <w:bookmarkEnd w:id="120"/>
      <w:bookmarkEnd w:id="121"/>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22" w:name="_Toc441572980"/>
      <w:bookmarkStart w:id="123" w:name="_Toc456253308"/>
    </w:p>
    <w:p w14:paraId="3F314606" w14:textId="6FD3D740" w:rsidR="00C26C45" w:rsidRDefault="00C26C45" w:rsidP="00C26C45">
      <w:pPr>
        <w:pStyle w:val="Caption"/>
      </w:pPr>
      <w:r>
        <w:t xml:space="preserve">Table </w:t>
      </w:r>
      <w:r w:rsidR="00F94C36">
        <w:fldChar w:fldCharType="begin"/>
      </w:r>
      <w:r w:rsidR="00F94C36">
        <w:instrText xml:space="preserve"> SEQ Table \* ARABIC </w:instrText>
      </w:r>
      <w:r w:rsidR="00F94C36">
        <w:fldChar w:fldCharType="separate"/>
      </w:r>
      <w:ins w:id="124" w:author="Musavi, Hamid [USA]" w:date="2017-02-16T11:45:00Z">
        <w:r w:rsidR="00FA5D0B">
          <w:rPr>
            <w:noProof/>
          </w:rPr>
          <w:t>7</w:t>
        </w:r>
      </w:ins>
      <w:del w:id="125" w:author="Musavi, Hamid [USA]" w:date="2017-02-16T11:45:00Z">
        <w:r w:rsidR="00244E15">
          <w:rPr>
            <w:noProof/>
          </w:rPr>
          <w:delText>6</w:delText>
        </w:r>
      </w:del>
      <w:r w:rsidR="00F94C36">
        <w:rPr>
          <w:noProof/>
        </w:rPr>
        <w:fldChar w:fldCharType="end"/>
      </w:r>
      <w:r>
        <w:t xml:space="preserve"> - OdeDataMessage</w:t>
      </w:r>
      <w:bookmarkEnd w:id="122"/>
      <w:bookmarkEnd w:id="123"/>
    </w:p>
    <w:p w14:paraId="605835CF" w14:textId="31425BC0" w:rsidR="00C26C45" w:rsidRDefault="00C26C45" w:rsidP="0016253B">
      <w:pPr>
        <w:pStyle w:val="Heading3"/>
      </w:pPr>
      <w:bookmarkStart w:id="126" w:name="_Toc462052305"/>
      <w:bookmarkStart w:id="127" w:name="_Ref471813394"/>
      <w:bookmarkStart w:id="128" w:name="_Toc474485038"/>
      <w:r w:rsidRPr="00284BEB">
        <w:t>ODE Message Metadata</w:t>
      </w:r>
      <w:bookmarkEnd w:id="126"/>
      <w:bookmarkEnd w:id="127"/>
      <w:bookmarkEnd w:id="128"/>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2CF59BFA" w:rsidR="00C26C45" w:rsidRDefault="00C26C45" w:rsidP="00C26C45">
      <w:pPr>
        <w:pStyle w:val="Caption"/>
      </w:pPr>
      <w:bookmarkStart w:id="129" w:name="_Toc441572981"/>
      <w:bookmarkStart w:id="130" w:name="_Toc456253309"/>
      <w:r>
        <w:t xml:space="preserve">Table </w:t>
      </w:r>
      <w:r w:rsidR="00F94C36">
        <w:fldChar w:fldCharType="begin"/>
      </w:r>
      <w:r w:rsidR="00F94C36">
        <w:instrText xml:space="preserve"> SEQ Table \* ARABIC </w:instrText>
      </w:r>
      <w:r w:rsidR="00F94C36">
        <w:fldChar w:fldCharType="separate"/>
      </w:r>
      <w:ins w:id="131" w:author="Musavi, Hamid [USA]" w:date="2017-02-16T11:45:00Z">
        <w:r w:rsidR="00FA5D0B">
          <w:rPr>
            <w:noProof/>
          </w:rPr>
          <w:t>8</w:t>
        </w:r>
      </w:ins>
      <w:del w:id="132" w:author="Musavi, Hamid [USA]" w:date="2017-02-16T11:45:00Z">
        <w:r w:rsidR="00244E15">
          <w:rPr>
            <w:noProof/>
          </w:rPr>
          <w:delText>7</w:delText>
        </w:r>
      </w:del>
      <w:r w:rsidR="00F94C36">
        <w:rPr>
          <w:noProof/>
        </w:rPr>
        <w:fldChar w:fldCharType="end"/>
      </w:r>
      <w:r>
        <w:t xml:space="preserve"> – OdeMsgMetadata</w:t>
      </w:r>
      <w:bookmarkEnd w:id="129"/>
      <w:bookmarkEnd w:id="130"/>
    </w:p>
    <w:p w14:paraId="6A1AA76C" w14:textId="77777777" w:rsidR="00752CB3" w:rsidRPr="00752CB3" w:rsidRDefault="00752CB3" w:rsidP="00752CB3"/>
    <w:p w14:paraId="1F52559C" w14:textId="72FEAEC3" w:rsidR="00C26C45" w:rsidRDefault="00C26C45" w:rsidP="00A524BA">
      <w:pPr>
        <w:pStyle w:val="Heading3"/>
      </w:pPr>
      <w:bookmarkStart w:id="133" w:name="_ODE_Payload_Violation"/>
      <w:bookmarkStart w:id="134" w:name="_Toc462052306"/>
      <w:bookmarkStart w:id="135" w:name="_Ref471814373"/>
      <w:bookmarkStart w:id="136" w:name="_Toc474485039"/>
      <w:bookmarkEnd w:id="133"/>
      <w:r w:rsidRPr="00284BEB">
        <w:t>ODE Payload Violation</w:t>
      </w:r>
      <w:bookmarkEnd w:id="134"/>
      <w:bookmarkEnd w:id="135"/>
      <w:bookmarkEnd w:id="13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37" w:name="_ODE_Data_Message"/>
      <w:bookmarkStart w:id="138" w:name="_Toc462052308"/>
      <w:bookmarkStart w:id="139" w:name="_Toc474485040"/>
      <w:bookmarkEnd w:id="137"/>
      <w:r w:rsidRPr="00284BEB">
        <w:t xml:space="preserve">ODE </w:t>
      </w:r>
      <w:r w:rsidR="00410F95">
        <w:t>GET TOKEN</w:t>
      </w:r>
      <w:r w:rsidRPr="00284BEB">
        <w:t xml:space="preserve"> Response</w:t>
      </w:r>
      <w:bookmarkEnd w:id="138"/>
      <w:bookmarkEnd w:id="13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656D84AF" w:rsidR="00C26C45" w:rsidRDefault="00C26C45" w:rsidP="00C26C45">
      <w:pPr>
        <w:pStyle w:val="Caption"/>
      </w:pPr>
      <w:bookmarkStart w:id="140" w:name="_Toc441572983"/>
      <w:bookmarkStart w:id="141" w:name="_Toc456253311"/>
      <w:r>
        <w:t xml:space="preserve">Table </w:t>
      </w:r>
      <w:r w:rsidR="00F94C36">
        <w:fldChar w:fldCharType="begin"/>
      </w:r>
      <w:r w:rsidR="00F94C36">
        <w:instrText xml:space="preserve"> SEQ Table \* ARABIC </w:instrText>
      </w:r>
      <w:r w:rsidR="00F94C36">
        <w:fldChar w:fldCharType="separate"/>
      </w:r>
      <w:ins w:id="142" w:author="Musavi, Hamid [USA]" w:date="2017-02-16T11:45:00Z">
        <w:r w:rsidR="00FA5D0B">
          <w:rPr>
            <w:noProof/>
          </w:rPr>
          <w:t>9</w:t>
        </w:r>
      </w:ins>
      <w:del w:id="143" w:author="Musavi, Hamid [USA]" w:date="2017-02-16T11:45:00Z">
        <w:r w:rsidR="00244E15">
          <w:rPr>
            <w:noProof/>
          </w:rPr>
          <w:delText>8</w:delText>
        </w:r>
      </w:del>
      <w:r w:rsidR="00F94C36">
        <w:rPr>
          <w:noProof/>
        </w:rPr>
        <w:fldChar w:fldCharType="end"/>
      </w:r>
      <w:r>
        <w:t xml:space="preserve"> - OdeAuthentication</w:t>
      </w:r>
      <w:bookmarkEnd w:id="140"/>
      <w:bookmarkEnd w:id="141"/>
    </w:p>
    <w:p w14:paraId="2C1ABE0C" w14:textId="5290E6E8" w:rsidR="00C26C45" w:rsidRDefault="00C26C45" w:rsidP="0016253B">
      <w:pPr>
        <w:pStyle w:val="Heading3"/>
      </w:pPr>
      <w:bookmarkStart w:id="144" w:name="_Toc462052309"/>
      <w:bookmarkStart w:id="145" w:name="_Toc474485041"/>
      <w:r w:rsidRPr="00284BEB">
        <w:t>ODE Status Message</w:t>
      </w:r>
      <w:bookmarkEnd w:id="144"/>
      <w:bookmarkEnd w:id="14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358816A0" w:rsidR="00C26C45" w:rsidRDefault="00C26C45" w:rsidP="00C26C45">
      <w:pPr>
        <w:pStyle w:val="Caption"/>
      </w:pPr>
      <w:bookmarkStart w:id="146" w:name="_Toc441572984"/>
      <w:bookmarkStart w:id="147" w:name="_Toc456253312"/>
      <w:r>
        <w:t xml:space="preserve">Table </w:t>
      </w:r>
      <w:r w:rsidR="00F94C36">
        <w:fldChar w:fldCharType="begin"/>
      </w:r>
      <w:r w:rsidR="00F94C36">
        <w:instrText xml:space="preserve"> SEQ Table \* ARABIC </w:instrText>
      </w:r>
      <w:r w:rsidR="00F94C36">
        <w:fldChar w:fldCharType="separate"/>
      </w:r>
      <w:ins w:id="148" w:author="Musavi, Hamid [USA]" w:date="2017-02-16T11:45:00Z">
        <w:r w:rsidR="00FA5D0B">
          <w:rPr>
            <w:noProof/>
          </w:rPr>
          <w:t>10</w:t>
        </w:r>
      </w:ins>
      <w:del w:id="149" w:author="Musavi, Hamid [USA]" w:date="2017-02-16T11:45:00Z">
        <w:r w:rsidR="00244E15">
          <w:rPr>
            <w:noProof/>
          </w:rPr>
          <w:delText>9</w:delText>
        </w:r>
      </w:del>
      <w:r w:rsidR="00F94C36">
        <w:rPr>
          <w:noProof/>
        </w:rPr>
        <w:fldChar w:fldCharType="end"/>
      </w:r>
      <w:r>
        <w:t xml:space="preserve"> - OdeStatus</w:t>
      </w:r>
      <w:bookmarkEnd w:id="146"/>
      <w:bookmarkEnd w:id="147"/>
    </w:p>
    <w:p w14:paraId="1B2629C5" w14:textId="45791E6C" w:rsidR="00C26C45" w:rsidRDefault="00C26C45" w:rsidP="0016253B">
      <w:pPr>
        <w:pStyle w:val="Heading3"/>
      </w:pPr>
      <w:bookmarkStart w:id="150" w:name="_Toc462052310"/>
      <w:bookmarkStart w:id="151" w:name="_Ref471812176"/>
      <w:bookmarkStart w:id="152" w:name="_Toc474485042"/>
      <w:r w:rsidRPr="00284BEB">
        <w:t>ODE Control Message</w:t>
      </w:r>
      <w:bookmarkEnd w:id="150"/>
      <w:bookmarkEnd w:id="151"/>
      <w:bookmarkEnd w:id="152"/>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40D8C4ED" w:rsidR="00C26C45" w:rsidRDefault="00C26C45" w:rsidP="00C26C45">
      <w:pPr>
        <w:pStyle w:val="Caption"/>
      </w:pPr>
      <w:bookmarkStart w:id="153" w:name="_Toc441572985"/>
      <w:bookmarkStart w:id="154" w:name="_Toc456253313"/>
      <w:r>
        <w:t xml:space="preserve">Table </w:t>
      </w:r>
      <w:r w:rsidR="00F94C36">
        <w:fldChar w:fldCharType="begin"/>
      </w:r>
      <w:r w:rsidR="00F94C36">
        <w:instrText xml:space="preserve"> SEQ Table \* ARABIC </w:instrText>
      </w:r>
      <w:r w:rsidR="00F94C36">
        <w:fldChar w:fldCharType="separate"/>
      </w:r>
      <w:ins w:id="155" w:author="Musavi, Hamid [USA]" w:date="2017-02-16T11:45:00Z">
        <w:r w:rsidR="00FA5D0B">
          <w:rPr>
            <w:noProof/>
          </w:rPr>
          <w:t>11</w:t>
        </w:r>
      </w:ins>
      <w:del w:id="156" w:author="Musavi, Hamid [USA]" w:date="2017-02-16T11:45:00Z">
        <w:r w:rsidR="00244E15">
          <w:rPr>
            <w:noProof/>
          </w:rPr>
          <w:delText>10</w:delText>
        </w:r>
      </w:del>
      <w:r w:rsidR="00F94C36">
        <w:rPr>
          <w:noProof/>
        </w:rPr>
        <w:fldChar w:fldCharType="end"/>
      </w:r>
      <w:r>
        <w:t xml:space="preserve"> - OdeControlData</w:t>
      </w:r>
      <w:bookmarkEnd w:id="153"/>
      <w:bookmarkEnd w:id="154"/>
    </w:p>
    <w:p w14:paraId="02321E0C" w14:textId="77777777" w:rsidR="00752CB3" w:rsidRDefault="00752CB3" w:rsidP="00752CB3">
      <w:pPr>
        <w:pStyle w:val="Heading3"/>
      </w:pPr>
      <w:bookmarkStart w:id="157" w:name="_ODE_Data_Message_1"/>
      <w:bookmarkStart w:id="158" w:name="_Toc462052307"/>
      <w:bookmarkStart w:id="159" w:name="_Ref471813434"/>
      <w:bookmarkStart w:id="160" w:name="_Toc474485043"/>
      <w:bookmarkStart w:id="161" w:name="_Toc462052316"/>
      <w:bookmarkEnd w:id="157"/>
      <w:r w:rsidRPr="00284BEB">
        <w:t>ODE Data Message Payload</w:t>
      </w:r>
      <w:bookmarkEnd w:id="158"/>
      <w:bookmarkEnd w:id="159"/>
      <w:bookmarkEnd w:id="160"/>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570798E7" w:rsidR="00752CB3" w:rsidRDefault="00752CB3" w:rsidP="00752CB3">
      <w:bookmarkStart w:id="162" w:name="_Toc441572982"/>
      <w:bookmarkStart w:id="163" w:name="_Toc456253310"/>
      <w:r>
        <w:t xml:space="preserve">Table </w:t>
      </w:r>
      <w:r w:rsidR="00F94C36">
        <w:fldChar w:fldCharType="begin"/>
      </w:r>
      <w:r w:rsidR="00F94C36">
        <w:instrText xml:space="preserve"> SEQ Table \* ARABIC </w:instrText>
      </w:r>
      <w:r w:rsidR="00F94C36">
        <w:fldChar w:fldCharType="separate"/>
      </w:r>
      <w:ins w:id="164" w:author="Musavi, Hamid [USA]" w:date="2017-02-16T11:45:00Z">
        <w:r w:rsidR="00FA5D0B">
          <w:rPr>
            <w:noProof/>
          </w:rPr>
          <w:t>12</w:t>
        </w:r>
      </w:ins>
      <w:del w:id="165" w:author="Musavi, Hamid [USA]" w:date="2017-02-16T11:45:00Z">
        <w:r w:rsidR="00244E15">
          <w:rPr>
            <w:noProof/>
          </w:rPr>
          <w:delText>11</w:delText>
        </w:r>
      </w:del>
      <w:r w:rsidR="00F94C36">
        <w:rPr>
          <w:noProof/>
        </w:rPr>
        <w:fldChar w:fldCharType="end"/>
      </w:r>
      <w:r>
        <w:t xml:space="preserve"> – OdeMsgPayload</w:t>
      </w:r>
      <w:bookmarkEnd w:id="162"/>
      <w:bookmarkEnd w:id="163"/>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61"/>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F94C36"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66" w:name="_Toc462052317"/>
      <w:bookmarkStart w:id="167" w:name="_Toc474485044"/>
      <w:r>
        <w:t xml:space="preserve">ODE Data Message </w:t>
      </w:r>
      <w:r w:rsidRPr="009F4DD0">
        <w:t>Supporting Data Structures</w:t>
      </w:r>
      <w:bookmarkEnd w:id="166"/>
      <w:bookmarkEnd w:id="167"/>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68" w:name="_J2735BsmCoreData"/>
      <w:bookmarkStart w:id="169" w:name="_Ref471884029"/>
      <w:bookmarkEnd w:id="168"/>
      <w:r w:rsidRPr="006D1B36">
        <w:t>J2735BsmCoreData</w:t>
      </w:r>
      <w:bookmarkEnd w:id="169"/>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F94C36"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F94C36"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F94C36"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F94C36"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F94C36"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70" w:name="_J2735BsmPart2Content"/>
      <w:bookmarkStart w:id="171" w:name="_Ref471884050"/>
      <w:bookmarkEnd w:id="170"/>
      <w:r w:rsidRPr="006D1B36">
        <w:t>J2735BsmPart2Content</w:t>
      </w:r>
      <w:bookmarkEnd w:id="171"/>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F94C36"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F94C36"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F94C36"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72" w:name="_5J2735Position3D"/>
      <w:bookmarkStart w:id="173" w:name="_J2735Position3D"/>
      <w:bookmarkStart w:id="174" w:name="_Toc462052335"/>
      <w:bookmarkEnd w:id="172"/>
      <w:bookmarkEnd w:id="173"/>
      <w:r>
        <w:t>J2735</w:t>
      </w:r>
      <w:r w:rsidRPr="006719D6">
        <w:t>Position3D</w:t>
      </w:r>
      <w:bookmarkEnd w:id="174"/>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5981C9D5" w:rsidR="006D1B36" w:rsidRDefault="006D1B36" w:rsidP="000A3293">
      <w:pPr>
        <w:pStyle w:val="Caption"/>
      </w:pPr>
      <w:bookmarkStart w:id="175" w:name="_Toc456253340"/>
      <w:r>
        <w:t xml:space="preserve">Table </w:t>
      </w:r>
      <w:r w:rsidR="00F94C36">
        <w:fldChar w:fldCharType="begin"/>
      </w:r>
      <w:r w:rsidR="00F94C36">
        <w:instrText xml:space="preserve"> SEQ Table \* ARABIC </w:instrText>
      </w:r>
      <w:r w:rsidR="00F94C36">
        <w:fldChar w:fldCharType="separate"/>
      </w:r>
      <w:ins w:id="176" w:author="Musavi, Hamid [USA]" w:date="2017-02-16T11:45:00Z">
        <w:r w:rsidR="00FA5D0B">
          <w:rPr>
            <w:noProof/>
          </w:rPr>
          <w:t>13</w:t>
        </w:r>
      </w:ins>
      <w:del w:id="177" w:author="Musavi, Hamid [USA]" w:date="2017-02-16T11:45:00Z">
        <w:r w:rsidR="00244E15">
          <w:rPr>
            <w:noProof/>
          </w:rPr>
          <w:delText>12</w:delText>
        </w:r>
      </w:del>
      <w:r w:rsidR="00F94C36">
        <w:rPr>
          <w:noProof/>
        </w:rPr>
        <w:fldChar w:fldCharType="end"/>
      </w:r>
      <w:r>
        <w:t xml:space="preserve"> - </w:t>
      </w:r>
      <w:r w:rsidRPr="00633532">
        <w:t>OdePosition3D</w:t>
      </w:r>
      <w:bookmarkEnd w:id="175"/>
    </w:p>
    <w:p w14:paraId="6449FF60" w14:textId="77777777" w:rsidR="006D1B36" w:rsidRDefault="006D1B36" w:rsidP="000A3293"/>
    <w:p w14:paraId="594931C0" w14:textId="6D7A0BBC" w:rsidR="00BA3CFB" w:rsidRDefault="00BA3CFB" w:rsidP="000A3293">
      <w:pPr>
        <w:pStyle w:val="Heading4"/>
      </w:pPr>
      <w:bookmarkStart w:id="178" w:name="_J2735AccelerationSet4Way"/>
      <w:bookmarkEnd w:id="17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79" w:name="_J2735PositionalAccuracy"/>
      <w:bookmarkEnd w:id="17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80" w:name="_J2735TransmissionState"/>
      <w:bookmarkStart w:id="181" w:name="_J2735BrakeSystemStatus"/>
      <w:bookmarkEnd w:id="180"/>
      <w:bookmarkEnd w:id="18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F94C36"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82" w:name="_J2735VehicleSize"/>
      <w:bookmarkEnd w:id="18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83" w:name="_J2735BitString"/>
      <w:bookmarkEnd w:id="18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84" w:name="_J2735VehicleSafetyExtensions"/>
      <w:bookmarkEnd w:id="18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F94C36"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F94C36"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F94C36"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F94C36"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85" w:name="_J2735SpecialVehicleExtensions"/>
      <w:bookmarkEnd w:id="18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F94C36"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F94C36"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F94C36"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86" w:name="_J2735SupplementalVehicleExtensions"/>
      <w:bookmarkEnd w:id="18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F94C36"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F94C36"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F94C36"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F94C36"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F94C36"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F94C36"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F94C36"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F94C36"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87" w:name="_J2735PathHistory"/>
      <w:bookmarkEnd w:id="18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F94C36"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F94C36"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88" w:name="_J2735PathPrediction"/>
      <w:bookmarkEnd w:id="18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89" w:name="_J2735EmergencyDetails"/>
      <w:bookmarkEnd w:id="18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F94C36"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90" w:name="_J2735EventDescription"/>
      <w:bookmarkEnd w:id="19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F94C36"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F94C36"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91" w:name="_J2735TrailerData"/>
      <w:bookmarkEnd w:id="19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F94C36"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92" w:name="_J2735VehicleClassification"/>
      <w:bookmarkEnd w:id="19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93" w:name="_J2735VehicleData"/>
      <w:bookmarkEnd w:id="19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94" w:name="_J2735WeatherReport"/>
      <w:bookmarkEnd w:id="19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95" w:name="_J2735WeatherProbe"/>
      <w:bookmarkEnd w:id="19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96" w:name="_J2735ObstacleDetection"/>
      <w:bookmarkEnd w:id="19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97" w:name="_J2735DisabledVehicle"/>
      <w:bookmarkEnd w:id="19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98" w:name="_J2735SpeedProfile"/>
      <w:bookmarkEnd w:id="19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99" w:name="_J2735RTCMPackage"/>
      <w:bookmarkEnd w:id="19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00" w:name="_J2735RegionalContent"/>
      <w:bookmarkEnd w:id="20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01" w:name="_J2735FullPositionVector"/>
      <w:bookmarkEnd w:id="20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02" w:name="_J2735PathHistoryPoint"/>
      <w:bookmarkEnd w:id="20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03" w:name="_J2735Extent"/>
      <w:bookmarkEnd w:id="20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04" w:name="_J2735PivotPointDescription"/>
      <w:bookmarkEnd w:id="20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05" w:name="_J2735TrailerUnitDescription"/>
      <w:bookmarkEnd w:id="20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6328CA24" w:rsidR="00C26C45" w:rsidRPr="003E745F" w:rsidRDefault="00C26C45" w:rsidP="000A3293">
      <w:pPr>
        <w:pStyle w:val="Caption"/>
      </w:pPr>
      <w:bookmarkStart w:id="206" w:name="_Toc441572992"/>
      <w:bookmarkStart w:id="207" w:name="_Toc456253320"/>
      <w:r>
        <w:t xml:space="preserve">Table </w:t>
      </w:r>
      <w:r w:rsidR="00F94C36">
        <w:fldChar w:fldCharType="begin"/>
      </w:r>
      <w:r w:rsidR="00F94C36">
        <w:instrText xml:space="preserve"> SEQ Table \* ARABIC </w:instrText>
      </w:r>
      <w:r w:rsidR="00F94C36">
        <w:fldChar w:fldCharType="separate"/>
      </w:r>
      <w:ins w:id="208" w:author="Musavi, Hamid [USA]" w:date="2017-02-16T11:45:00Z">
        <w:r w:rsidR="00FA5D0B">
          <w:rPr>
            <w:noProof/>
          </w:rPr>
          <w:t>14</w:t>
        </w:r>
      </w:ins>
      <w:del w:id="209" w:author="Musavi, Hamid [USA]" w:date="2017-02-16T11:45:00Z">
        <w:r w:rsidR="00244E15">
          <w:rPr>
            <w:noProof/>
          </w:rPr>
          <w:delText>13</w:delText>
        </w:r>
      </w:del>
      <w:r w:rsidR="00F94C36">
        <w:rPr>
          <w:noProof/>
        </w:rPr>
        <w:fldChar w:fldCharType="end"/>
      </w:r>
      <w:r>
        <w:t xml:space="preserve"> </w:t>
      </w:r>
      <w:r w:rsidR="00410F95">
        <w:t>–</w:t>
      </w:r>
      <w:r>
        <w:t xml:space="preserve"> </w:t>
      </w:r>
      <w:bookmarkEnd w:id="206"/>
      <w:bookmarkEnd w:id="207"/>
      <w:r w:rsidR="00410F95">
        <w:t>BSM Data</w:t>
      </w:r>
    </w:p>
    <w:p w14:paraId="219B2098" w14:textId="7911466A" w:rsidR="00C26C45" w:rsidRDefault="00C26C45" w:rsidP="000A3293">
      <w:pPr>
        <w:pStyle w:val="Heading4"/>
      </w:pPr>
      <w:bookmarkStart w:id="210" w:name="_Toc462052323"/>
      <w:r w:rsidRPr="00961838">
        <w:t>OdeDateTime</w:t>
      </w:r>
      <w:bookmarkEnd w:id="21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EDFB825" w:rsidR="00C26C45" w:rsidRPr="001A22D1" w:rsidRDefault="00C26C45" w:rsidP="000A3293">
      <w:pPr>
        <w:pStyle w:val="Caption"/>
      </w:pPr>
      <w:bookmarkStart w:id="211" w:name="_Toc456253327"/>
      <w:r>
        <w:t xml:space="preserve">Table </w:t>
      </w:r>
      <w:r w:rsidR="00F94C36">
        <w:fldChar w:fldCharType="begin"/>
      </w:r>
      <w:r w:rsidR="00F94C36">
        <w:instrText xml:space="preserve"> SEQ Table \* ARABIC </w:instrText>
      </w:r>
      <w:r w:rsidR="00F94C36">
        <w:fldChar w:fldCharType="separate"/>
      </w:r>
      <w:ins w:id="212" w:author="Musavi, Hamid [USA]" w:date="2017-02-16T11:45:00Z">
        <w:r w:rsidR="00FA5D0B">
          <w:rPr>
            <w:noProof/>
          </w:rPr>
          <w:t>15</w:t>
        </w:r>
      </w:ins>
      <w:del w:id="213" w:author="Musavi, Hamid [USA]" w:date="2017-02-16T11:45:00Z">
        <w:r w:rsidR="00244E15">
          <w:rPr>
            <w:noProof/>
          </w:rPr>
          <w:delText>14</w:delText>
        </w:r>
      </w:del>
      <w:r w:rsidR="00F94C36">
        <w:rPr>
          <w:noProof/>
        </w:rPr>
        <w:fldChar w:fldCharType="end"/>
      </w:r>
      <w:r>
        <w:t xml:space="preserve"> - </w:t>
      </w:r>
      <w:r w:rsidRPr="00951B2B">
        <w:t>OdeDateTime</w:t>
      </w:r>
      <w:bookmarkEnd w:id="211"/>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32FE2" w14:textId="77777777" w:rsidR="00F94C36" w:rsidRDefault="00F94C36">
      <w:pPr>
        <w:spacing w:after="0" w:line="240" w:lineRule="auto"/>
      </w:pPr>
      <w:r>
        <w:separator/>
      </w:r>
    </w:p>
  </w:endnote>
  <w:endnote w:type="continuationSeparator" w:id="0">
    <w:p w14:paraId="10E4AC54" w14:textId="77777777" w:rsidR="00F94C36" w:rsidRDefault="00F94C36">
      <w:pPr>
        <w:spacing w:after="0" w:line="240" w:lineRule="auto"/>
      </w:pPr>
      <w:r>
        <w:continuationSeparator/>
      </w:r>
    </w:p>
  </w:endnote>
  <w:endnote w:type="continuationNotice" w:id="1">
    <w:p w14:paraId="1F354DA5" w14:textId="77777777" w:rsidR="00F94C36" w:rsidRDefault="00F94C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2A9B" w14:textId="419726F2" w:rsidR="00330DA4" w:rsidRDefault="00330DA4"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F60330">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787CECEE" w14:textId="77777777" w:rsidR="00330DA4" w:rsidRDefault="00330DA4">
        <w:pPr>
          <w:pStyle w:val="Footer"/>
        </w:pPr>
        <w:r>
          <w:fldChar w:fldCharType="begin"/>
        </w:r>
        <w:r>
          <w:instrText xml:space="preserve"> PAGE   \* MERGEFORMAT </w:instrText>
        </w:r>
        <w:r>
          <w:fldChar w:fldCharType="separate"/>
        </w:r>
        <w:r w:rsidR="00F60330">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4AF6F" w14:textId="77777777" w:rsidR="00F94C36" w:rsidRDefault="00F94C36">
      <w:pPr>
        <w:spacing w:after="0" w:line="240" w:lineRule="auto"/>
      </w:pPr>
      <w:r>
        <w:separator/>
      </w:r>
    </w:p>
  </w:footnote>
  <w:footnote w:type="continuationSeparator" w:id="0">
    <w:p w14:paraId="323C35DD" w14:textId="77777777" w:rsidR="00F94C36" w:rsidRDefault="00F94C36">
      <w:pPr>
        <w:spacing w:after="0" w:line="240" w:lineRule="auto"/>
      </w:pPr>
      <w:r>
        <w:continuationSeparator/>
      </w:r>
    </w:p>
  </w:footnote>
  <w:footnote w:type="continuationNotice" w:id="1">
    <w:p w14:paraId="3B940277" w14:textId="77777777" w:rsidR="00F94C36" w:rsidRDefault="00F94C36">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96BE366" w:rsidR="00330DA4" w:rsidRPr="00533512" w:rsidRDefault="00F94C36"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EndPr/>
      <w:sdtContent>
        <w:r>
          <w:rPr>
            <w:b/>
            <w:noProof/>
            <w:color w:val="0070C0"/>
            <w:sz w:val="20"/>
            <w:szCs w:val="20"/>
          </w:rPr>
          <w:pict w14:anchorId="78614D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330DA4" w:rsidRPr="00533512">
      <w:rPr>
        <w:b/>
        <w:color w:val="0070C0"/>
        <w:sz w:val="20"/>
        <w:szCs w:val="20"/>
      </w:rPr>
      <w:t>JPO ODE Open Source Development Tools List</w:t>
    </w:r>
    <w:r w:rsidR="00330DA4" w:rsidRPr="00533512">
      <w:rPr>
        <w:b/>
        <w:color w:val="0070C0"/>
        <w:sz w:val="20"/>
        <w:szCs w:val="20"/>
      </w:rPr>
      <w:tab/>
      <w:t xml:space="preserve">Revision 1.0 – October </w:t>
    </w:r>
    <w:r w:rsidR="00330DA4">
      <w:rPr>
        <w:b/>
        <w:color w:val="0070C0"/>
        <w:sz w:val="20"/>
        <w:szCs w:val="20"/>
      </w:rPr>
      <w:t>21</w:t>
    </w:r>
    <w:r w:rsidR="00330DA4" w:rsidRPr="00533512">
      <w:rPr>
        <w:b/>
        <w:color w:val="0070C0"/>
        <w:sz w:val="20"/>
        <w:szCs w:val="20"/>
      </w:rPr>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7E76"/>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607C6"/>
    <w:rsid w:val="0037742F"/>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461B4"/>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A4C"/>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81EC7"/>
    <w:rsid w:val="00C845F2"/>
    <w:rsid w:val="00C92666"/>
    <w:rsid w:val="00C97383"/>
    <w:rsid w:val="00CA0F41"/>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9647A"/>
    <w:rsid w:val="00EA2288"/>
    <w:rsid w:val="00EA5684"/>
    <w:rsid w:val="00EB6150"/>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hyperlink" Target="https://bitbucket.org/usdot-jpo-ode/jpo-ode-private" TargetMode="External"/><Relationship Id="rId3" Type="http://schemas.openxmlformats.org/officeDocument/2006/relationships/customXml" Target="../customXml/item3.xml"/><Relationship Id="rId21" Type="http://schemas.openxmlformats.org/officeDocument/2006/relationships/hyperlink" Target="https://github.com/usdot-jpo-ode/jpo-ode"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github.com/usdot-jpo-ode/jpo-ode/issues" TargetMode="External"/><Relationship Id="rId25" Type="http://schemas.openxmlformats.org/officeDocument/2006/relationships/hyperlink" Target="https://github.com/usdot-jpo-ode/jpo-ode" TargetMode="External"/><Relationship Id="rId33"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yperlink" Target="https://github.com/usdot-jpo-ode/jpo-ode/issues" TargetMode="External"/><Relationship Id="rId20" Type="http://schemas.openxmlformats.org/officeDocument/2006/relationships/hyperlink" Target="https://git-scm.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aven.apache.org/" TargetMode="External"/><Relationship Id="rId32"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s://eclipse.org" TargetMode="External"/><Relationship Id="rId28" Type="http://schemas.openxmlformats.org/officeDocument/2006/relationships/hyperlink" Target="http://www.oss.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boozallen.com" TargetMode="External"/><Relationship Id="rId22" Type="http://schemas.openxmlformats.org/officeDocument/2006/relationships/hyperlink" Target="http://www.oracle.com/technetwork/java/javase/downloads/jdk8-downloads-2133151.html" TargetMode="External"/><Relationship Id="rId27" Type="http://schemas.openxmlformats.org/officeDocument/2006/relationships/hyperlink" Target="http://www.oss.com/" TargetMode="External"/><Relationship Id="rId30" Type="http://schemas.openxmlformats.org/officeDocument/2006/relationships/image" Target="media/image4.png"/><Relationship Id="rId35"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98CDBE45-1266-4E0A-B79B-55D58C13B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139</TotalTime>
  <Pages>50</Pages>
  <Words>6830</Words>
  <Characters>38936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Musavi, Hamid [USA]</cp:lastModifiedBy>
  <cp:revision>16</cp:revision>
  <cp:lastPrinted>2017-01-18T03:07:00Z</cp:lastPrinted>
  <dcterms:created xsi:type="dcterms:W3CDTF">2017-01-18T02:53:00Z</dcterms:created>
  <dcterms:modified xsi:type="dcterms:W3CDTF">2017-02-16T16:46:00Z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