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13A559DE"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AB6A4D">
        <w:rPr>
          <w:b/>
          <w:noProof/>
          <w:color w:val="0070C0"/>
        </w:rPr>
        <w:t>April 13, 2018</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443AE9" w:rsidRDefault="00443AE9" w:rsidP="00314B85">
                            <w:pPr>
                              <w:pStyle w:val="BAHOfficeAddressBAH"/>
                              <w:rPr>
                                <w:b/>
                                <w:bCs/>
                              </w:rPr>
                            </w:pPr>
                            <w:r>
                              <w:rPr>
                                <w:b/>
                                <w:bCs/>
                              </w:rPr>
                              <w:t>Booz Allen Hamilton</w:t>
                            </w:r>
                          </w:p>
                          <w:p w14:paraId="5FB437CA" w14:textId="77777777" w:rsidR="00443AE9" w:rsidRDefault="00443AE9" w:rsidP="00314B85">
                            <w:pPr>
                              <w:pStyle w:val="BAHOfficeAddressBAH"/>
                            </w:pPr>
                            <w:r>
                              <w:t>8283 Greensboro Drive</w:t>
                            </w:r>
                          </w:p>
                          <w:p w14:paraId="1FCD3473" w14:textId="77777777" w:rsidR="00443AE9" w:rsidRDefault="00443AE9" w:rsidP="00314B85">
                            <w:pPr>
                              <w:pStyle w:val="BAHOfficeAddressBAH"/>
                            </w:pPr>
                            <w:r>
                              <w:t>McLean, VA 22102-3838</w:t>
                            </w:r>
                          </w:p>
                          <w:p w14:paraId="1E61E11E" w14:textId="77777777" w:rsidR="00443AE9" w:rsidRDefault="00443AE9" w:rsidP="00314B85">
                            <w:pPr>
                              <w:pStyle w:val="BAHOfficeAddressBAH"/>
                            </w:pPr>
                            <w:r>
                              <w:t>Tel 703-902-5000</w:t>
                            </w:r>
                          </w:p>
                          <w:p w14:paraId="2C05FE5D" w14:textId="77777777" w:rsidR="00443AE9" w:rsidRDefault="00443AE9" w:rsidP="00314B85">
                            <w:pPr>
                              <w:pStyle w:val="BAHOfficeAddressLastBAH"/>
                            </w:pPr>
                            <w:r>
                              <w:t>Fax 703-902-3333</w:t>
                            </w:r>
                          </w:p>
                          <w:p w14:paraId="7CFBEDAE" w14:textId="77777777" w:rsidR="00443AE9" w:rsidRDefault="00443AE9" w:rsidP="00314B85">
                            <w:pPr>
                              <w:pStyle w:val="BAHURLBAH"/>
                              <w:spacing w:after="120"/>
                              <w:rPr>
                                <w:i/>
                                <w:iCs/>
                              </w:rPr>
                            </w:pPr>
                            <w:hyperlink r:id="rId15"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443AE9" w:rsidRDefault="00443AE9" w:rsidP="00314B85">
                      <w:pPr>
                        <w:pStyle w:val="BAHOfficeAddressBAH"/>
                        <w:rPr>
                          <w:b/>
                          <w:bCs/>
                        </w:rPr>
                      </w:pPr>
                      <w:r>
                        <w:rPr>
                          <w:b/>
                          <w:bCs/>
                        </w:rPr>
                        <w:t>Booz Allen Hamilton</w:t>
                      </w:r>
                    </w:p>
                    <w:p w14:paraId="5FB437CA" w14:textId="77777777" w:rsidR="00443AE9" w:rsidRDefault="00443AE9" w:rsidP="00314B85">
                      <w:pPr>
                        <w:pStyle w:val="BAHOfficeAddressBAH"/>
                      </w:pPr>
                      <w:r>
                        <w:t>8283 Greensboro Drive</w:t>
                      </w:r>
                    </w:p>
                    <w:p w14:paraId="1FCD3473" w14:textId="77777777" w:rsidR="00443AE9" w:rsidRDefault="00443AE9" w:rsidP="00314B85">
                      <w:pPr>
                        <w:pStyle w:val="BAHOfficeAddressBAH"/>
                      </w:pPr>
                      <w:r>
                        <w:t>McLean, VA 22102-3838</w:t>
                      </w:r>
                    </w:p>
                    <w:p w14:paraId="1E61E11E" w14:textId="77777777" w:rsidR="00443AE9" w:rsidRDefault="00443AE9" w:rsidP="00314B85">
                      <w:pPr>
                        <w:pStyle w:val="BAHOfficeAddressBAH"/>
                      </w:pPr>
                      <w:r>
                        <w:t>Tel 703-902-5000</w:t>
                      </w:r>
                    </w:p>
                    <w:p w14:paraId="2C05FE5D" w14:textId="77777777" w:rsidR="00443AE9" w:rsidRDefault="00443AE9" w:rsidP="00314B85">
                      <w:pPr>
                        <w:pStyle w:val="BAHOfficeAddressLastBAH"/>
                      </w:pPr>
                      <w:r>
                        <w:t>Fax 703-902-3333</w:t>
                      </w:r>
                    </w:p>
                    <w:p w14:paraId="7CFBEDAE" w14:textId="77777777" w:rsidR="00443AE9" w:rsidRDefault="00443AE9"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525208AF" w14:textId="4A7E6B9D" w:rsidR="0015095E"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83908129" w:history="1">
            <w:r w:rsidR="0015095E" w:rsidRPr="00184821">
              <w:rPr>
                <w:rStyle w:val="Hyperlink"/>
                <w:noProof/>
              </w:rPr>
              <w:t>Version History</w:t>
            </w:r>
            <w:r w:rsidR="0015095E">
              <w:rPr>
                <w:noProof/>
                <w:webHidden/>
              </w:rPr>
              <w:tab/>
            </w:r>
            <w:r w:rsidR="0015095E">
              <w:rPr>
                <w:noProof/>
                <w:webHidden/>
              </w:rPr>
              <w:fldChar w:fldCharType="begin"/>
            </w:r>
            <w:r w:rsidR="0015095E">
              <w:rPr>
                <w:noProof/>
                <w:webHidden/>
              </w:rPr>
              <w:instrText xml:space="preserve"> PAGEREF _Toc483908129 \h </w:instrText>
            </w:r>
            <w:r w:rsidR="0015095E">
              <w:rPr>
                <w:noProof/>
                <w:webHidden/>
              </w:rPr>
            </w:r>
            <w:r w:rsidR="0015095E">
              <w:rPr>
                <w:noProof/>
                <w:webHidden/>
              </w:rPr>
              <w:fldChar w:fldCharType="separate"/>
            </w:r>
            <w:r w:rsidR="0015095E">
              <w:rPr>
                <w:noProof/>
                <w:webHidden/>
              </w:rPr>
              <w:t>6</w:t>
            </w:r>
            <w:r w:rsidR="0015095E">
              <w:rPr>
                <w:noProof/>
                <w:webHidden/>
              </w:rPr>
              <w:fldChar w:fldCharType="end"/>
            </w:r>
          </w:hyperlink>
        </w:p>
        <w:p w14:paraId="3023F5DF" w14:textId="7CE442FB" w:rsidR="0015095E" w:rsidRDefault="00443AE9">
          <w:pPr>
            <w:pStyle w:val="TOC1"/>
            <w:tabs>
              <w:tab w:val="left" w:pos="480"/>
              <w:tab w:val="right" w:leader="dot" w:pos="9350"/>
            </w:tabs>
            <w:rPr>
              <w:noProof/>
              <w:lang w:eastAsia="en-US"/>
            </w:rPr>
          </w:pPr>
          <w:hyperlink w:anchor="_Toc483908130" w:history="1">
            <w:r w:rsidR="0015095E" w:rsidRPr="00184821">
              <w:rPr>
                <w:rStyle w:val="Hyperlink"/>
                <w:noProof/>
              </w:rPr>
              <w:t>1</w:t>
            </w:r>
            <w:r w:rsidR="0015095E">
              <w:rPr>
                <w:noProof/>
                <w:lang w:eastAsia="en-US"/>
              </w:rPr>
              <w:tab/>
            </w:r>
            <w:r w:rsidR="0015095E" w:rsidRPr="00184821">
              <w:rPr>
                <w:rStyle w:val="Hyperlink"/>
                <w:noProof/>
              </w:rPr>
              <w:t>Introduction</w:t>
            </w:r>
            <w:r w:rsidR="0015095E">
              <w:rPr>
                <w:noProof/>
                <w:webHidden/>
              </w:rPr>
              <w:tab/>
            </w:r>
            <w:r w:rsidR="0015095E">
              <w:rPr>
                <w:noProof/>
                <w:webHidden/>
              </w:rPr>
              <w:fldChar w:fldCharType="begin"/>
            </w:r>
            <w:r w:rsidR="0015095E">
              <w:rPr>
                <w:noProof/>
                <w:webHidden/>
              </w:rPr>
              <w:instrText xml:space="preserve"> PAGEREF _Toc483908130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6E9C2CBF" w14:textId="12AEB57E" w:rsidR="0015095E" w:rsidRDefault="00443AE9">
          <w:pPr>
            <w:pStyle w:val="TOC1"/>
            <w:tabs>
              <w:tab w:val="left" w:pos="480"/>
              <w:tab w:val="right" w:leader="dot" w:pos="9350"/>
            </w:tabs>
            <w:rPr>
              <w:noProof/>
              <w:lang w:eastAsia="en-US"/>
            </w:rPr>
          </w:pPr>
          <w:hyperlink w:anchor="_Toc483908131" w:history="1">
            <w:r w:rsidR="0015095E" w:rsidRPr="00184821">
              <w:rPr>
                <w:rStyle w:val="Hyperlink"/>
                <w:noProof/>
              </w:rPr>
              <w:t>2</w:t>
            </w:r>
            <w:r w:rsidR="0015095E">
              <w:rPr>
                <w:noProof/>
                <w:lang w:eastAsia="en-US"/>
              </w:rPr>
              <w:tab/>
            </w:r>
            <w:r w:rsidR="0015095E" w:rsidRPr="00184821">
              <w:rPr>
                <w:rStyle w:val="Hyperlink"/>
                <w:noProof/>
              </w:rPr>
              <w:t>Project Overview</w:t>
            </w:r>
            <w:r w:rsidR="0015095E">
              <w:rPr>
                <w:noProof/>
                <w:webHidden/>
              </w:rPr>
              <w:tab/>
            </w:r>
            <w:r w:rsidR="0015095E">
              <w:rPr>
                <w:noProof/>
                <w:webHidden/>
              </w:rPr>
              <w:fldChar w:fldCharType="begin"/>
            </w:r>
            <w:r w:rsidR="0015095E">
              <w:rPr>
                <w:noProof/>
                <w:webHidden/>
              </w:rPr>
              <w:instrText xml:space="preserve"> PAGEREF _Toc483908131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786D9930" w14:textId="288E4CF9" w:rsidR="0015095E" w:rsidRDefault="00443AE9">
          <w:pPr>
            <w:pStyle w:val="TOC1"/>
            <w:tabs>
              <w:tab w:val="left" w:pos="480"/>
              <w:tab w:val="right" w:leader="dot" w:pos="9350"/>
            </w:tabs>
            <w:rPr>
              <w:noProof/>
              <w:lang w:eastAsia="en-US"/>
            </w:rPr>
          </w:pPr>
          <w:hyperlink w:anchor="_Toc483908132" w:history="1">
            <w:r w:rsidR="0015095E" w:rsidRPr="00184821">
              <w:rPr>
                <w:rStyle w:val="Hyperlink"/>
                <w:noProof/>
              </w:rPr>
              <w:t>3</w:t>
            </w:r>
            <w:r w:rsidR="0015095E">
              <w:rPr>
                <w:noProof/>
                <w:lang w:eastAsia="en-US"/>
              </w:rPr>
              <w:tab/>
            </w:r>
            <w:r w:rsidR="0015095E" w:rsidRPr="00184821">
              <w:rPr>
                <w:rStyle w:val="Hyperlink"/>
                <w:noProof/>
              </w:rPr>
              <w:t>System Overview</w:t>
            </w:r>
            <w:r w:rsidR="0015095E">
              <w:rPr>
                <w:noProof/>
                <w:webHidden/>
              </w:rPr>
              <w:tab/>
            </w:r>
            <w:r w:rsidR="0015095E">
              <w:rPr>
                <w:noProof/>
                <w:webHidden/>
              </w:rPr>
              <w:fldChar w:fldCharType="begin"/>
            </w:r>
            <w:r w:rsidR="0015095E">
              <w:rPr>
                <w:noProof/>
                <w:webHidden/>
              </w:rPr>
              <w:instrText xml:space="preserve"> PAGEREF _Toc483908132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1F9AC5BE" w14:textId="30CCFF0A" w:rsidR="0015095E" w:rsidRDefault="00443AE9">
          <w:pPr>
            <w:pStyle w:val="TOC1"/>
            <w:tabs>
              <w:tab w:val="left" w:pos="480"/>
              <w:tab w:val="right" w:leader="dot" w:pos="9350"/>
            </w:tabs>
            <w:rPr>
              <w:noProof/>
              <w:lang w:eastAsia="en-US"/>
            </w:rPr>
          </w:pPr>
          <w:hyperlink w:anchor="_Toc483908133" w:history="1">
            <w:r w:rsidR="0015095E" w:rsidRPr="00184821">
              <w:rPr>
                <w:rStyle w:val="Hyperlink"/>
                <w:noProof/>
              </w:rPr>
              <w:t>4</w:t>
            </w:r>
            <w:r w:rsidR="0015095E">
              <w:rPr>
                <w:noProof/>
                <w:lang w:eastAsia="en-US"/>
              </w:rPr>
              <w:tab/>
            </w:r>
            <w:r w:rsidR="0015095E" w:rsidRPr="00184821">
              <w:rPr>
                <w:rStyle w:val="Hyperlink"/>
                <w:noProof/>
              </w:rPr>
              <w:t>Audience</w:t>
            </w:r>
            <w:r w:rsidR="0015095E">
              <w:rPr>
                <w:noProof/>
                <w:webHidden/>
              </w:rPr>
              <w:tab/>
            </w:r>
            <w:r w:rsidR="0015095E">
              <w:rPr>
                <w:noProof/>
                <w:webHidden/>
              </w:rPr>
              <w:fldChar w:fldCharType="begin"/>
            </w:r>
            <w:r w:rsidR="0015095E">
              <w:rPr>
                <w:noProof/>
                <w:webHidden/>
              </w:rPr>
              <w:instrText xml:space="preserve"> PAGEREF _Toc483908133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0FA0D4E1" w14:textId="7EADD371" w:rsidR="0015095E" w:rsidRDefault="00443AE9">
          <w:pPr>
            <w:pStyle w:val="TOC1"/>
            <w:tabs>
              <w:tab w:val="left" w:pos="480"/>
              <w:tab w:val="right" w:leader="dot" w:pos="9350"/>
            </w:tabs>
            <w:rPr>
              <w:noProof/>
              <w:lang w:eastAsia="en-US"/>
            </w:rPr>
          </w:pPr>
          <w:hyperlink w:anchor="_Toc483908134" w:history="1">
            <w:r w:rsidR="0015095E" w:rsidRPr="00184821">
              <w:rPr>
                <w:rStyle w:val="Hyperlink"/>
                <w:noProof/>
              </w:rPr>
              <w:t>5</w:t>
            </w:r>
            <w:r w:rsidR="0015095E">
              <w:rPr>
                <w:noProof/>
                <w:lang w:eastAsia="en-US"/>
              </w:rPr>
              <w:tab/>
            </w:r>
            <w:r w:rsidR="0015095E" w:rsidRPr="00184821">
              <w:rPr>
                <w:rStyle w:val="Hyperlink"/>
                <w:noProof/>
              </w:rPr>
              <w:t>Glossary</w:t>
            </w:r>
            <w:r w:rsidR="0015095E">
              <w:rPr>
                <w:noProof/>
                <w:webHidden/>
              </w:rPr>
              <w:tab/>
            </w:r>
            <w:r w:rsidR="0015095E">
              <w:rPr>
                <w:noProof/>
                <w:webHidden/>
              </w:rPr>
              <w:fldChar w:fldCharType="begin"/>
            </w:r>
            <w:r w:rsidR="0015095E">
              <w:rPr>
                <w:noProof/>
                <w:webHidden/>
              </w:rPr>
              <w:instrText xml:space="preserve"> PAGEREF _Toc483908134 \h </w:instrText>
            </w:r>
            <w:r w:rsidR="0015095E">
              <w:rPr>
                <w:noProof/>
                <w:webHidden/>
              </w:rPr>
            </w:r>
            <w:r w:rsidR="0015095E">
              <w:rPr>
                <w:noProof/>
                <w:webHidden/>
              </w:rPr>
              <w:fldChar w:fldCharType="separate"/>
            </w:r>
            <w:r w:rsidR="0015095E">
              <w:rPr>
                <w:noProof/>
                <w:webHidden/>
              </w:rPr>
              <w:t>9</w:t>
            </w:r>
            <w:r w:rsidR="0015095E">
              <w:rPr>
                <w:noProof/>
                <w:webHidden/>
              </w:rPr>
              <w:fldChar w:fldCharType="end"/>
            </w:r>
          </w:hyperlink>
        </w:p>
        <w:p w14:paraId="281380D3" w14:textId="0915BEB1" w:rsidR="0015095E" w:rsidRDefault="00443AE9">
          <w:pPr>
            <w:pStyle w:val="TOC1"/>
            <w:tabs>
              <w:tab w:val="left" w:pos="480"/>
              <w:tab w:val="right" w:leader="dot" w:pos="9350"/>
            </w:tabs>
            <w:rPr>
              <w:noProof/>
              <w:lang w:eastAsia="en-US"/>
            </w:rPr>
          </w:pPr>
          <w:hyperlink w:anchor="_Toc483908135" w:history="1">
            <w:r w:rsidR="0015095E" w:rsidRPr="00184821">
              <w:rPr>
                <w:rStyle w:val="Hyperlink"/>
                <w:noProof/>
              </w:rPr>
              <w:t>6</w:t>
            </w:r>
            <w:r w:rsidR="0015095E">
              <w:rPr>
                <w:noProof/>
                <w:lang w:eastAsia="en-US"/>
              </w:rPr>
              <w:tab/>
            </w:r>
            <w:r w:rsidR="0015095E" w:rsidRPr="00184821">
              <w:rPr>
                <w:rStyle w:val="Hyperlink"/>
                <w:noProof/>
              </w:rPr>
              <w:t>ODE DEVELOPMENT ENVIRONMENT</w:t>
            </w:r>
            <w:r w:rsidR="0015095E">
              <w:rPr>
                <w:noProof/>
                <w:webHidden/>
              </w:rPr>
              <w:tab/>
            </w:r>
            <w:r w:rsidR="0015095E">
              <w:rPr>
                <w:noProof/>
                <w:webHidden/>
              </w:rPr>
              <w:fldChar w:fldCharType="begin"/>
            </w:r>
            <w:r w:rsidR="0015095E">
              <w:rPr>
                <w:noProof/>
                <w:webHidden/>
              </w:rPr>
              <w:instrText xml:space="preserve"> PAGEREF _Toc483908135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0F41E444" w14:textId="5170C66A" w:rsidR="0015095E" w:rsidRDefault="00443AE9">
          <w:pPr>
            <w:pStyle w:val="TOC2"/>
            <w:tabs>
              <w:tab w:val="left" w:pos="1080"/>
              <w:tab w:val="right" w:leader="dot" w:pos="9350"/>
            </w:tabs>
            <w:rPr>
              <w:noProof/>
              <w:lang w:eastAsia="en-US"/>
            </w:rPr>
          </w:pPr>
          <w:hyperlink w:anchor="_Toc483908136" w:history="1">
            <w:r w:rsidR="0015095E" w:rsidRPr="00184821">
              <w:rPr>
                <w:rStyle w:val="Hyperlink"/>
                <w:noProof/>
              </w:rPr>
              <w:t>6.1</w:t>
            </w:r>
            <w:r w:rsidR="0015095E">
              <w:rPr>
                <w:noProof/>
                <w:lang w:eastAsia="en-US"/>
              </w:rPr>
              <w:tab/>
            </w:r>
            <w:r w:rsidR="0015095E" w:rsidRPr="00184821">
              <w:rPr>
                <w:rStyle w:val="Hyperlink"/>
                <w:noProof/>
              </w:rPr>
              <w:t>Java Development Tools</w:t>
            </w:r>
            <w:r w:rsidR="0015095E">
              <w:rPr>
                <w:noProof/>
                <w:webHidden/>
              </w:rPr>
              <w:tab/>
            </w:r>
            <w:r w:rsidR="0015095E">
              <w:rPr>
                <w:noProof/>
                <w:webHidden/>
              </w:rPr>
              <w:fldChar w:fldCharType="begin"/>
            </w:r>
            <w:r w:rsidR="0015095E">
              <w:rPr>
                <w:noProof/>
                <w:webHidden/>
              </w:rPr>
              <w:instrText xml:space="preserve"> PAGEREF _Toc483908136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DDEAE5C" w14:textId="169DDADD" w:rsidR="0015095E" w:rsidRDefault="00443AE9">
          <w:pPr>
            <w:pStyle w:val="TOC2"/>
            <w:tabs>
              <w:tab w:val="left" w:pos="1080"/>
              <w:tab w:val="right" w:leader="dot" w:pos="9350"/>
            </w:tabs>
            <w:rPr>
              <w:noProof/>
              <w:lang w:eastAsia="en-US"/>
            </w:rPr>
          </w:pPr>
          <w:hyperlink w:anchor="_Toc483908137" w:history="1">
            <w:r w:rsidR="0015095E" w:rsidRPr="00184821">
              <w:rPr>
                <w:rStyle w:val="Hyperlink"/>
                <w:noProof/>
              </w:rPr>
              <w:t>6.2</w:t>
            </w:r>
            <w:r w:rsidR="0015095E">
              <w:rPr>
                <w:noProof/>
                <w:lang w:eastAsia="en-US"/>
              </w:rPr>
              <w:tab/>
            </w:r>
            <w:r w:rsidR="0015095E" w:rsidRPr="00184821">
              <w:rPr>
                <w:rStyle w:val="Hyperlink"/>
                <w:noProof/>
              </w:rPr>
              <w:t>Java</w:t>
            </w:r>
            <w:r w:rsidR="0015095E">
              <w:rPr>
                <w:noProof/>
                <w:webHidden/>
              </w:rPr>
              <w:tab/>
            </w:r>
            <w:r w:rsidR="0015095E">
              <w:rPr>
                <w:noProof/>
                <w:webHidden/>
              </w:rPr>
              <w:fldChar w:fldCharType="begin"/>
            </w:r>
            <w:r w:rsidR="0015095E">
              <w:rPr>
                <w:noProof/>
                <w:webHidden/>
              </w:rPr>
              <w:instrText xml:space="preserve"> PAGEREF _Toc483908137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12D3FF54" w14:textId="47B1CE2A" w:rsidR="0015095E" w:rsidRDefault="00443AE9">
          <w:pPr>
            <w:pStyle w:val="TOC2"/>
            <w:tabs>
              <w:tab w:val="left" w:pos="1080"/>
              <w:tab w:val="right" w:leader="dot" w:pos="9350"/>
            </w:tabs>
            <w:rPr>
              <w:noProof/>
              <w:lang w:eastAsia="en-US"/>
            </w:rPr>
          </w:pPr>
          <w:hyperlink w:anchor="_Toc483908138" w:history="1">
            <w:r w:rsidR="0015095E" w:rsidRPr="00184821">
              <w:rPr>
                <w:rStyle w:val="Hyperlink"/>
                <w:noProof/>
              </w:rPr>
              <w:t>6.3</w:t>
            </w:r>
            <w:r w:rsidR="0015095E">
              <w:rPr>
                <w:noProof/>
                <w:lang w:eastAsia="en-US"/>
              </w:rPr>
              <w:tab/>
            </w:r>
            <w:r w:rsidR="0015095E" w:rsidRPr="00184821">
              <w:rPr>
                <w:rStyle w:val="Hyperlink"/>
                <w:noProof/>
              </w:rPr>
              <w:t>Eclipse IDE</w:t>
            </w:r>
            <w:r w:rsidR="0015095E">
              <w:rPr>
                <w:noProof/>
                <w:webHidden/>
              </w:rPr>
              <w:tab/>
            </w:r>
            <w:r w:rsidR="0015095E">
              <w:rPr>
                <w:noProof/>
                <w:webHidden/>
              </w:rPr>
              <w:fldChar w:fldCharType="begin"/>
            </w:r>
            <w:r w:rsidR="0015095E">
              <w:rPr>
                <w:noProof/>
                <w:webHidden/>
              </w:rPr>
              <w:instrText xml:space="preserve"> PAGEREF _Toc483908138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9F6EF63" w14:textId="1B0E9EE9" w:rsidR="0015095E" w:rsidRDefault="00443AE9">
          <w:pPr>
            <w:pStyle w:val="TOC2"/>
            <w:tabs>
              <w:tab w:val="left" w:pos="1080"/>
              <w:tab w:val="right" w:leader="dot" w:pos="9350"/>
            </w:tabs>
            <w:rPr>
              <w:noProof/>
              <w:lang w:eastAsia="en-US"/>
            </w:rPr>
          </w:pPr>
          <w:hyperlink w:anchor="_Toc483908139" w:history="1">
            <w:r w:rsidR="0015095E" w:rsidRPr="00184821">
              <w:rPr>
                <w:rStyle w:val="Hyperlink"/>
                <w:noProof/>
              </w:rPr>
              <w:t>6.4</w:t>
            </w:r>
            <w:r w:rsidR="0015095E">
              <w:rPr>
                <w:noProof/>
                <w:lang w:eastAsia="en-US"/>
              </w:rPr>
              <w:tab/>
            </w:r>
            <w:r w:rsidR="0015095E" w:rsidRPr="00184821">
              <w:rPr>
                <w:rStyle w:val="Hyperlink"/>
                <w:noProof/>
              </w:rPr>
              <w:t>Maven</w:t>
            </w:r>
            <w:r w:rsidR="0015095E">
              <w:rPr>
                <w:noProof/>
                <w:webHidden/>
              </w:rPr>
              <w:tab/>
            </w:r>
            <w:r w:rsidR="0015095E">
              <w:rPr>
                <w:noProof/>
                <w:webHidden/>
              </w:rPr>
              <w:fldChar w:fldCharType="begin"/>
            </w:r>
            <w:r w:rsidR="0015095E">
              <w:rPr>
                <w:noProof/>
                <w:webHidden/>
              </w:rPr>
              <w:instrText xml:space="preserve"> PAGEREF _Toc483908139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414A99CF" w14:textId="49243E34" w:rsidR="0015095E" w:rsidRDefault="00443AE9">
          <w:pPr>
            <w:pStyle w:val="TOC2"/>
            <w:tabs>
              <w:tab w:val="left" w:pos="1080"/>
              <w:tab w:val="right" w:leader="dot" w:pos="9350"/>
            </w:tabs>
            <w:rPr>
              <w:noProof/>
              <w:lang w:eastAsia="en-US"/>
            </w:rPr>
          </w:pPr>
          <w:hyperlink w:anchor="_Toc483908140" w:history="1">
            <w:r w:rsidR="0015095E" w:rsidRPr="00184821">
              <w:rPr>
                <w:rStyle w:val="Hyperlink"/>
                <w:noProof/>
              </w:rPr>
              <w:t>6.5</w:t>
            </w:r>
            <w:r w:rsidR="0015095E">
              <w:rPr>
                <w:noProof/>
                <w:lang w:eastAsia="en-US"/>
              </w:rPr>
              <w:tab/>
            </w:r>
            <w:r w:rsidR="0015095E" w:rsidRPr="00184821">
              <w:rPr>
                <w:rStyle w:val="Hyperlink"/>
                <w:noProof/>
              </w:rPr>
              <w:t>Git Version Control</w:t>
            </w:r>
            <w:r w:rsidR="0015095E">
              <w:rPr>
                <w:noProof/>
                <w:webHidden/>
              </w:rPr>
              <w:tab/>
            </w:r>
            <w:r w:rsidR="0015095E">
              <w:rPr>
                <w:noProof/>
                <w:webHidden/>
              </w:rPr>
              <w:fldChar w:fldCharType="begin"/>
            </w:r>
            <w:r w:rsidR="0015095E">
              <w:rPr>
                <w:noProof/>
                <w:webHidden/>
              </w:rPr>
              <w:instrText xml:space="preserve"> PAGEREF _Toc483908140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5FB62CE" w14:textId="6C912389" w:rsidR="0015095E" w:rsidRDefault="00443AE9">
          <w:pPr>
            <w:pStyle w:val="TOC2"/>
            <w:tabs>
              <w:tab w:val="left" w:pos="1080"/>
              <w:tab w:val="right" w:leader="dot" w:pos="9350"/>
            </w:tabs>
            <w:rPr>
              <w:noProof/>
              <w:lang w:eastAsia="en-US"/>
            </w:rPr>
          </w:pPr>
          <w:hyperlink w:anchor="_Toc483908141" w:history="1">
            <w:r w:rsidR="0015095E" w:rsidRPr="00184821">
              <w:rPr>
                <w:rStyle w:val="Hyperlink"/>
                <w:noProof/>
              </w:rPr>
              <w:t>6.6</w:t>
            </w:r>
            <w:r w:rsidR="0015095E">
              <w:rPr>
                <w:noProof/>
                <w:lang w:eastAsia="en-US"/>
              </w:rPr>
              <w:tab/>
            </w:r>
            <w:r w:rsidR="0015095E" w:rsidRPr="00184821">
              <w:rPr>
                <w:rStyle w:val="Hyperlink"/>
                <w:noProof/>
              </w:rPr>
              <w:t>Building ODE Software Artifacts</w:t>
            </w:r>
            <w:r w:rsidR="0015095E">
              <w:rPr>
                <w:noProof/>
                <w:webHidden/>
              </w:rPr>
              <w:tab/>
            </w:r>
            <w:r w:rsidR="0015095E">
              <w:rPr>
                <w:noProof/>
                <w:webHidden/>
              </w:rPr>
              <w:fldChar w:fldCharType="begin"/>
            </w:r>
            <w:r w:rsidR="0015095E">
              <w:rPr>
                <w:noProof/>
                <w:webHidden/>
              </w:rPr>
              <w:instrText xml:space="preserve"> PAGEREF _Toc483908141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780A530C" w14:textId="0E47CC41"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42" w:history="1">
            <w:r w:rsidR="0015095E" w:rsidRPr="00184821">
              <w:rPr>
                <w:rStyle w:val="Hyperlink"/>
                <w:noProof/>
              </w:rPr>
              <w:t>6.6.1</w:t>
            </w:r>
            <w:r w:rsidR="0015095E">
              <w:rPr>
                <w:rFonts w:asciiTheme="minorHAnsi" w:eastAsiaTheme="minorEastAsia" w:hAnsiTheme="minorHAnsi" w:cstheme="minorBidi"/>
                <w:noProof/>
                <w:sz w:val="22"/>
                <w:szCs w:val="22"/>
              </w:rPr>
              <w:tab/>
            </w:r>
            <w:r w:rsidR="0015095E" w:rsidRPr="00184821">
              <w:rPr>
                <w:rStyle w:val="Hyperlink"/>
                <w:noProof/>
              </w:rPr>
              <w:t>Open-Source Repository</w:t>
            </w:r>
            <w:r w:rsidR="0015095E">
              <w:rPr>
                <w:noProof/>
                <w:webHidden/>
              </w:rPr>
              <w:tab/>
            </w:r>
            <w:r w:rsidR="0015095E">
              <w:rPr>
                <w:noProof/>
                <w:webHidden/>
              </w:rPr>
              <w:fldChar w:fldCharType="begin"/>
            </w:r>
            <w:r w:rsidR="0015095E">
              <w:rPr>
                <w:noProof/>
                <w:webHidden/>
              </w:rPr>
              <w:instrText xml:space="preserve"> PAGEREF _Toc483908142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3F20E7E0" w14:textId="738655C8"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43" w:history="1">
            <w:r w:rsidR="0015095E" w:rsidRPr="00184821">
              <w:rPr>
                <w:rStyle w:val="Hyperlink"/>
                <w:noProof/>
              </w:rPr>
              <w:t>6.6.2</w:t>
            </w:r>
            <w:r w:rsidR="0015095E">
              <w:rPr>
                <w:rFonts w:asciiTheme="minorHAnsi" w:eastAsiaTheme="minorEastAsia" w:hAnsiTheme="minorHAnsi" w:cstheme="minorBidi"/>
                <w:noProof/>
                <w:sz w:val="22"/>
                <w:szCs w:val="22"/>
              </w:rPr>
              <w:tab/>
            </w:r>
            <w:r w:rsidR="0015095E" w:rsidRPr="00184821">
              <w:rPr>
                <w:rStyle w:val="Hyperlink"/>
                <w:noProof/>
              </w:rPr>
              <w:t>Private Repository</w:t>
            </w:r>
            <w:r w:rsidR="0015095E">
              <w:rPr>
                <w:noProof/>
                <w:webHidden/>
              </w:rPr>
              <w:tab/>
            </w:r>
            <w:r w:rsidR="0015095E">
              <w:rPr>
                <w:noProof/>
                <w:webHidden/>
              </w:rPr>
              <w:fldChar w:fldCharType="begin"/>
            </w:r>
            <w:r w:rsidR="0015095E">
              <w:rPr>
                <w:noProof/>
                <w:webHidden/>
              </w:rPr>
              <w:instrText xml:space="preserve"> PAGEREF _Toc483908143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6C6C413B" w14:textId="42F6E427"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44" w:history="1">
            <w:r w:rsidR="0015095E" w:rsidRPr="00184821">
              <w:rPr>
                <w:rStyle w:val="Hyperlink"/>
                <w:noProof/>
              </w:rPr>
              <w:t>6.6.3</w:t>
            </w:r>
            <w:r w:rsidR="0015095E">
              <w:rPr>
                <w:rFonts w:asciiTheme="minorHAnsi" w:eastAsiaTheme="minorEastAsia" w:hAnsiTheme="minorHAnsi" w:cstheme="minorBidi"/>
                <w:noProof/>
                <w:sz w:val="22"/>
                <w:szCs w:val="22"/>
              </w:rPr>
              <w:tab/>
            </w:r>
            <w:r w:rsidR="0015095E" w:rsidRPr="00184821">
              <w:rPr>
                <w:rStyle w:val="Hyperlink"/>
                <w:noProof/>
              </w:rPr>
              <w:t>ODE Application Properties</w:t>
            </w:r>
            <w:r w:rsidR="0015095E">
              <w:rPr>
                <w:noProof/>
                <w:webHidden/>
              </w:rPr>
              <w:tab/>
            </w:r>
            <w:r w:rsidR="0015095E">
              <w:rPr>
                <w:noProof/>
                <w:webHidden/>
              </w:rPr>
              <w:fldChar w:fldCharType="begin"/>
            </w:r>
            <w:r w:rsidR="0015095E">
              <w:rPr>
                <w:noProof/>
                <w:webHidden/>
              </w:rPr>
              <w:instrText xml:space="preserve"> PAGEREF _Toc483908144 \h </w:instrText>
            </w:r>
            <w:r w:rsidR="0015095E">
              <w:rPr>
                <w:noProof/>
                <w:webHidden/>
              </w:rPr>
            </w:r>
            <w:r w:rsidR="0015095E">
              <w:rPr>
                <w:noProof/>
                <w:webHidden/>
              </w:rPr>
              <w:fldChar w:fldCharType="separate"/>
            </w:r>
            <w:r w:rsidR="0015095E">
              <w:rPr>
                <w:noProof/>
                <w:webHidden/>
              </w:rPr>
              <w:t>13</w:t>
            </w:r>
            <w:r w:rsidR="0015095E">
              <w:rPr>
                <w:noProof/>
                <w:webHidden/>
              </w:rPr>
              <w:fldChar w:fldCharType="end"/>
            </w:r>
          </w:hyperlink>
        </w:p>
        <w:p w14:paraId="100F71DE" w14:textId="58635379"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45" w:history="1">
            <w:r w:rsidR="0015095E" w:rsidRPr="00184821">
              <w:rPr>
                <w:rStyle w:val="Hyperlink"/>
                <w:noProof/>
              </w:rPr>
              <w:t>6.6.4</w:t>
            </w:r>
            <w:r w:rsidR="0015095E">
              <w:rPr>
                <w:rFonts w:asciiTheme="minorHAnsi" w:eastAsiaTheme="minorEastAsia" w:hAnsiTheme="minorHAnsi" w:cstheme="minorBidi"/>
                <w:noProof/>
                <w:sz w:val="22"/>
                <w:szCs w:val="22"/>
              </w:rPr>
              <w:tab/>
            </w:r>
            <w:r w:rsidR="0015095E" w:rsidRPr="00184821">
              <w:rPr>
                <w:rStyle w:val="Hyperlink"/>
                <w:noProof/>
              </w:rPr>
              <w:t>ODE Logging Properties</w:t>
            </w:r>
            <w:r w:rsidR="0015095E">
              <w:rPr>
                <w:noProof/>
                <w:webHidden/>
              </w:rPr>
              <w:tab/>
            </w:r>
            <w:r w:rsidR="0015095E">
              <w:rPr>
                <w:noProof/>
                <w:webHidden/>
              </w:rPr>
              <w:fldChar w:fldCharType="begin"/>
            </w:r>
            <w:r w:rsidR="0015095E">
              <w:rPr>
                <w:noProof/>
                <w:webHidden/>
              </w:rPr>
              <w:instrText xml:space="preserve"> PAGEREF _Toc483908145 \h </w:instrText>
            </w:r>
            <w:r w:rsidR="0015095E">
              <w:rPr>
                <w:noProof/>
                <w:webHidden/>
              </w:rPr>
            </w:r>
            <w:r w:rsidR="0015095E">
              <w:rPr>
                <w:noProof/>
                <w:webHidden/>
              </w:rPr>
              <w:fldChar w:fldCharType="separate"/>
            </w:r>
            <w:r w:rsidR="0015095E">
              <w:rPr>
                <w:noProof/>
                <w:webHidden/>
              </w:rPr>
              <w:t>16</w:t>
            </w:r>
            <w:r w:rsidR="0015095E">
              <w:rPr>
                <w:noProof/>
                <w:webHidden/>
              </w:rPr>
              <w:fldChar w:fldCharType="end"/>
            </w:r>
          </w:hyperlink>
        </w:p>
        <w:p w14:paraId="3B9007D2" w14:textId="51C87364" w:rsidR="0015095E" w:rsidRDefault="00443AE9">
          <w:pPr>
            <w:pStyle w:val="TOC1"/>
            <w:tabs>
              <w:tab w:val="left" w:pos="480"/>
              <w:tab w:val="right" w:leader="dot" w:pos="9350"/>
            </w:tabs>
            <w:rPr>
              <w:noProof/>
              <w:lang w:eastAsia="en-US"/>
            </w:rPr>
          </w:pPr>
          <w:hyperlink w:anchor="_Toc483908146" w:history="1">
            <w:r w:rsidR="0015095E" w:rsidRPr="00184821">
              <w:rPr>
                <w:rStyle w:val="Hyperlink"/>
                <w:noProof/>
              </w:rPr>
              <w:t>7</w:t>
            </w:r>
            <w:r w:rsidR="0015095E">
              <w:rPr>
                <w:noProof/>
                <w:lang w:eastAsia="en-US"/>
              </w:rPr>
              <w:tab/>
            </w:r>
            <w:r w:rsidR="0015095E" w:rsidRPr="00184821">
              <w:rPr>
                <w:rStyle w:val="Hyperlink"/>
                <w:noProof/>
              </w:rPr>
              <w:t>ODE Features</w:t>
            </w:r>
            <w:r w:rsidR="0015095E">
              <w:rPr>
                <w:noProof/>
                <w:webHidden/>
              </w:rPr>
              <w:tab/>
            </w:r>
            <w:r w:rsidR="0015095E">
              <w:rPr>
                <w:noProof/>
                <w:webHidden/>
              </w:rPr>
              <w:fldChar w:fldCharType="begin"/>
            </w:r>
            <w:r w:rsidR="0015095E">
              <w:rPr>
                <w:noProof/>
                <w:webHidden/>
              </w:rPr>
              <w:instrText xml:space="preserve"> PAGEREF _Toc483908146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1F88E9A5" w14:textId="68B30D71" w:rsidR="0015095E" w:rsidRDefault="00443AE9">
          <w:pPr>
            <w:pStyle w:val="TOC2"/>
            <w:tabs>
              <w:tab w:val="left" w:pos="1080"/>
              <w:tab w:val="right" w:leader="dot" w:pos="9350"/>
            </w:tabs>
            <w:rPr>
              <w:noProof/>
              <w:lang w:eastAsia="en-US"/>
            </w:rPr>
          </w:pPr>
          <w:hyperlink w:anchor="_Toc483908147" w:history="1">
            <w:r w:rsidR="0015095E" w:rsidRPr="00184821">
              <w:rPr>
                <w:rStyle w:val="Hyperlink"/>
                <w:noProof/>
              </w:rPr>
              <w:t>7.1</w:t>
            </w:r>
            <w:r w:rsidR="0015095E">
              <w:rPr>
                <w:noProof/>
                <w:lang w:eastAsia="en-US"/>
              </w:rPr>
              <w:tab/>
            </w:r>
            <w:r w:rsidR="0015095E" w:rsidRPr="00184821">
              <w:rPr>
                <w:rStyle w:val="Hyperlink"/>
                <w:noProof/>
              </w:rPr>
              <w:t>Managing SNMP Devices</w:t>
            </w:r>
            <w:r w:rsidR="0015095E">
              <w:rPr>
                <w:noProof/>
                <w:webHidden/>
              </w:rPr>
              <w:tab/>
            </w:r>
            <w:r w:rsidR="0015095E">
              <w:rPr>
                <w:noProof/>
                <w:webHidden/>
              </w:rPr>
              <w:fldChar w:fldCharType="begin"/>
            </w:r>
            <w:r w:rsidR="0015095E">
              <w:rPr>
                <w:noProof/>
                <w:webHidden/>
              </w:rPr>
              <w:instrText xml:space="preserve"> PAGEREF _Toc483908147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62781710" w14:textId="6C7D4FEF"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48" w:history="1">
            <w:r w:rsidR="0015095E" w:rsidRPr="00184821">
              <w:rPr>
                <w:rStyle w:val="Hyperlink"/>
                <w:noProof/>
              </w:rPr>
              <w:t>7.1.1</w:t>
            </w:r>
            <w:r w:rsidR="0015095E">
              <w:rPr>
                <w:rFonts w:asciiTheme="minorHAnsi" w:eastAsiaTheme="minorEastAsia" w:hAnsiTheme="minorHAnsi" w:cstheme="minorBidi"/>
                <w:noProof/>
                <w:sz w:val="22"/>
                <w:szCs w:val="22"/>
              </w:rPr>
              <w:tab/>
            </w:r>
            <w:r w:rsidR="0015095E" w:rsidRPr="00184821">
              <w:rPr>
                <w:rStyle w:val="Hyperlink"/>
                <w:noProof/>
              </w:rPr>
              <w:t>Query Parameters</w:t>
            </w:r>
            <w:r w:rsidR="0015095E">
              <w:rPr>
                <w:noProof/>
                <w:webHidden/>
              </w:rPr>
              <w:tab/>
            </w:r>
            <w:r w:rsidR="0015095E">
              <w:rPr>
                <w:noProof/>
                <w:webHidden/>
              </w:rPr>
              <w:fldChar w:fldCharType="begin"/>
            </w:r>
            <w:r w:rsidR="0015095E">
              <w:rPr>
                <w:noProof/>
                <w:webHidden/>
              </w:rPr>
              <w:instrText xml:space="preserve"> PAGEREF _Toc483908148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34199C87" w14:textId="7AEA8625"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49" w:history="1">
            <w:r w:rsidR="0015095E" w:rsidRPr="00184821">
              <w:rPr>
                <w:rStyle w:val="Hyperlink"/>
                <w:noProof/>
              </w:rPr>
              <w:t>7.1.2</w:t>
            </w:r>
            <w:r w:rsidR="0015095E">
              <w:rPr>
                <w:rFonts w:asciiTheme="minorHAnsi" w:eastAsiaTheme="minorEastAsia" w:hAnsiTheme="minorHAnsi" w:cstheme="minorBidi"/>
                <w:noProof/>
                <w:sz w:val="22"/>
                <w:szCs w:val="22"/>
              </w:rPr>
              <w:tab/>
            </w:r>
            <w:r w:rsidR="0015095E" w:rsidRPr="00184821">
              <w:rPr>
                <w:rStyle w:val="Hyperlink"/>
                <w:noProof/>
              </w:rPr>
              <w:t>API Details</w:t>
            </w:r>
            <w:r w:rsidR="0015095E">
              <w:rPr>
                <w:noProof/>
                <w:webHidden/>
              </w:rPr>
              <w:tab/>
            </w:r>
            <w:r w:rsidR="0015095E">
              <w:rPr>
                <w:noProof/>
                <w:webHidden/>
              </w:rPr>
              <w:fldChar w:fldCharType="begin"/>
            </w:r>
            <w:r w:rsidR="0015095E">
              <w:rPr>
                <w:noProof/>
                <w:webHidden/>
              </w:rPr>
              <w:instrText xml:space="preserve"> PAGEREF _Toc483908149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5596A71B" w14:textId="1DFBC854"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50" w:history="1">
            <w:r w:rsidR="0015095E" w:rsidRPr="00184821">
              <w:rPr>
                <w:rStyle w:val="Hyperlink"/>
                <w:noProof/>
              </w:rPr>
              <w:t>7.1.3</w:t>
            </w:r>
            <w:r w:rsidR="0015095E">
              <w:rPr>
                <w:rFonts w:asciiTheme="minorHAnsi" w:eastAsiaTheme="minorEastAsia" w:hAnsiTheme="minorHAnsi" w:cstheme="minorBidi"/>
                <w:noProof/>
                <w:sz w:val="22"/>
                <w:szCs w:val="22"/>
              </w:rPr>
              <w:tab/>
            </w:r>
            <w:r w:rsidR="0015095E" w:rsidRPr="00184821">
              <w:rPr>
                <w:rStyle w:val="Hyperlink"/>
                <w:noProof/>
              </w:rPr>
              <w:t>Web Based View</w:t>
            </w:r>
            <w:r w:rsidR="0015095E">
              <w:rPr>
                <w:noProof/>
                <w:webHidden/>
              </w:rPr>
              <w:tab/>
            </w:r>
            <w:r w:rsidR="0015095E">
              <w:rPr>
                <w:noProof/>
                <w:webHidden/>
              </w:rPr>
              <w:fldChar w:fldCharType="begin"/>
            </w:r>
            <w:r w:rsidR="0015095E">
              <w:rPr>
                <w:noProof/>
                <w:webHidden/>
              </w:rPr>
              <w:instrText xml:space="preserve"> PAGEREF _Toc483908150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0F959C44" w14:textId="06C496EE"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51" w:history="1">
            <w:r w:rsidR="0015095E" w:rsidRPr="00184821">
              <w:rPr>
                <w:rStyle w:val="Hyperlink"/>
                <w:noProof/>
              </w:rPr>
              <w:t>7.1.4</w:t>
            </w:r>
            <w:r w:rsidR="0015095E">
              <w:rPr>
                <w:rFonts w:asciiTheme="minorHAnsi" w:eastAsiaTheme="minorEastAsia" w:hAnsiTheme="minorHAnsi" w:cstheme="minorBidi"/>
                <w:noProof/>
                <w:sz w:val="22"/>
                <w:szCs w:val="22"/>
              </w:rPr>
              <w:tab/>
            </w:r>
            <w:r w:rsidR="0015095E" w:rsidRPr="00184821">
              <w:rPr>
                <w:rStyle w:val="Hyperlink"/>
                <w:noProof/>
              </w:rPr>
              <w:t>Additional Features/ Discussion Points</w:t>
            </w:r>
            <w:r w:rsidR="0015095E">
              <w:rPr>
                <w:noProof/>
                <w:webHidden/>
              </w:rPr>
              <w:tab/>
            </w:r>
            <w:r w:rsidR="0015095E">
              <w:rPr>
                <w:noProof/>
                <w:webHidden/>
              </w:rPr>
              <w:fldChar w:fldCharType="begin"/>
            </w:r>
            <w:r w:rsidR="0015095E">
              <w:rPr>
                <w:noProof/>
                <w:webHidden/>
              </w:rPr>
              <w:instrText xml:space="preserve"> PAGEREF _Toc483908151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9988DEE" w14:textId="4B69612D" w:rsidR="0015095E" w:rsidRDefault="00443AE9">
          <w:pPr>
            <w:pStyle w:val="TOC2"/>
            <w:tabs>
              <w:tab w:val="left" w:pos="1080"/>
              <w:tab w:val="right" w:leader="dot" w:pos="9350"/>
            </w:tabs>
            <w:rPr>
              <w:noProof/>
              <w:lang w:eastAsia="en-US"/>
            </w:rPr>
          </w:pPr>
          <w:hyperlink w:anchor="_Toc483908152" w:history="1">
            <w:r w:rsidR="0015095E" w:rsidRPr="00184821">
              <w:rPr>
                <w:rStyle w:val="Hyperlink"/>
                <w:noProof/>
              </w:rPr>
              <w:t>7.2</w:t>
            </w:r>
            <w:r w:rsidR="0015095E">
              <w:rPr>
                <w:noProof/>
                <w:lang w:eastAsia="en-US"/>
              </w:rPr>
              <w:tab/>
            </w:r>
            <w:r w:rsidR="0015095E" w:rsidRPr="00184821">
              <w:rPr>
                <w:rStyle w:val="Hyperlink"/>
                <w:noProof/>
              </w:rPr>
              <w:t>Logging Events</w:t>
            </w:r>
            <w:r w:rsidR="0015095E">
              <w:rPr>
                <w:noProof/>
                <w:webHidden/>
              </w:rPr>
              <w:tab/>
            </w:r>
            <w:r w:rsidR="0015095E">
              <w:rPr>
                <w:noProof/>
                <w:webHidden/>
              </w:rPr>
              <w:fldChar w:fldCharType="begin"/>
            </w:r>
            <w:r w:rsidR="0015095E">
              <w:rPr>
                <w:noProof/>
                <w:webHidden/>
              </w:rPr>
              <w:instrText xml:space="preserve"> PAGEREF _Toc483908152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6C89CA43" w14:textId="60981C35"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53" w:history="1">
            <w:r w:rsidR="0015095E" w:rsidRPr="00184821">
              <w:rPr>
                <w:rStyle w:val="Hyperlink"/>
                <w:noProof/>
              </w:rPr>
              <w:t>7.2.1</w:t>
            </w:r>
            <w:r w:rsidR="0015095E">
              <w:rPr>
                <w:rFonts w:asciiTheme="minorHAnsi" w:eastAsiaTheme="minorEastAsia" w:hAnsiTheme="minorHAnsi" w:cstheme="minorBidi"/>
                <w:noProof/>
                <w:sz w:val="22"/>
                <w:szCs w:val="22"/>
              </w:rPr>
              <w:tab/>
            </w:r>
            <w:r w:rsidR="0015095E" w:rsidRPr="00184821">
              <w:rPr>
                <w:rStyle w:val="Hyperlink"/>
                <w:noProof/>
              </w:rPr>
              <w:t>Log Levels</w:t>
            </w:r>
            <w:r w:rsidR="0015095E">
              <w:rPr>
                <w:noProof/>
                <w:webHidden/>
              </w:rPr>
              <w:tab/>
            </w:r>
            <w:r w:rsidR="0015095E">
              <w:rPr>
                <w:noProof/>
                <w:webHidden/>
              </w:rPr>
              <w:fldChar w:fldCharType="begin"/>
            </w:r>
            <w:r w:rsidR="0015095E">
              <w:rPr>
                <w:noProof/>
                <w:webHidden/>
              </w:rPr>
              <w:instrText xml:space="preserve"> PAGEREF _Toc483908153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D214E45" w14:textId="799C4914"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54" w:history="1">
            <w:r w:rsidR="0015095E" w:rsidRPr="00184821">
              <w:rPr>
                <w:rStyle w:val="Hyperlink"/>
                <w:noProof/>
              </w:rPr>
              <w:t>7.2.2</w:t>
            </w:r>
            <w:r w:rsidR="0015095E">
              <w:rPr>
                <w:rFonts w:asciiTheme="minorHAnsi" w:eastAsiaTheme="minorEastAsia" w:hAnsiTheme="minorHAnsi" w:cstheme="minorBidi"/>
                <w:noProof/>
                <w:sz w:val="22"/>
                <w:szCs w:val="22"/>
              </w:rPr>
              <w:tab/>
            </w:r>
            <w:r w:rsidR="0015095E" w:rsidRPr="00184821">
              <w:rPr>
                <w:rStyle w:val="Hyperlink"/>
                <w:noProof/>
              </w:rPr>
              <w:t>Logging setup</w:t>
            </w:r>
            <w:r w:rsidR="0015095E">
              <w:rPr>
                <w:noProof/>
                <w:webHidden/>
              </w:rPr>
              <w:tab/>
            </w:r>
            <w:r w:rsidR="0015095E">
              <w:rPr>
                <w:noProof/>
                <w:webHidden/>
              </w:rPr>
              <w:fldChar w:fldCharType="begin"/>
            </w:r>
            <w:r w:rsidR="0015095E">
              <w:rPr>
                <w:noProof/>
                <w:webHidden/>
              </w:rPr>
              <w:instrText xml:space="preserve"> PAGEREF _Toc483908154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01C4967F" w14:textId="4904BBCF"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55" w:history="1">
            <w:r w:rsidR="0015095E" w:rsidRPr="00184821">
              <w:rPr>
                <w:rStyle w:val="Hyperlink"/>
                <w:noProof/>
              </w:rPr>
              <w:t>7.2.3</w:t>
            </w:r>
            <w:r w:rsidR="0015095E">
              <w:rPr>
                <w:rFonts w:asciiTheme="minorHAnsi" w:eastAsiaTheme="minorEastAsia" w:hAnsiTheme="minorHAnsi" w:cstheme="minorBidi"/>
                <w:noProof/>
                <w:sz w:val="22"/>
                <w:szCs w:val="22"/>
              </w:rPr>
              <w:tab/>
            </w:r>
            <w:r w:rsidR="0015095E" w:rsidRPr="00184821">
              <w:rPr>
                <w:rStyle w:val="Hyperlink"/>
                <w:noProof/>
              </w:rPr>
              <w:t>Steps to turn on/off logging during application runtime.</w:t>
            </w:r>
            <w:r w:rsidR="0015095E">
              <w:rPr>
                <w:noProof/>
                <w:webHidden/>
              </w:rPr>
              <w:tab/>
            </w:r>
            <w:r w:rsidR="0015095E">
              <w:rPr>
                <w:noProof/>
                <w:webHidden/>
              </w:rPr>
              <w:fldChar w:fldCharType="begin"/>
            </w:r>
            <w:r w:rsidR="0015095E">
              <w:rPr>
                <w:noProof/>
                <w:webHidden/>
              </w:rPr>
              <w:instrText xml:space="preserve"> PAGEREF _Toc483908155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6DCE2920" w14:textId="07B87231" w:rsidR="0015095E" w:rsidRDefault="00443AE9">
          <w:pPr>
            <w:pStyle w:val="TOC2"/>
            <w:tabs>
              <w:tab w:val="left" w:pos="1080"/>
              <w:tab w:val="right" w:leader="dot" w:pos="9350"/>
            </w:tabs>
            <w:rPr>
              <w:noProof/>
              <w:lang w:eastAsia="en-US"/>
            </w:rPr>
          </w:pPr>
          <w:hyperlink w:anchor="_Toc483908156" w:history="1">
            <w:r w:rsidR="0015095E" w:rsidRPr="00184821">
              <w:rPr>
                <w:rStyle w:val="Hyperlink"/>
                <w:noProof/>
              </w:rPr>
              <w:t>7.3</w:t>
            </w:r>
            <w:r w:rsidR="0015095E">
              <w:rPr>
                <w:noProof/>
                <w:lang w:eastAsia="en-US"/>
              </w:rPr>
              <w:tab/>
            </w:r>
            <w:r w:rsidR="0015095E" w:rsidRPr="00184821">
              <w:rPr>
                <w:rStyle w:val="Hyperlink"/>
                <w:noProof/>
              </w:rPr>
              <w:t>IEEE 1609.2 Compliance</w:t>
            </w:r>
            <w:r w:rsidR="0015095E">
              <w:rPr>
                <w:noProof/>
                <w:webHidden/>
              </w:rPr>
              <w:tab/>
            </w:r>
            <w:r w:rsidR="0015095E">
              <w:rPr>
                <w:noProof/>
                <w:webHidden/>
              </w:rPr>
              <w:fldChar w:fldCharType="begin"/>
            </w:r>
            <w:r w:rsidR="0015095E">
              <w:rPr>
                <w:noProof/>
                <w:webHidden/>
              </w:rPr>
              <w:instrText xml:space="preserve"> PAGEREF _Toc483908156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90CAA2A" w14:textId="0CF2F7E8" w:rsidR="0015095E" w:rsidRDefault="00443AE9">
          <w:pPr>
            <w:pStyle w:val="TOC2"/>
            <w:tabs>
              <w:tab w:val="left" w:pos="1080"/>
              <w:tab w:val="right" w:leader="dot" w:pos="9350"/>
            </w:tabs>
            <w:rPr>
              <w:noProof/>
              <w:lang w:eastAsia="en-US"/>
            </w:rPr>
          </w:pPr>
          <w:hyperlink w:anchor="_Toc483908157" w:history="1">
            <w:r w:rsidR="0015095E" w:rsidRPr="00184821">
              <w:rPr>
                <w:rStyle w:val="Hyperlink"/>
                <w:noProof/>
              </w:rPr>
              <w:t>7.4</w:t>
            </w:r>
            <w:r w:rsidR="0015095E">
              <w:rPr>
                <w:noProof/>
                <w:lang w:eastAsia="en-US"/>
              </w:rPr>
              <w:tab/>
            </w:r>
            <w:r w:rsidR="0015095E" w:rsidRPr="00184821">
              <w:rPr>
                <w:rStyle w:val="Hyperlink"/>
                <w:noProof/>
              </w:rPr>
              <w:t>SCMS Certificate Management</w:t>
            </w:r>
            <w:r w:rsidR="0015095E">
              <w:rPr>
                <w:noProof/>
                <w:webHidden/>
              </w:rPr>
              <w:tab/>
            </w:r>
            <w:r w:rsidR="0015095E">
              <w:rPr>
                <w:noProof/>
                <w:webHidden/>
              </w:rPr>
              <w:fldChar w:fldCharType="begin"/>
            </w:r>
            <w:r w:rsidR="0015095E">
              <w:rPr>
                <w:noProof/>
                <w:webHidden/>
              </w:rPr>
              <w:instrText xml:space="preserve"> PAGEREF _Toc483908157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5E8C947" w14:textId="626BCD53" w:rsidR="0015095E" w:rsidRDefault="00443AE9">
          <w:pPr>
            <w:pStyle w:val="TOC2"/>
            <w:tabs>
              <w:tab w:val="left" w:pos="1080"/>
              <w:tab w:val="right" w:leader="dot" w:pos="9350"/>
            </w:tabs>
            <w:rPr>
              <w:noProof/>
              <w:lang w:eastAsia="en-US"/>
            </w:rPr>
          </w:pPr>
          <w:hyperlink w:anchor="_Toc483908158" w:history="1">
            <w:r w:rsidR="0015095E" w:rsidRPr="00184821">
              <w:rPr>
                <w:rStyle w:val="Hyperlink"/>
                <w:noProof/>
              </w:rPr>
              <w:t>7.5</w:t>
            </w:r>
            <w:r w:rsidR="0015095E">
              <w:rPr>
                <w:noProof/>
                <w:lang w:eastAsia="en-US"/>
              </w:rPr>
              <w:tab/>
            </w:r>
            <w:r w:rsidR="0015095E" w:rsidRPr="00184821">
              <w:rPr>
                <w:rStyle w:val="Hyperlink"/>
                <w:noProof/>
              </w:rPr>
              <w:t>Inbound BSM Distribution</w:t>
            </w:r>
            <w:r w:rsidR="0015095E">
              <w:rPr>
                <w:noProof/>
                <w:webHidden/>
              </w:rPr>
              <w:tab/>
            </w:r>
            <w:r w:rsidR="0015095E">
              <w:rPr>
                <w:noProof/>
                <w:webHidden/>
              </w:rPr>
              <w:fldChar w:fldCharType="begin"/>
            </w:r>
            <w:r w:rsidR="0015095E">
              <w:rPr>
                <w:noProof/>
                <w:webHidden/>
              </w:rPr>
              <w:instrText xml:space="preserve"> PAGEREF _Toc483908158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E7E6F3A" w14:textId="37709F5B" w:rsidR="0015095E" w:rsidRDefault="00443AE9">
          <w:pPr>
            <w:pStyle w:val="TOC2"/>
            <w:tabs>
              <w:tab w:val="left" w:pos="1080"/>
              <w:tab w:val="right" w:leader="dot" w:pos="9350"/>
            </w:tabs>
            <w:rPr>
              <w:noProof/>
              <w:lang w:eastAsia="en-US"/>
            </w:rPr>
          </w:pPr>
          <w:hyperlink w:anchor="_Toc483908159" w:history="1">
            <w:r w:rsidR="0015095E" w:rsidRPr="00184821">
              <w:rPr>
                <w:rStyle w:val="Hyperlink"/>
                <w:noProof/>
              </w:rPr>
              <w:t>7.6</w:t>
            </w:r>
            <w:r w:rsidR="0015095E">
              <w:rPr>
                <w:noProof/>
                <w:lang w:eastAsia="en-US"/>
              </w:rPr>
              <w:tab/>
            </w:r>
            <w:r w:rsidR="0015095E" w:rsidRPr="00184821">
              <w:rPr>
                <w:rStyle w:val="Hyperlink"/>
                <w:noProof/>
              </w:rPr>
              <w:t>Probe Data Management</w:t>
            </w:r>
            <w:r w:rsidR="0015095E">
              <w:rPr>
                <w:noProof/>
                <w:webHidden/>
              </w:rPr>
              <w:tab/>
            </w:r>
            <w:r w:rsidR="0015095E">
              <w:rPr>
                <w:noProof/>
                <w:webHidden/>
              </w:rPr>
              <w:fldChar w:fldCharType="begin"/>
            </w:r>
            <w:r w:rsidR="0015095E">
              <w:rPr>
                <w:noProof/>
                <w:webHidden/>
              </w:rPr>
              <w:instrText xml:space="preserve"> PAGEREF _Toc483908159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737DD404" w14:textId="6DEA3F81"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60" w:history="1">
            <w:r w:rsidR="0015095E" w:rsidRPr="00184821">
              <w:rPr>
                <w:rStyle w:val="Hyperlink"/>
                <w:noProof/>
              </w:rPr>
              <w:t>7.6.1</w:t>
            </w:r>
            <w:r w:rsidR="0015095E">
              <w:rPr>
                <w:rFonts w:asciiTheme="minorHAnsi" w:eastAsiaTheme="minorEastAsia" w:hAnsiTheme="minorHAnsi" w:cstheme="minorBidi"/>
                <w:noProof/>
                <w:sz w:val="22"/>
                <w:szCs w:val="22"/>
              </w:rPr>
              <w:tab/>
            </w:r>
            <w:r w:rsidR="0015095E" w:rsidRPr="00184821">
              <w:rPr>
                <w:rStyle w:val="Hyperlink"/>
                <w:noProof/>
              </w:rPr>
              <w:t>PDM Broadcast Request Quick Start Guide</w:t>
            </w:r>
            <w:r w:rsidR="0015095E">
              <w:rPr>
                <w:noProof/>
                <w:webHidden/>
              </w:rPr>
              <w:tab/>
            </w:r>
            <w:r w:rsidR="0015095E">
              <w:rPr>
                <w:noProof/>
                <w:webHidden/>
              </w:rPr>
              <w:fldChar w:fldCharType="begin"/>
            </w:r>
            <w:r w:rsidR="0015095E">
              <w:rPr>
                <w:noProof/>
                <w:webHidden/>
              </w:rPr>
              <w:instrText xml:space="preserve"> PAGEREF _Toc483908160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3D3B9663" w14:textId="736A57D7" w:rsidR="0015095E" w:rsidRDefault="00443AE9">
          <w:pPr>
            <w:pStyle w:val="TOC2"/>
            <w:tabs>
              <w:tab w:val="left" w:pos="1080"/>
              <w:tab w:val="right" w:leader="dot" w:pos="9350"/>
            </w:tabs>
            <w:rPr>
              <w:noProof/>
              <w:lang w:eastAsia="en-US"/>
            </w:rPr>
          </w:pPr>
          <w:hyperlink w:anchor="_Toc483908161" w:history="1">
            <w:r w:rsidR="0015095E" w:rsidRPr="00184821">
              <w:rPr>
                <w:rStyle w:val="Hyperlink"/>
                <w:noProof/>
              </w:rPr>
              <w:t>7.7</w:t>
            </w:r>
            <w:r w:rsidR="0015095E">
              <w:rPr>
                <w:noProof/>
                <w:lang w:eastAsia="en-US"/>
              </w:rPr>
              <w:tab/>
            </w:r>
            <w:r w:rsidR="0015095E" w:rsidRPr="00184821">
              <w:rPr>
                <w:rStyle w:val="Hyperlink"/>
                <w:noProof/>
              </w:rPr>
              <w:t>Outbound TIM Broadcast</w:t>
            </w:r>
            <w:r w:rsidR="0015095E">
              <w:rPr>
                <w:noProof/>
                <w:webHidden/>
              </w:rPr>
              <w:tab/>
            </w:r>
            <w:r w:rsidR="0015095E">
              <w:rPr>
                <w:noProof/>
                <w:webHidden/>
              </w:rPr>
              <w:fldChar w:fldCharType="begin"/>
            </w:r>
            <w:r w:rsidR="0015095E">
              <w:rPr>
                <w:noProof/>
                <w:webHidden/>
              </w:rPr>
              <w:instrText xml:space="preserve"> PAGEREF _Toc483908161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32053466" w14:textId="2CE84C9E"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62" w:history="1">
            <w:r w:rsidR="0015095E" w:rsidRPr="00184821">
              <w:rPr>
                <w:rStyle w:val="Hyperlink"/>
                <w:noProof/>
              </w:rPr>
              <w:t>7.7.1</w:t>
            </w:r>
            <w:r w:rsidR="0015095E">
              <w:rPr>
                <w:rFonts w:asciiTheme="minorHAnsi" w:eastAsiaTheme="minorEastAsia" w:hAnsiTheme="minorHAnsi" w:cstheme="minorBidi"/>
                <w:noProof/>
                <w:sz w:val="22"/>
                <w:szCs w:val="22"/>
              </w:rPr>
              <w:tab/>
            </w:r>
            <w:r w:rsidR="0015095E" w:rsidRPr="00184821">
              <w:rPr>
                <w:rStyle w:val="Hyperlink"/>
                <w:noProof/>
              </w:rPr>
              <w:t>Outbound TIM Setup</w:t>
            </w:r>
            <w:r w:rsidR="0015095E">
              <w:rPr>
                <w:noProof/>
                <w:webHidden/>
              </w:rPr>
              <w:tab/>
            </w:r>
            <w:r w:rsidR="0015095E">
              <w:rPr>
                <w:noProof/>
                <w:webHidden/>
              </w:rPr>
              <w:fldChar w:fldCharType="begin"/>
            </w:r>
            <w:r w:rsidR="0015095E">
              <w:rPr>
                <w:noProof/>
                <w:webHidden/>
              </w:rPr>
              <w:instrText xml:space="preserve"> PAGEREF _Toc483908162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0CB7FE21" w14:textId="24DE02F8"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63" w:history="1">
            <w:r w:rsidR="0015095E" w:rsidRPr="00184821">
              <w:rPr>
                <w:rStyle w:val="Hyperlink"/>
                <w:noProof/>
              </w:rPr>
              <w:t>7.7.2</w:t>
            </w:r>
            <w:r w:rsidR="0015095E">
              <w:rPr>
                <w:rFonts w:asciiTheme="minorHAnsi" w:eastAsiaTheme="minorEastAsia" w:hAnsiTheme="minorHAnsi" w:cstheme="minorBidi"/>
                <w:noProof/>
                <w:sz w:val="22"/>
                <w:szCs w:val="22"/>
              </w:rPr>
              <w:tab/>
            </w:r>
            <w:r w:rsidR="0015095E" w:rsidRPr="00184821">
              <w:rPr>
                <w:rStyle w:val="Hyperlink"/>
                <w:noProof/>
              </w:rPr>
              <w:t>TIM Broadcast Request Quick Start Guide</w:t>
            </w:r>
            <w:r w:rsidR="0015095E">
              <w:rPr>
                <w:noProof/>
                <w:webHidden/>
              </w:rPr>
              <w:tab/>
            </w:r>
            <w:r w:rsidR="0015095E">
              <w:rPr>
                <w:noProof/>
                <w:webHidden/>
              </w:rPr>
              <w:fldChar w:fldCharType="begin"/>
            </w:r>
            <w:r w:rsidR="0015095E">
              <w:rPr>
                <w:noProof/>
                <w:webHidden/>
              </w:rPr>
              <w:instrText xml:space="preserve"> PAGEREF _Toc483908163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099CFFFF" w14:textId="3CEB6B8F" w:rsidR="0015095E" w:rsidRDefault="00443AE9">
          <w:pPr>
            <w:pStyle w:val="TOC2"/>
            <w:tabs>
              <w:tab w:val="left" w:pos="1080"/>
              <w:tab w:val="right" w:leader="dot" w:pos="9350"/>
            </w:tabs>
            <w:rPr>
              <w:noProof/>
              <w:lang w:eastAsia="en-US"/>
            </w:rPr>
          </w:pPr>
          <w:hyperlink w:anchor="_Toc483908164" w:history="1">
            <w:r w:rsidR="0015095E" w:rsidRPr="00184821">
              <w:rPr>
                <w:rStyle w:val="Hyperlink"/>
                <w:noProof/>
              </w:rPr>
              <w:t>7.8</w:t>
            </w:r>
            <w:r w:rsidR="0015095E">
              <w:rPr>
                <w:noProof/>
                <w:lang w:eastAsia="en-US"/>
              </w:rPr>
              <w:tab/>
            </w:r>
            <w:r w:rsidR="0015095E" w:rsidRPr="00184821">
              <w:rPr>
                <w:rStyle w:val="Hyperlink"/>
                <w:noProof/>
              </w:rPr>
              <w:t>Privacy Protection Module (PPM)</w:t>
            </w:r>
            <w:r w:rsidR="0015095E">
              <w:rPr>
                <w:noProof/>
                <w:webHidden/>
              </w:rPr>
              <w:tab/>
            </w:r>
            <w:r w:rsidR="0015095E">
              <w:rPr>
                <w:noProof/>
                <w:webHidden/>
              </w:rPr>
              <w:fldChar w:fldCharType="begin"/>
            </w:r>
            <w:r w:rsidR="0015095E">
              <w:rPr>
                <w:noProof/>
                <w:webHidden/>
              </w:rPr>
              <w:instrText xml:space="preserve"> PAGEREF _Toc483908164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6715A277" w14:textId="7938B717" w:rsidR="0015095E" w:rsidRDefault="00443AE9">
          <w:pPr>
            <w:pStyle w:val="TOC2"/>
            <w:tabs>
              <w:tab w:val="left" w:pos="1080"/>
              <w:tab w:val="right" w:leader="dot" w:pos="9350"/>
            </w:tabs>
            <w:rPr>
              <w:noProof/>
              <w:lang w:eastAsia="en-US"/>
            </w:rPr>
          </w:pPr>
          <w:hyperlink w:anchor="_Toc483908165" w:history="1">
            <w:r w:rsidR="0015095E" w:rsidRPr="00184821">
              <w:rPr>
                <w:rStyle w:val="Hyperlink"/>
                <w:noProof/>
              </w:rPr>
              <w:t>7.9</w:t>
            </w:r>
            <w:r w:rsidR="0015095E">
              <w:rPr>
                <w:noProof/>
                <w:lang w:eastAsia="en-US"/>
              </w:rPr>
              <w:tab/>
            </w:r>
            <w:r w:rsidR="0015095E" w:rsidRPr="00184821">
              <w:rPr>
                <w:rStyle w:val="Hyperlink"/>
                <w:noProof/>
              </w:rPr>
              <w:t>Inbound TIM Distribution</w:t>
            </w:r>
            <w:r w:rsidR="0015095E">
              <w:rPr>
                <w:noProof/>
                <w:webHidden/>
              </w:rPr>
              <w:tab/>
            </w:r>
            <w:r w:rsidR="0015095E">
              <w:rPr>
                <w:noProof/>
                <w:webHidden/>
              </w:rPr>
              <w:fldChar w:fldCharType="begin"/>
            </w:r>
            <w:r w:rsidR="0015095E">
              <w:rPr>
                <w:noProof/>
                <w:webHidden/>
              </w:rPr>
              <w:instrText xml:space="preserve"> PAGEREF _Toc483908165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4069E59" w14:textId="1DCB8ECD" w:rsidR="0015095E" w:rsidRDefault="00443AE9">
          <w:pPr>
            <w:pStyle w:val="TOC2"/>
            <w:tabs>
              <w:tab w:val="left" w:pos="1080"/>
              <w:tab w:val="right" w:leader="dot" w:pos="9350"/>
            </w:tabs>
            <w:rPr>
              <w:noProof/>
              <w:lang w:eastAsia="en-US"/>
            </w:rPr>
          </w:pPr>
          <w:hyperlink w:anchor="_Toc483908166" w:history="1">
            <w:r w:rsidR="0015095E" w:rsidRPr="00184821">
              <w:rPr>
                <w:rStyle w:val="Hyperlink"/>
                <w:noProof/>
              </w:rPr>
              <w:t>7.10</w:t>
            </w:r>
            <w:r w:rsidR="0015095E">
              <w:rPr>
                <w:noProof/>
                <w:lang w:eastAsia="en-US"/>
              </w:rPr>
              <w:tab/>
            </w:r>
            <w:r w:rsidR="0015095E" w:rsidRPr="00184821">
              <w:rPr>
                <w:rStyle w:val="Hyperlink"/>
                <w:noProof/>
              </w:rPr>
              <w:t>Data validation</w:t>
            </w:r>
            <w:r w:rsidR="0015095E">
              <w:rPr>
                <w:noProof/>
                <w:webHidden/>
              </w:rPr>
              <w:tab/>
            </w:r>
            <w:r w:rsidR="0015095E">
              <w:rPr>
                <w:noProof/>
                <w:webHidden/>
              </w:rPr>
              <w:fldChar w:fldCharType="begin"/>
            </w:r>
            <w:r w:rsidR="0015095E">
              <w:rPr>
                <w:noProof/>
                <w:webHidden/>
              </w:rPr>
              <w:instrText xml:space="preserve"> PAGEREF _Toc483908166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CF5A47B" w14:textId="1E230D4B" w:rsidR="0015095E" w:rsidRDefault="00443AE9">
          <w:pPr>
            <w:pStyle w:val="TOC2"/>
            <w:tabs>
              <w:tab w:val="left" w:pos="1080"/>
              <w:tab w:val="right" w:leader="dot" w:pos="9350"/>
            </w:tabs>
            <w:rPr>
              <w:noProof/>
              <w:lang w:eastAsia="en-US"/>
            </w:rPr>
          </w:pPr>
          <w:hyperlink w:anchor="_Toc483908167" w:history="1">
            <w:r w:rsidR="0015095E" w:rsidRPr="00184821">
              <w:rPr>
                <w:rStyle w:val="Hyperlink"/>
                <w:noProof/>
              </w:rPr>
              <w:t>7.11</w:t>
            </w:r>
            <w:r w:rsidR="0015095E">
              <w:rPr>
                <w:noProof/>
                <w:lang w:eastAsia="en-US"/>
              </w:rPr>
              <w:tab/>
            </w:r>
            <w:r w:rsidR="0015095E" w:rsidRPr="00184821">
              <w:rPr>
                <w:rStyle w:val="Hyperlink"/>
                <w:noProof/>
              </w:rPr>
              <w:t>Data Sanitization</w:t>
            </w:r>
            <w:r w:rsidR="0015095E">
              <w:rPr>
                <w:noProof/>
                <w:webHidden/>
              </w:rPr>
              <w:tab/>
            </w:r>
            <w:r w:rsidR="0015095E">
              <w:rPr>
                <w:noProof/>
                <w:webHidden/>
              </w:rPr>
              <w:fldChar w:fldCharType="begin"/>
            </w:r>
            <w:r w:rsidR="0015095E">
              <w:rPr>
                <w:noProof/>
                <w:webHidden/>
              </w:rPr>
              <w:instrText xml:space="preserve"> PAGEREF _Toc483908167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06B3EEF5" w14:textId="0EC78B0E" w:rsidR="0015095E" w:rsidRDefault="00443AE9">
          <w:pPr>
            <w:pStyle w:val="TOC2"/>
            <w:tabs>
              <w:tab w:val="left" w:pos="1080"/>
              <w:tab w:val="right" w:leader="dot" w:pos="9350"/>
            </w:tabs>
            <w:rPr>
              <w:noProof/>
              <w:lang w:eastAsia="en-US"/>
            </w:rPr>
          </w:pPr>
          <w:hyperlink w:anchor="_Toc483908168" w:history="1">
            <w:r w:rsidR="0015095E" w:rsidRPr="00184821">
              <w:rPr>
                <w:rStyle w:val="Hyperlink"/>
                <w:noProof/>
              </w:rPr>
              <w:t>7.12</w:t>
            </w:r>
            <w:r w:rsidR="0015095E">
              <w:rPr>
                <w:noProof/>
                <w:lang w:eastAsia="en-US"/>
              </w:rPr>
              <w:tab/>
            </w:r>
            <w:r w:rsidR="0015095E" w:rsidRPr="00184821">
              <w:rPr>
                <w:rStyle w:val="Hyperlink"/>
                <w:noProof/>
              </w:rPr>
              <w:t>VSD Deposit Service</w:t>
            </w:r>
            <w:r w:rsidR="0015095E">
              <w:rPr>
                <w:noProof/>
                <w:webHidden/>
              </w:rPr>
              <w:tab/>
            </w:r>
            <w:r w:rsidR="0015095E">
              <w:rPr>
                <w:noProof/>
                <w:webHidden/>
              </w:rPr>
              <w:fldChar w:fldCharType="begin"/>
            </w:r>
            <w:r w:rsidR="0015095E">
              <w:rPr>
                <w:noProof/>
                <w:webHidden/>
              </w:rPr>
              <w:instrText xml:space="preserve"> PAGEREF _Toc483908168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3FE2F28A" w14:textId="14005439"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69" w:history="1">
            <w:r w:rsidR="0015095E" w:rsidRPr="00184821">
              <w:rPr>
                <w:rStyle w:val="Hyperlink"/>
                <w:noProof/>
              </w:rPr>
              <w:t>7.12.1</w:t>
            </w:r>
            <w:r w:rsidR="0015095E">
              <w:rPr>
                <w:rFonts w:asciiTheme="minorHAnsi" w:eastAsiaTheme="minorEastAsia" w:hAnsiTheme="minorHAnsi" w:cstheme="minorBidi"/>
                <w:noProof/>
                <w:sz w:val="22"/>
                <w:szCs w:val="22"/>
              </w:rPr>
              <w:tab/>
            </w:r>
            <w:r w:rsidR="0015095E" w:rsidRPr="00184821">
              <w:rPr>
                <w:rStyle w:val="Hyperlink"/>
                <w:noProof/>
              </w:rPr>
              <w:t>VSD Deposit Service Messages and Alerts</w:t>
            </w:r>
            <w:r w:rsidR="0015095E">
              <w:rPr>
                <w:noProof/>
                <w:webHidden/>
              </w:rPr>
              <w:tab/>
            </w:r>
            <w:r w:rsidR="0015095E">
              <w:rPr>
                <w:noProof/>
                <w:webHidden/>
              </w:rPr>
              <w:fldChar w:fldCharType="begin"/>
            </w:r>
            <w:r w:rsidR="0015095E">
              <w:rPr>
                <w:noProof/>
                <w:webHidden/>
              </w:rPr>
              <w:instrText xml:space="preserve"> PAGEREF _Toc483908169 \h </w:instrText>
            </w:r>
            <w:r w:rsidR="0015095E">
              <w:rPr>
                <w:noProof/>
                <w:webHidden/>
              </w:rPr>
            </w:r>
            <w:r w:rsidR="0015095E">
              <w:rPr>
                <w:noProof/>
                <w:webHidden/>
              </w:rPr>
              <w:fldChar w:fldCharType="separate"/>
            </w:r>
            <w:r w:rsidR="0015095E">
              <w:rPr>
                <w:noProof/>
                <w:webHidden/>
              </w:rPr>
              <w:t>24</w:t>
            </w:r>
            <w:r w:rsidR="0015095E">
              <w:rPr>
                <w:noProof/>
                <w:webHidden/>
              </w:rPr>
              <w:fldChar w:fldCharType="end"/>
            </w:r>
          </w:hyperlink>
        </w:p>
        <w:p w14:paraId="007F6131" w14:textId="6E949938" w:rsidR="0015095E" w:rsidRDefault="00443AE9">
          <w:pPr>
            <w:pStyle w:val="TOC2"/>
            <w:tabs>
              <w:tab w:val="left" w:pos="1080"/>
              <w:tab w:val="right" w:leader="dot" w:pos="9350"/>
            </w:tabs>
            <w:rPr>
              <w:noProof/>
              <w:lang w:eastAsia="en-US"/>
            </w:rPr>
          </w:pPr>
          <w:hyperlink w:anchor="_Toc483908170" w:history="1">
            <w:r w:rsidR="0015095E" w:rsidRPr="00184821">
              <w:rPr>
                <w:rStyle w:val="Hyperlink"/>
                <w:noProof/>
              </w:rPr>
              <w:t>7.13</w:t>
            </w:r>
            <w:r w:rsidR="0015095E">
              <w:rPr>
                <w:noProof/>
                <w:lang w:eastAsia="en-US"/>
              </w:rPr>
              <w:tab/>
            </w:r>
            <w:r w:rsidR="0015095E" w:rsidRPr="00184821">
              <w:rPr>
                <w:rStyle w:val="Hyperlink"/>
                <w:noProof/>
              </w:rPr>
              <w:t>VSD Receiver Service</w:t>
            </w:r>
            <w:r w:rsidR="0015095E">
              <w:rPr>
                <w:noProof/>
                <w:webHidden/>
              </w:rPr>
              <w:tab/>
            </w:r>
            <w:r w:rsidR="0015095E">
              <w:rPr>
                <w:noProof/>
                <w:webHidden/>
              </w:rPr>
              <w:fldChar w:fldCharType="begin"/>
            </w:r>
            <w:r w:rsidR="0015095E">
              <w:rPr>
                <w:noProof/>
                <w:webHidden/>
              </w:rPr>
              <w:instrText xml:space="preserve"> PAGEREF _Toc483908170 \h </w:instrText>
            </w:r>
            <w:r w:rsidR="0015095E">
              <w:rPr>
                <w:noProof/>
                <w:webHidden/>
              </w:rPr>
            </w:r>
            <w:r w:rsidR="0015095E">
              <w:rPr>
                <w:noProof/>
                <w:webHidden/>
              </w:rPr>
              <w:fldChar w:fldCharType="separate"/>
            </w:r>
            <w:r w:rsidR="0015095E">
              <w:rPr>
                <w:noProof/>
                <w:webHidden/>
              </w:rPr>
              <w:t>25</w:t>
            </w:r>
            <w:r w:rsidR="0015095E">
              <w:rPr>
                <w:noProof/>
                <w:webHidden/>
              </w:rPr>
              <w:fldChar w:fldCharType="end"/>
            </w:r>
          </w:hyperlink>
        </w:p>
        <w:p w14:paraId="31C04C19" w14:textId="5235FA69"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71" w:history="1">
            <w:r w:rsidR="0015095E" w:rsidRPr="00184821">
              <w:rPr>
                <w:rStyle w:val="Hyperlink"/>
                <w:noProof/>
              </w:rPr>
              <w:t>7.13.1</w:t>
            </w:r>
            <w:r w:rsidR="0015095E">
              <w:rPr>
                <w:rFonts w:asciiTheme="minorHAnsi" w:eastAsiaTheme="minorEastAsia" w:hAnsiTheme="minorHAnsi" w:cstheme="minorBidi"/>
                <w:noProof/>
                <w:sz w:val="22"/>
                <w:szCs w:val="22"/>
              </w:rPr>
              <w:tab/>
            </w:r>
            <w:r w:rsidR="0015095E" w:rsidRPr="00184821">
              <w:rPr>
                <w:rStyle w:val="Hyperlink"/>
                <w:noProof/>
              </w:rPr>
              <w:t>VSD Receiver Service Messages and Alerts</w:t>
            </w:r>
            <w:r w:rsidR="0015095E">
              <w:rPr>
                <w:noProof/>
                <w:webHidden/>
              </w:rPr>
              <w:tab/>
            </w:r>
            <w:r w:rsidR="0015095E">
              <w:rPr>
                <w:noProof/>
                <w:webHidden/>
              </w:rPr>
              <w:fldChar w:fldCharType="begin"/>
            </w:r>
            <w:r w:rsidR="0015095E">
              <w:rPr>
                <w:noProof/>
                <w:webHidden/>
              </w:rPr>
              <w:instrText xml:space="preserve"> PAGEREF _Toc483908171 \h </w:instrText>
            </w:r>
            <w:r w:rsidR="0015095E">
              <w:rPr>
                <w:noProof/>
                <w:webHidden/>
              </w:rPr>
            </w:r>
            <w:r w:rsidR="0015095E">
              <w:rPr>
                <w:noProof/>
                <w:webHidden/>
              </w:rPr>
              <w:fldChar w:fldCharType="separate"/>
            </w:r>
            <w:r w:rsidR="0015095E">
              <w:rPr>
                <w:noProof/>
                <w:webHidden/>
              </w:rPr>
              <w:t>26</w:t>
            </w:r>
            <w:r w:rsidR="0015095E">
              <w:rPr>
                <w:noProof/>
                <w:webHidden/>
              </w:rPr>
              <w:fldChar w:fldCharType="end"/>
            </w:r>
          </w:hyperlink>
        </w:p>
        <w:p w14:paraId="393436DF" w14:textId="790C1A71" w:rsidR="0015095E" w:rsidRDefault="00443AE9">
          <w:pPr>
            <w:pStyle w:val="TOC2"/>
            <w:tabs>
              <w:tab w:val="left" w:pos="1080"/>
              <w:tab w:val="right" w:leader="dot" w:pos="9350"/>
            </w:tabs>
            <w:rPr>
              <w:noProof/>
              <w:lang w:eastAsia="en-US"/>
            </w:rPr>
          </w:pPr>
          <w:hyperlink w:anchor="_Toc483908172" w:history="1">
            <w:r w:rsidR="0015095E" w:rsidRPr="00184821">
              <w:rPr>
                <w:rStyle w:val="Hyperlink"/>
                <w:noProof/>
              </w:rPr>
              <w:t>7.14</w:t>
            </w:r>
            <w:r w:rsidR="0015095E">
              <w:rPr>
                <w:noProof/>
                <w:lang w:eastAsia="en-US"/>
              </w:rPr>
              <w:tab/>
            </w:r>
            <w:r w:rsidR="0015095E" w:rsidRPr="00184821">
              <w:rPr>
                <w:rStyle w:val="Hyperlink"/>
                <w:noProof/>
              </w:rPr>
              <w:t>BSM Receive Service via UDP</w:t>
            </w:r>
            <w:r w:rsidR="0015095E">
              <w:rPr>
                <w:noProof/>
                <w:webHidden/>
              </w:rPr>
              <w:tab/>
            </w:r>
            <w:r w:rsidR="0015095E">
              <w:rPr>
                <w:noProof/>
                <w:webHidden/>
              </w:rPr>
              <w:fldChar w:fldCharType="begin"/>
            </w:r>
            <w:r w:rsidR="0015095E">
              <w:rPr>
                <w:noProof/>
                <w:webHidden/>
              </w:rPr>
              <w:instrText xml:space="preserve"> PAGEREF _Toc483908172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2329DB8C" w14:textId="576C516C"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73" w:history="1">
            <w:r w:rsidR="0015095E" w:rsidRPr="00184821">
              <w:rPr>
                <w:rStyle w:val="Hyperlink"/>
                <w:noProof/>
              </w:rPr>
              <w:t>7.14.1</w:t>
            </w:r>
            <w:r w:rsidR="0015095E">
              <w:rPr>
                <w:rFonts w:asciiTheme="minorHAnsi" w:eastAsiaTheme="minorEastAsia" w:hAnsiTheme="minorHAnsi" w:cstheme="minorBidi"/>
                <w:noProof/>
                <w:sz w:val="22"/>
                <w:szCs w:val="22"/>
              </w:rPr>
              <w:tab/>
            </w:r>
            <w:r w:rsidR="0015095E" w:rsidRPr="00184821">
              <w:rPr>
                <w:rStyle w:val="Hyperlink"/>
                <w:noProof/>
              </w:rPr>
              <w:t>BSM Receiver Service Messages and Alerts</w:t>
            </w:r>
            <w:r w:rsidR="0015095E">
              <w:rPr>
                <w:noProof/>
                <w:webHidden/>
              </w:rPr>
              <w:tab/>
            </w:r>
            <w:r w:rsidR="0015095E">
              <w:rPr>
                <w:noProof/>
                <w:webHidden/>
              </w:rPr>
              <w:fldChar w:fldCharType="begin"/>
            </w:r>
            <w:r w:rsidR="0015095E">
              <w:rPr>
                <w:noProof/>
                <w:webHidden/>
              </w:rPr>
              <w:instrText xml:space="preserve"> PAGEREF _Toc483908173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17D85371" w14:textId="4507006B" w:rsidR="0015095E" w:rsidRDefault="00443AE9">
          <w:pPr>
            <w:pStyle w:val="TOC1"/>
            <w:tabs>
              <w:tab w:val="left" w:pos="480"/>
              <w:tab w:val="right" w:leader="dot" w:pos="9350"/>
            </w:tabs>
            <w:rPr>
              <w:noProof/>
              <w:lang w:eastAsia="en-US"/>
            </w:rPr>
          </w:pPr>
          <w:hyperlink w:anchor="_Toc483908174" w:history="1">
            <w:r w:rsidR="0015095E" w:rsidRPr="00184821">
              <w:rPr>
                <w:rStyle w:val="Hyperlink"/>
                <w:noProof/>
              </w:rPr>
              <w:t>8</w:t>
            </w:r>
            <w:r w:rsidR="0015095E">
              <w:rPr>
                <w:noProof/>
                <w:lang w:eastAsia="en-US"/>
              </w:rPr>
              <w:tab/>
            </w:r>
            <w:r w:rsidR="0015095E" w:rsidRPr="00184821">
              <w:rPr>
                <w:rStyle w:val="Hyperlink"/>
                <w:noProof/>
              </w:rPr>
              <w:t>Appendix A: ODE Interface Specification</w:t>
            </w:r>
            <w:r w:rsidR="0015095E">
              <w:rPr>
                <w:noProof/>
                <w:webHidden/>
              </w:rPr>
              <w:tab/>
            </w:r>
            <w:r w:rsidR="0015095E">
              <w:rPr>
                <w:noProof/>
                <w:webHidden/>
              </w:rPr>
              <w:fldChar w:fldCharType="begin"/>
            </w:r>
            <w:r w:rsidR="0015095E">
              <w:rPr>
                <w:noProof/>
                <w:webHidden/>
              </w:rPr>
              <w:instrText xml:space="preserve"> PAGEREF _Toc483908174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6105D7C3" w14:textId="2BF93917" w:rsidR="0015095E" w:rsidRDefault="00443AE9">
          <w:pPr>
            <w:pStyle w:val="TOC2"/>
            <w:tabs>
              <w:tab w:val="left" w:pos="1080"/>
              <w:tab w:val="right" w:leader="dot" w:pos="9350"/>
            </w:tabs>
            <w:rPr>
              <w:noProof/>
              <w:lang w:eastAsia="en-US"/>
            </w:rPr>
          </w:pPr>
          <w:hyperlink w:anchor="_Toc483908175" w:history="1">
            <w:r w:rsidR="0015095E" w:rsidRPr="00184821">
              <w:rPr>
                <w:rStyle w:val="Hyperlink"/>
                <w:noProof/>
              </w:rPr>
              <w:t>8.1</w:t>
            </w:r>
            <w:r w:rsidR="0015095E">
              <w:rPr>
                <w:noProof/>
                <w:lang w:eastAsia="en-US"/>
              </w:rPr>
              <w:tab/>
            </w:r>
            <w:r w:rsidR="0015095E" w:rsidRPr="00184821">
              <w:rPr>
                <w:rStyle w:val="Hyperlink"/>
                <w:noProof/>
              </w:rPr>
              <w:t>File Copy Data Deposit</w:t>
            </w:r>
            <w:r w:rsidR="0015095E">
              <w:rPr>
                <w:noProof/>
                <w:webHidden/>
              </w:rPr>
              <w:tab/>
            </w:r>
            <w:r w:rsidR="0015095E">
              <w:rPr>
                <w:noProof/>
                <w:webHidden/>
              </w:rPr>
              <w:fldChar w:fldCharType="begin"/>
            </w:r>
            <w:r w:rsidR="0015095E">
              <w:rPr>
                <w:noProof/>
                <w:webHidden/>
              </w:rPr>
              <w:instrText xml:space="preserve"> PAGEREF _Toc483908175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38333925" w14:textId="1CF149DB"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76" w:history="1">
            <w:r w:rsidR="0015095E" w:rsidRPr="00184821">
              <w:rPr>
                <w:rStyle w:val="Hyperlink"/>
                <w:noProof/>
              </w:rPr>
              <w:t>8.1.1</w:t>
            </w:r>
            <w:r w:rsidR="0015095E">
              <w:rPr>
                <w:rFonts w:asciiTheme="minorHAnsi" w:eastAsiaTheme="minorEastAsia" w:hAnsiTheme="minorHAnsi" w:cstheme="minorBidi"/>
                <w:noProof/>
                <w:sz w:val="22"/>
                <w:szCs w:val="22"/>
              </w:rPr>
              <w:tab/>
            </w:r>
            <w:r w:rsidR="0015095E" w:rsidRPr="00184821">
              <w:rPr>
                <w:rStyle w:val="Hyperlink"/>
                <w:noProof/>
              </w:rPr>
              <w:t>Messages and Alerts</w:t>
            </w:r>
            <w:r w:rsidR="0015095E">
              <w:rPr>
                <w:noProof/>
                <w:webHidden/>
              </w:rPr>
              <w:tab/>
            </w:r>
            <w:r w:rsidR="0015095E">
              <w:rPr>
                <w:noProof/>
                <w:webHidden/>
              </w:rPr>
              <w:fldChar w:fldCharType="begin"/>
            </w:r>
            <w:r w:rsidR="0015095E">
              <w:rPr>
                <w:noProof/>
                <w:webHidden/>
              </w:rPr>
              <w:instrText xml:space="preserve"> PAGEREF _Toc483908176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20240A19" w14:textId="287C495C" w:rsidR="0015095E" w:rsidRDefault="00443AE9">
          <w:pPr>
            <w:pStyle w:val="TOC2"/>
            <w:tabs>
              <w:tab w:val="left" w:pos="1080"/>
              <w:tab w:val="right" w:leader="dot" w:pos="9350"/>
            </w:tabs>
            <w:rPr>
              <w:noProof/>
              <w:lang w:eastAsia="en-US"/>
            </w:rPr>
          </w:pPr>
          <w:hyperlink w:anchor="_Toc483908177" w:history="1">
            <w:r w:rsidR="0015095E" w:rsidRPr="00184821">
              <w:rPr>
                <w:rStyle w:val="Hyperlink"/>
                <w:noProof/>
              </w:rPr>
              <w:t>8.2</w:t>
            </w:r>
            <w:r w:rsidR="0015095E">
              <w:rPr>
                <w:noProof/>
                <w:lang w:eastAsia="en-US"/>
              </w:rPr>
              <w:tab/>
            </w:r>
            <w:r w:rsidR="0015095E" w:rsidRPr="00184821">
              <w:rPr>
                <w:rStyle w:val="Hyperlink"/>
                <w:noProof/>
              </w:rPr>
              <w:t>ODE REST API</w:t>
            </w:r>
            <w:r w:rsidR="0015095E">
              <w:rPr>
                <w:noProof/>
                <w:webHidden/>
              </w:rPr>
              <w:tab/>
            </w:r>
            <w:r w:rsidR="0015095E">
              <w:rPr>
                <w:noProof/>
                <w:webHidden/>
              </w:rPr>
              <w:fldChar w:fldCharType="begin"/>
            </w:r>
            <w:r w:rsidR="0015095E">
              <w:rPr>
                <w:noProof/>
                <w:webHidden/>
              </w:rPr>
              <w:instrText xml:space="preserve"> PAGEREF _Toc483908177 \h </w:instrText>
            </w:r>
            <w:r w:rsidR="0015095E">
              <w:rPr>
                <w:noProof/>
                <w:webHidden/>
              </w:rPr>
            </w:r>
            <w:r w:rsidR="0015095E">
              <w:rPr>
                <w:noProof/>
                <w:webHidden/>
              </w:rPr>
              <w:fldChar w:fldCharType="separate"/>
            </w:r>
            <w:r w:rsidR="0015095E">
              <w:rPr>
                <w:noProof/>
                <w:webHidden/>
              </w:rPr>
              <w:t>32</w:t>
            </w:r>
            <w:r w:rsidR="0015095E">
              <w:rPr>
                <w:noProof/>
                <w:webHidden/>
              </w:rPr>
              <w:fldChar w:fldCharType="end"/>
            </w:r>
          </w:hyperlink>
        </w:p>
        <w:p w14:paraId="21A429C4" w14:textId="6BE46277"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78" w:history="1">
            <w:r w:rsidR="0015095E" w:rsidRPr="00184821">
              <w:rPr>
                <w:rStyle w:val="Hyperlink"/>
                <w:noProof/>
              </w:rPr>
              <w:t>8.2.1</w:t>
            </w:r>
            <w:r w:rsidR="0015095E">
              <w:rPr>
                <w:rFonts w:asciiTheme="minorHAnsi" w:eastAsiaTheme="minorEastAsia" w:hAnsiTheme="minorHAnsi" w:cstheme="minorBidi"/>
                <w:noProof/>
                <w:sz w:val="22"/>
                <w:szCs w:val="22"/>
              </w:rPr>
              <w:tab/>
            </w:r>
            <w:r w:rsidR="0015095E" w:rsidRPr="00184821">
              <w:rPr>
                <w:rStyle w:val="Hyperlink"/>
                <w:noProof/>
              </w:rPr>
              <w:t>Upload BSM File</w:t>
            </w:r>
            <w:r w:rsidR="0015095E">
              <w:rPr>
                <w:noProof/>
                <w:webHidden/>
              </w:rPr>
              <w:tab/>
            </w:r>
            <w:r w:rsidR="0015095E">
              <w:rPr>
                <w:noProof/>
                <w:webHidden/>
              </w:rPr>
              <w:fldChar w:fldCharType="begin"/>
            </w:r>
            <w:r w:rsidR="0015095E">
              <w:rPr>
                <w:noProof/>
                <w:webHidden/>
              </w:rPr>
              <w:instrText xml:space="preserve"> PAGEREF _Toc483908178 \h </w:instrText>
            </w:r>
            <w:r w:rsidR="0015095E">
              <w:rPr>
                <w:noProof/>
                <w:webHidden/>
              </w:rPr>
            </w:r>
            <w:r w:rsidR="0015095E">
              <w:rPr>
                <w:noProof/>
                <w:webHidden/>
              </w:rPr>
              <w:fldChar w:fldCharType="separate"/>
            </w:r>
            <w:r w:rsidR="0015095E">
              <w:rPr>
                <w:noProof/>
                <w:webHidden/>
              </w:rPr>
              <w:t>35</w:t>
            </w:r>
            <w:r w:rsidR="0015095E">
              <w:rPr>
                <w:noProof/>
                <w:webHidden/>
              </w:rPr>
              <w:fldChar w:fldCharType="end"/>
            </w:r>
          </w:hyperlink>
        </w:p>
        <w:p w14:paraId="31E2FF06" w14:textId="571E057F"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79" w:history="1">
            <w:r w:rsidR="0015095E" w:rsidRPr="00184821">
              <w:rPr>
                <w:rStyle w:val="Hyperlink"/>
                <w:noProof/>
              </w:rPr>
              <w:t>8.2.2</w:t>
            </w:r>
            <w:r w:rsidR="0015095E">
              <w:rPr>
                <w:rFonts w:asciiTheme="minorHAnsi" w:eastAsiaTheme="minorEastAsia" w:hAnsiTheme="minorHAnsi" w:cstheme="minorBidi"/>
                <w:noProof/>
                <w:sz w:val="22"/>
                <w:szCs w:val="22"/>
              </w:rPr>
              <w:tab/>
            </w:r>
            <w:r w:rsidR="0015095E" w:rsidRPr="00184821">
              <w:rPr>
                <w:rStyle w:val="Hyperlink"/>
                <w:noProof/>
              </w:rPr>
              <w:t>MANAGE SNMP API</w:t>
            </w:r>
            <w:r w:rsidR="0015095E">
              <w:rPr>
                <w:noProof/>
                <w:webHidden/>
              </w:rPr>
              <w:tab/>
            </w:r>
            <w:r w:rsidR="0015095E">
              <w:rPr>
                <w:noProof/>
                <w:webHidden/>
              </w:rPr>
              <w:fldChar w:fldCharType="begin"/>
            </w:r>
            <w:r w:rsidR="0015095E">
              <w:rPr>
                <w:noProof/>
                <w:webHidden/>
              </w:rPr>
              <w:instrText xml:space="preserve"> PAGEREF _Toc483908179 \h </w:instrText>
            </w:r>
            <w:r w:rsidR="0015095E">
              <w:rPr>
                <w:noProof/>
                <w:webHidden/>
              </w:rPr>
            </w:r>
            <w:r w:rsidR="0015095E">
              <w:rPr>
                <w:noProof/>
                <w:webHidden/>
              </w:rPr>
              <w:fldChar w:fldCharType="separate"/>
            </w:r>
            <w:r w:rsidR="0015095E">
              <w:rPr>
                <w:noProof/>
                <w:webHidden/>
              </w:rPr>
              <w:t>36</w:t>
            </w:r>
            <w:r w:rsidR="0015095E">
              <w:rPr>
                <w:noProof/>
                <w:webHidden/>
              </w:rPr>
              <w:fldChar w:fldCharType="end"/>
            </w:r>
          </w:hyperlink>
        </w:p>
        <w:p w14:paraId="6C5E5335" w14:textId="22EB3C67"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80" w:history="1">
            <w:r w:rsidR="0015095E" w:rsidRPr="00184821">
              <w:rPr>
                <w:rStyle w:val="Hyperlink"/>
                <w:noProof/>
              </w:rPr>
              <w:t>8.2.3</w:t>
            </w:r>
            <w:r w:rsidR="0015095E">
              <w:rPr>
                <w:rFonts w:asciiTheme="minorHAnsi" w:eastAsiaTheme="minorEastAsia" w:hAnsiTheme="minorHAnsi" w:cstheme="minorBidi"/>
                <w:noProof/>
                <w:sz w:val="22"/>
                <w:szCs w:val="22"/>
              </w:rPr>
              <w:tab/>
            </w:r>
            <w:r w:rsidR="0015095E" w:rsidRPr="00184821">
              <w:rPr>
                <w:rStyle w:val="Hyperlink"/>
                <w:noProof/>
              </w:rPr>
              <w:t>Traveler Information Message (TIM) Interface</w:t>
            </w:r>
            <w:r w:rsidR="0015095E">
              <w:rPr>
                <w:noProof/>
                <w:webHidden/>
              </w:rPr>
              <w:tab/>
            </w:r>
            <w:r w:rsidR="0015095E">
              <w:rPr>
                <w:noProof/>
                <w:webHidden/>
              </w:rPr>
              <w:fldChar w:fldCharType="begin"/>
            </w:r>
            <w:r w:rsidR="0015095E">
              <w:rPr>
                <w:noProof/>
                <w:webHidden/>
              </w:rPr>
              <w:instrText xml:space="preserve"> PAGEREF _Toc483908180 \h </w:instrText>
            </w:r>
            <w:r w:rsidR="0015095E">
              <w:rPr>
                <w:noProof/>
                <w:webHidden/>
              </w:rPr>
            </w:r>
            <w:r w:rsidR="0015095E">
              <w:rPr>
                <w:noProof/>
                <w:webHidden/>
              </w:rPr>
              <w:fldChar w:fldCharType="separate"/>
            </w:r>
            <w:r w:rsidR="0015095E">
              <w:rPr>
                <w:noProof/>
                <w:webHidden/>
              </w:rPr>
              <w:t>37</w:t>
            </w:r>
            <w:r w:rsidR="0015095E">
              <w:rPr>
                <w:noProof/>
                <w:webHidden/>
              </w:rPr>
              <w:fldChar w:fldCharType="end"/>
            </w:r>
          </w:hyperlink>
        </w:p>
        <w:p w14:paraId="79AB03C6" w14:textId="2E032DD8"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81" w:history="1">
            <w:r w:rsidR="0015095E" w:rsidRPr="00184821">
              <w:rPr>
                <w:rStyle w:val="Hyperlink"/>
                <w:noProof/>
              </w:rPr>
              <w:t>8.2.4</w:t>
            </w:r>
            <w:r w:rsidR="0015095E">
              <w:rPr>
                <w:rFonts w:asciiTheme="minorHAnsi" w:eastAsiaTheme="minorEastAsia" w:hAnsiTheme="minorHAnsi" w:cstheme="minorBidi"/>
                <w:noProof/>
                <w:sz w:val="22"/>
                <w:szCs w:val="22"/>
              </w:rPr>
              <w:tab/>
            </w:r>
            <w:r w:rsidR="0015095E" w:rsidRPr="00184821">
              <w:rPr>
                <w:rStyle w:val="Hyperlink"/>
                <w:noProof/>
              </w:rPr>
              <w:t>Probe Data Management Messages (PDM) Interface</w:t>
            </w:r>
            <w:r w:rsidR="0015095E">
              <w:rPr>
                <w:noProof/>
                <w:webHidden/>
              </w:rPr>
              <w:tab/>
            </w:r>
            <w:r w:rsidR="0015095E">
              <w:rPr>
                <w:noProof/>
                <w:webHidden/>
              </w:rPr>
              <w:fldChar w:fldCharType="begin"/>
            </w:r>
            <w:r w:rsidR="0015095E">
              <w:rPr>
                <w:noProof/>
                <w:webHidden/>
              </w:rPr>
              <w:instrText xml:space="preserve"> PAGEREF _Toc483908181 \h </w:instrText>
            </w:r>
            <w:r w:rsidR="0015095E">
              <w:rPr>
                <w:noProof/>
                <w:webHidden/>
              </w:rPr>
            </w:r>
            <w:r w:rsidR="0015095E">
              <w:rPr>
                <w:noProof/>
                <w:webHidden/>
              </w:rPr>
              <w:fldChar w:fldCharType="separate"/>
            </w:r>
            <w:r w:rsidR="0015095E">
              <w:rPr>
                <w:noProof/>
                <w:webHidden/>
              </w:rPr>
              <w:t>38</w:t>
            </w:r>
            <w:r w:rsidR="0015095E">
              <w:rPr>
                <w:noProof/>
                <w:webHidden/>
              </w:rPr>
              <w:fldChar w:fldCharType="end"/>
            </w:r>
          </w:hyperlink>
        </w:p>
        <w:p w14:paraId="30BCB5F2" w14:textId="2573C52A" w:rsidR="0015095E" w:rsidRDefault="00443AE9">
          <w:pPr>
            <w:pStyle w:val="TOC2"/>
            <w:tabs>
              <w:tab w:val="left" w:pos="1080"/>
              <w:tab w:val="right" w:leader="dot" w:pos="9350"/>
            </w:tabs>
            <w:rPr>
              <w:noProof/>
              <w:lang w:eastAsia="en-US"/>
            </w:rPr>
          </w:pPr>
          <w:hyperlink w:anchor="_Toc483908182" w:history="1">
            <w:r w:rsidR="0015095E" w:rsidRPr="00184821">
              <w:rPr>
                <w:rStyle w:val="Hyperlink"/>
                <w:noProof/>
              </w:rPr>
              <w:t>8.3</w:t>
            </w:r>
            <w:r w:rsidR="0015095E">
              <w:rPr>
                <w:noProof/>
                <w:lang w:eastAsia="en-US"/>
              </w:rPr>
              <w:tab/>
            </w:r>
            <w:r w:rsidR="0015095E" w:rsidRPr="00184821">
              <w:rPr>
                <w:rStyle w:val="Hyperlink"/>
                <w:noProof/>
              </w:rPr>
              <w:t>ODE Streaming API</w:t>
            </w:r>
            <w:r w:rsidR="0015095E">
              <w:rPr>
                <w:noProof/>
                <w:webHidden/>
              </w:rPr>
              <w:tab/>
            </w:r>
            <w:r w:rsidR="0015095E">
              <w:rPr>
                <w:noProof/>
                <w:webHidden/>
              </w:rPr>
              <w:fldChar w:fldCharType="begin"/>
            </w:r>
            <w:r w:rsidR="0015095E">
              <w:rPr>
                <w:noProof/>
                <w:webHidden/>
              </w:rPr>
              <w:instrText xml:space="preserve"> PAGEREF _Toc483908182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529CD7DC" w14:textId="295AA927"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83" w:history="1">
            <w:r w:rsidR="0015095E" w:rsidRPr="00184821">
              <w:rPr>
                <w:rStyle w:val="Hyperlink"/>
                <w:noProof/>
              </w:rPr>
              <w:t>8.3.1</w:t>
            </w:r>
            <w:r w:rsidR="0015095E">
              <w:rPr>
                <w:rFonts w:asciiTheme="minorHAnsi" w:eastAsiaTheme="minorEastAsia" w:hAnsiTheme="minorHAnsi" w:cstheme="minorBidi"/>
                <w:noProof/>
                <w:sz w:val="22"/>
                <w:szCs w:val="22"/>
              </w:rPr>
              <w:tab/>
            </w:r>
            <w:r w:rsidR="0015095E" w:rsidRPr="00184821">
              <w:rPr>
                <w:rStyle w:val="Hyperlink"/>
                <w:noProof/>
              </w:rPr>
              <w:t>Direct Kafka Interface</w:t>
            </w:r>
            <w:r w:rsidR="0015095E">
              <w:rPr>
                <w:noProof/>
                <w:webHidden/>
              </w:rPr>
              <w:tab/>
            </w:r>
            <w:r w:rsidR="0015095E">
              <w:rPr>
                <w:noProof/>
                <w:webHidden/>
              </w:rPr>
              <w:fldChar w:fldCharType="begin"/>
            </w:r>
            <w:r w:rsidR="0015095E">
              <w:rPr>
                <w:noProof/>
                <w:webHidden/>
              </w:rPr>
              <w:instrText xml:space="preserve"> PAGEREF _Toc483908183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6611EFAE" w14:textId="7D71D0A4"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84" w:history="1">
            <w:r w:rsidR="0015095E" w:rsidRPr="00184821">
              <w:rPr>
                <w:rStyle w:val="Hyperlink"/>
                <w:noProof/>
              </w:rPr>
              <w:t>8.3.2</w:t>
            </w:r>
            <w:r w:rsidR="0015095E">
              <w:rPr>
                <w:rFonts w:asciiTheme="minorHAnsi" w:eastAsiaTheme="minorEastAsia" w:hAnsiTheme="minorHAnsi" w:cstheme="minorBidi"/>
                <w:noProof/>
                <w:sz w:val="22"/>
                <w:szCs w:val="22"/>
              </w:rPr>
              <w:tab/>
            </w:r>
            <w:r w:rsidR="0015095E" w:rsidRPr="00184821">
              <w:rPr>
                <w:rStyle w:val="Hyperlink"/>
                <w:noProof/>
              </w:rPr>
              <w:t>ODE WebSocket Interface</w:t>
            </w:r>
            <w:r w:rsidR="0015095E">
              <w:rPr>
                <w:noProof/>
                <w:webHidden/>
              </w:rPr>
              <w:tab/>
            </w:r>
            <w:r w:rsidR="0015095E">
              <w:rPr>
                <w:noProof/>
                <w:webHidden/>
              </w:rPr>
              <w:fldChar w:fldCharType="begin"/>
            </w:r>
            <w:r w:rsidR="0015095E">
              <w:rPr>
                <w:noProof/>
                <w:webHidden/>
              </w:rPr>
              <w:instrText xml:space="preserve"> PAGEREF _Toc483908184 \h </w:instrText>
            </w:r>
            <w:r w:rsidR="0015095E">
              <w:rPr>
                <w:noProof/>
                <w:webHidden/>
              </w:rPr>
            </w:r>
            <w:r w:rsidR="0015095E">
              <w:rPr>
                <w:noProof/>
                <w:webHidden/>
              </w:rPr>
              <w:fldChar w:fldCharType="separate"/>
            </w:r>
            <w:r w:rsidR="0015095E">
              <w:rPr>
                <w:noProof/>
                <w:webHidden/>
              </w:rPr>
              <w:t>40</w:t>
            </w:r>
            <w:r w:rsidR="0015095E">
              <w:rPr>
                <w:noProof/>
                <w:webHidden/>
              </w:rPr>
              <w:fldChar w:fldCharType="end"/>
            </w:r>
          </w:hyperlink>
        </w:p>
        <w:p w14:paraId="5924E177" w14:textId="5558D389" w:rsidR="0015095E" w:rsidRDefault="00443AE9">
          <w:pPr>
            <w:pStyle w:val="TOC2"/>
            <w:tabs>
              <w:tab w:val="left" w:pos="1080"/>
              <w:tab w:val="right" w:leader="dot" w:pos="9350"/>
            </w:tabs>
            <w:rPr>
              <w:noProof/>
              <w:lang w:eastAsia="en-US"/>
            </w:rPr>
          </w:pPr>
          <w:hyperlink w:anchor="_Toc483908185" w:history="1">
            <w:r w:rsidR="0015095E" w:rsidRPr="00184821">
              <w:rPr>
                <w:rStyle w:val="Hyperlink"/>
                <w:noProof/>
              </w:rPr>
              <w:t>8.4</w:t>
            </w:r>
            <w:r w:rsidR="0015095E">
              <w:rPr>
                <w:noProof/>
                <w:lang w:eastAsia="en-US"/>
              </w:rPr>
              <w:tab/>
            </w:r>
            <w:r w:rsidR="0015095E" w:rsidRPr="00184821">
              <w:rPr>
                <w:rStyle w:val="Hyperlink"/>
                <w:noProof/>
              </w:rPr>
              <w:t>ODE Request Schemas</w:t>
            </w:r>
            <w:r w:rsidR="0015095E">
              <w:rPr>
                <w:noProof/>
                <w:webHidden/>
              </w:rPr>
              <w:tab/>
            </w:r>
            <w:r w:rsidR="0015095E">
              <w:rPr>
                <w:noProof/>
                <w:webHidden/>
              </w:rPr>
              <w:fldChar w:fldCharType="begin"/>
            </w:r>
            <w:r w:rsidR="0015095E">
              <w:rPr>
                <w:noProof/>
                <w:webHidden/>
              </w:rPr>
              <w:instrText xml:space="preserve"> PAGEREF _Toc483908185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76EA8AB6" w14:textId="49F70A61"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86" w:history="1">
            <w:r w:rsidR="0015095E" w:rsidRPr="00184821">
              <w:rPr>
                <w:rStyle w:val="Hyperlink"/>
                <w:noProof/>
              </w:rPr>
              <w:t>8.4.1</w:t>
            </w:r>
            <w:r w:rsidR="0015095E">
              <w:rPr>
                <w:rFonts w:asciiTheme="minorHAnsi" w:eastAsiaTheme="minorEastAsia" w:hAnsiTheme="minorHAnsi" w:cstheme="minorBidi"/>
                <w:noProof/>
                <w:sz w:val="22"/>
                <w:szCs w:val="22"/>
              </w:rPr>
              <w:tab/>
            </w:r>
            <w:r w:rsidR="0015095E" w:rsidRPr="00184821">
              <w:rPr>
                <w:rStyle w:val="Hyperlink"/>
                <w:noProof/>
              </w:rPr>
              <w:t>ODE Request Message Metadata</w:t>
            </w:r>
            <w:r w:rsidR="0015095E">
              <w:rPr>
                <w:noProof/>
                <w:webHidden/>
              </w:rPr>
              <w:tab/>
            </w:r>
            <w:r w:rsidR="0015095E">
              <w:rPr>
                <w:noProof/>
                <w:webHidden/>
              </w:rPr>
              <w:fldChar w:fldCharType="begin"/>
            </w:r>
            <w:r w:rsidR="0015095E">
              <w:rPr>
                <w:noProof/>
                <w:webHidden/>
              </w:rPr>
              <w:instrText xml:space="preserve"> PAGEREF _Toc483908186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1ED86B52" w14:textId="77D0B8A4" w:rsidR="0015095E" w:rsidRDefault="00443AE9">
          <w:pPr>
            <w:pStyle w:val="TOC2"/>
            <w:tabs>
              <w:tab w:val="left" w:pos="1080"/>
              <w:tab w:val="right" w:leader="dot" w:pos="9350"/>
            </w:tabs>
            <w:rPr>
              <w:noProof/>
              <w:lang w:eastAsia="en-US"/>
            </w:rPr>
          </w:pPr>
          <w:hyperlink w:anchor="_Toc483908187" w:history="1">
            <w:r w:rsidR="0015095E" w:rsidRPr="00184821">
              <w:rPr>
                <w:rStyle w:val="Hyperlink"/>
                <w:noProof/>
              </w:rPr>
              <w:t>8.5</w:t>
            </w:r>
            <w:r w:rsidR="0015095E">
              <w:rPr>
                <w:noProof/>
                <w:lang w:eastAsia="en-US"/>
              </w:rPr>
              <w:tab/>
            </w:r>
            <w:r w:rsidR="0015095E" w:rsidRPr="00184821">
              <w:rPr>
                <w:rStyle w:val="Hyperlink"/>
                <w:noProof/>
              </w:rPr>
              <w:t>ODE Response Schemas</w:t>
            </w:r>
            <w:r w:rsidR="0015095E">
              <w:rPr>
                <w:noProof/>
                <w:webHidden/>
              </w:rPr>
              <w:tab/>
            </w:r>
            <w:r w:rsidR="0015095E">
              <w:rPr>
                <w:noProof/>
                <w:webHidden/>
              </w:rPr>
              <w:fldChar w:fldCharType="begin"/>
            </w:r>
            <w:r w:rsidR="0015095E">
              <w:rPr>
                <w:noProof/>
                <w:webHidden/>
              </w:rPr>
              <w:instrText xml:space="preserve"> PAGEREF _Toc483908187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6F99DE5C" w14:textId="34D928E2"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88" w:history="1">
            <w:r w:rsidR="0015095E" w:rsidRPr="00184821">
              <w:rPr>
                <w:rStyle w:val="Hyperlink"/>
                <w:noProof/>
              </w:rPr>
              <w:t>8.5.1</w:t>
            </w:r>
            <w:r w:rsidR="0015095E">
              <w:rPr>
                <w:rFonts w:asciiTheme="minorHAnsi" w:eastAsiaTheme="minorEastAsia" w:hAnsiTheme="minorHAnsi" w:cstheme="minorBidi"/>
                <w:noProof/>
                <w:sz w:val="22"/>
                <w:szCs w:val="22"/>
              </w:rPr>
              <w:tab/>
            </w:r>
            <w:r w:rsidR="0015095E" w:rsidRPr="00184821">
              <w:rPr>
                <w:rStyle w:val="Hyperlink"/>
                <w:noProof/>
              </w:rPr>
              <w:t>ODE Data Message</w:t>
            </w:r>
            <w:r w:rsidR="0015095E">
              <w:rPr>
                <w:noProof/>
                <w:webHidden/>
              </w:rPr>
              <w:tab/>
            </w:r>
            <w:r w:rsidR="0015095E">
              <w:rPr>
                <w:noProof/>
                <w:webHidden/>
              </w:rPr>
              <w:fldChar w:fldCharType="begin"/>
            </w:r>
            <w:r w:rsidR="0015095E">
              <w:rPr>
                <w:noProof/>
                <w:webHidden/>
              </w:rPr>
              <w:instrText xml:space="preserve"> PAGEREF _Toc483908188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7CF46AC0" w14:textId="70C66803"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89" w:history="1">
            <w:r w:rsidR="0015095E" w:rsidRPr="00184821">
              <w:rPr>
                <w:rStyle w:val="Hyperlink"/>
                <w:noProof/>
              </w:rPr>
              <w:t>8.5.2</w:t>
            </w:r>
            <w:r w:rsidR="0015095E">
              <w:rPr>
                <w:rFonts w:asciiTheme="minorHAnsi" w:eastAsiaTheme="minorEastAsia" w:hAnsiTheme="minorHAnsi" w:cstheme="minorBidi"/>
                <w:noProof/>
                <w:sz w:val="22"/>
                <w:szCs w:val="22"/>
              </w:rPr>
              <w:tab/>
            </w:r>
            <w:r w:rsidR="0015095E" w:rsidRPr="00184821">
              <w:rPr>
                <w:rStyle w:val="Hyperlink"/>
                <w:noProof/>
              </w:rPr>
              <w:t>ODE Message Metadata</w:t>
            </w:r>
            <w:r w:rsidR="0015095E">
              <w:rPr>
                <w:noProof/>
                <w:webHidden/>
              </w:rPr>
              <w:tab/>
            </w:r>
            <w:r w:rsidR="0015095E">
              <w:rPr>
                <w:noProof/>
                <w:webHidden/>
              </w:rPr>
              <w:fldChar w:fldCharType="begin"/>
            </w:r>
            <w:r w:rsidR="0015095E">
              <w:rPr>
                <w:noProof/>
                <w:webHidden/>
              </w:rPr>
              <w:instrText xml:space="preserve"> PAGEREF _Toc483908189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47B0475A" w14:textId="76FE6DC6"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90" w:history="1">
            <w:r w:rsidR="0015095E" w:rsidRPr="00184821">
              <w:rPr>
                <w:rStyle w:val="Hyperlink"/>
                <w:noProof/>
              </w:rPr>
              <w:t>8.5.3</w:t>
            </w:r>
            <w:r w:rsidR="0015095E">
              <w:rPr>
                <w:rFonts w:asciiTheme="minorHAnsi" w:eastAsiaTheme="minorEastAsia" w:hAnsiTheme="minorHAnsi" w:cstheme="minorBidi"/>
                <w:noProof/>
                <w:sz w:val="22"/>
                <w:szCs w:val="22"/>
              </w:rPr>
              <w:tab/>
            </w:r>
            <w:r w:rsidR="0015095E" w:rsidRPr="00184821">
              <w:rPr>
                <w:rStyle w:val="Hyperlink"/>
                <w:noProof/>
              </w:rPr>
              <w:t>ODE Payload Violation</w:t>
            </w:r>
            <w:r w:rsidR="0015095E">
              <w:rPr>
                <w:noProof/>
                <w:webHidden/>
              </w:rPr>
              <w:tab/>
            </w:r>
            <w:r w:rsidR="0015095E">
              <w:rPr>
                <w:noProof/>
                <w:webHidden/>
              </w:rPr>
              <w:fldChar w:fldCharType="begin"/>
            </w:r>
            <w:r w:rsidR="0015095E">
              <w:rPr>
                <w:noProof/>
                <w:webHidden/>
              </w:rPr>
              <w:instrText xml:space="preserve"> PAGEREF _Toc483908190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50AE2E6C" w14:textId="482E06F1"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91" w:history="1">
            <w:r w:rsidR="0015095E" w:rsidRPr="00184821">
              <w:rPr>
                <w:rStyle w:val="Hyperlink"/>
                <w:noProof/>
              </w:rPr>
              <w:t>8.5.4</w:t>
            </w:r>
            <w:r w:rsidR="0015095E">
              <w:rPr>
                <w:rFonts w:asciiTheme="minorHAnsi" w:eastAsiaTheme="minorEastAsia" w:hAnsiTheme="minorHAnsi" w:cstheme="minorBidi"/>
                <w:noProof/>
                <w:sz w:val="22"/>
                <w:szCs w:val="22"/>
              </w:rPr>
              <w:tab/>
            </w:r>
            <w:r w:rsidR="0015095E" w:rsidRPr="00184821">
              <w:rPr>
                <w:rStyle w:val="Hyperlink"/>
                <w:noProof/>
              </w:rPr>
              <w:t>ODE GET TOKEN Response</w:t>
            </w:r>
            <w:r w:rsidR="0015095E">
              <w:rPr>
                <w:noProof/>
                <w:webHidden/>
              </w:rPr>
              <w:tab/>
            </w:r>
            <w:r w:rsidR="0015095E">
              <w:rPr>
                <w:noProof/>
                <w:webHidden/>
              </w:rPr>
              <w:fldChar w:fldCharType="begin"/>
            </w:r>
            <w:r w:rsidR="0015095E">
              <w:rPr>
                <w:noProof/>
                <w:webHidden/>
              </w:rPr>
              <w:instrText xml:space="preserve"> PAGEREF _Toc483908191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4537C033" w14:textId="0435ED32"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92" w:history="1">
            <w:r w:rsidR="0015095E" w:rsidRPr="00184821">
              <w:rPr>
                <w:rStyle w:val="Hyperlink"/>
                <w:noProof/>
              </w:rPr>
              <w:t>8.5.5</w:t>
            </w:r>
            <w:r w:rsidR="0015095E">
              <w:rPr>
                <w:rFonts w:asciiTheme="minorHAnsi" w:eastAsiaTheme="minorEastAsia" w:hAnsiTheme="minorHAnsi" w:cstheme="minorBidi"/>
                <w:noProof/>
                <w:sz w:val="22"/>
                <w:szCs w:val="22"/>
              </w:rPr>
              <w:tab/>
            </w:r>
            <w:r w:rsidR="0015095E" w:rsidRPr="00184821">
              <w:rPr>
                <w:rStyle w:val="Hyperlink"/>
                <w:noProof/>
              </w:rPr>
              <w:t>ODE Status Message</w:t>
            </w:r>
            <w:r w:rsidR="0015095E">
              <w:rPr>
                <w:noProof/>
                <w:webHidden/>
              </w:rPr>
              <w:tab/>
            </w:r>
            <w:r w:rsidR="0015095E">
              <w:rPr>
                <w:noProof/>
                <w:webHidden/>
              </w:rPr>
              <w:fldChar w:fldCharType="begin"/>
            </w:r>
            <w:r w:rsidR="0015095E">
              <w:rPr>
                <w:noProof/>
                <w:webHidden/>
              </w:rPr>
              <w:instrText xml:space="preserve"> PAGEREF _Toc483908192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06D52BA3" w14:textId="738339D8"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93" w:history="1">
            <w:r w:rsidR="0015095E" w:rsidRPr="00184821">
              <w:rPr>
                <w:rStyle w:val="Hyperlink"/>
                <w:noProof/>
              </w:rPr>
              <w:t>8.5.6</w:t>
            </w:r>
            <w:r w:rsidR="0015095E">
              <w:rPr>
                <w:rFonts w:asciiTheme="minorHAnsi" w:eastAsiaTheme="minorEastAsia" w:hAnsiTheme="minorHAnsi" w:cstheme="minorBidi"/>
                <w:noProof/>
                <w:sz w:val="22"/>
                <w:szCs w:val="22"/>
              </w:rPr>
              <w:tab/>
            </w:r>
            <w:r w:rsidR="0015095E" w:rsidRPr="00184821">
              <w:rPr>
                <w:rStyle w:val="Hyperlink"/>
                <w:noProof/>
              </w:rPr>
              <w:t>ODE Control Message</w:t>
            </w:r>
            <w:r w:rsidR="0015095E">
              <w:rPr>
                <w:noProof/>
                <w:webHidden/>
              </w:rPr>
              <w:tab/>
            </w:r>
            <w:r w:rsidR="0015095E">
              <w:rPr>
                <w:noProof/>
                <w:webHidden/>
              </w:rPr>
              <w:fldChar w:fldCharType="begin"/>
            </w:r>
            <w:r w:rsidR="0015095E">
              <w:rPr>
                <w:noProof/>
                <w:webHidden/>
              </w:rPr>
              <w:instrText xml:space="preserve"> PAGEREF _Toc483908193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3AF7CE27" w14:textId="719B811A"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94" w:history="1">
            <w:r w:rsidR="0015095E" w:rsidRPr="00184821">
              <w:rPr>
                <w:rStyle w:val="Hyperlink"/>
                <w:noProof/>
              </w:rPr>
              <w:t>8.5.7</w:t>
            </w:r>
            <w:r w:rsidR="0015095E">
              <w:rPr>
                <w:rFonts w:asciiTheme="minorHAnsi" w:eastAsiaTheme="minorEastAsia" w:hAnsiTheme="minorHAnsi" w:cstheme="minorBidi"/>
                <w:noProof/>
                <w:sz w:val="22"/>
                <w:szCs w:val="22"/>
              </w:rPr>
              <w:tab/>
            </w:r>
            <w:r w:rsidR="0015095E" w:rsidRPr="00184821">
              <w:rPr>
                <w:rStyle w:val="Hyperlink"/>
                <w:noProof/>
              </w:rPr>
              <w:t>ODE Data Message Payload</w:t>
            </w:r>
            <w:r w:rsidR="0015095E">
              <w:rPr>
                <w:noProof/>
                <w:webHidden/>
              </w:rPr>
              <w:tab/>
            </w:r>
            <w:r w:rsidR="0015095E">
              <w:rPr>
                <w:noProof/>
                <w:webHidden/>
              </w:rPr>
              <w:fldChar w:fldCharType="begin"/>
            </w:r>
            <w:r w:rsidR="0015095E">
              <w:rPr>
                <w:noProof/>
                <w:webHidden/>
              </w:rPr>
              <w:instrText xml:space="preserve"> PAGEREF _Toc483908194 \h </w:instrText>
            </w:r>
            <w:r w:rsidR="0015095E">
              <w:rPr>
                <w:noProof/>
                <w:webHidden/>
              </w:rPr>
            </w:r>
            <w:r w:rsidR="0015095E">
              <w:rPr>
                <w:noProof/>
                <w:webHidden/>
              </w:rPr>
              <w:fldChar w:fldCharType="separate"/>
            </w:r>
            <w:r w:rsidR="0015095E">
              <w:rPr>
                <w:noProof/>
                <w:webHidden/>
              </w:rPr>
              <w:t>47</w:t>
            </w:r>
            <w:r w:rsidR="0015095E">
              <w:rPr>
                <w:noProof/>
                <w:webHidden/>
              </w:rPr>
              <w:fldChar w:fldCharType="end"/>
            </w:r>
          </w:hyperlink>
        </w:p>
        <w:p w14:paraId="4FAC8203" w14:textId="00B4FCA3" w:rsidR="0015095E" w:rsidRDefault="00443AE9">
          <w:pPr>
            <w:pStyle w:val="TOC3"/>
            <w:tabs>
              <w:tab w:val="left" w:pos="1440"/>
              <w:tab w:val="right" w:leader="dot" w:pos="9350"/>
            </w:tabs>
            <w:rPr>
              <w:rFonts w:asciiTheme="minorHAnsi" w:eastAsiaTheme="minorEastAsia" w:hAnsiTheme="minorHAnsi" w:cstheme="minorBidi"/>
              <w:noProof/>
              <w:sz w:val="22"/>
              <w:szCs w:val="22"/>
            </w:rPr>
          </w:pPr>
          <w:hyperlink w:anchor="_Toc483908195" w:history="1">
            <w:r w:rsidR="0015095E" w:rsidRPr="00184821">
              <w:rPr>
                <w:rStyle w:val="Hyperlink"/>
                <w:noProof/>
              </w:rPr>
              <w:t>8.5.8</w:t>
            </w:r>
            <w:r w:rsidR="0015095E">
              <w:rPr>
                <w:rFonts w:asciiTheme="minorHAnsi" w:eastAsiaTheme="minorEastAsia" w:hAnsiTheme="minorHAnsi" w:cstheme="minorBidi"/>
                <w:noProof/>
                <w:sz w:val="22"/>
                <w:szCs w:val="22"/>
              </w:rPr>
              <w:tab/>
            </w:r>
            <w:r w:rsidR="0015095E" w:rsidRPr="00184821">
              <w:rPr>
                <w:rStyle w:val="Hyperlink"/>
                <w:noProof/>
              </w:rPr>
              <w:t>ODE Data Message Supporting Data Structures</w:t>
            </w:r>
            <w:r w:rsidR="0015095E">
              <w:rPr>
                <w:noProof/>
                <w:webHidden/>
              </w:rPr>
              <w:tab/>
            </w:r>
            <w:r w:rsidR="0015095E">
              <w:rPr>
                <w:noProof/>
                <w:webHidden/>
              </w:rPr>
              <w:fldChar w:fldCharType="begin"/>
            </w:r>
            <w:r w:rsidR="0015095E">
              <w:rPr>
                <w:noProof/>
                <w:webHidden/>
              </w:rPr>
              <w:instrText xml:space="preserve"> PAGEREF _Toc483908195 \h </w:instrText>
            </w:r>
            <w:r w:rsidR="0015095E">
              <w:rPr>
                <w:noProof/>
                <w:webHidden/>
              </w:rPr>
            </w:r>
            <w:r w:rsidR="0015095E">
              <w:rPr>
                <w:noProof/>
                <w:webHidden/>
              </w:rPr>
              <w:fldChar w:fldCharType="separate"/>
            </w:r>
            <w:r w:rsidR="0015095E">
              <w:rPr>
                <w:noProof/>
                <w:webHidden/>
              </w:rPr>
              <w:t>48</w:t>
            </w:r>
            <w:r w:rsidR="0015095E">
              <w:rPr>
                <w:noProof/>
                <w:webHidden/>
              </w:rPr>
              <w:fldChar w:fldCharType="end"/>
            </w:r>
          </w:hyperlink>
        </w:p>
        <w:p w14:paraId="779BBBDA" w14:textId="1315E8E4"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83908129"/>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sz w:val="20"/>
                <w:szCs w:val="20"/>
              </w:rPr>
            </w:pPr>
            <w:r>
              <w:rPr>
                <w:sz w:val="20"/>
                <w:szCs w:val="20"/>
              </w:rPr>
              <w:t>0.</w:t>
            </w:r>
            <w:r w:rsidR="00C802D1">
              <w:rPr>
                <w:sz w:val="20"/>
                <w:szCs w:val="20"/>
              </w:rPr>
              <w:t>7</w:t>
            </w:r>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r w:rsidR="00FB7FD7" w:rsidRPr="00443E64">
              <w:rPr>
                <w:sz w:val="20"/>
                <w:szCs w:val="20"/>
              </w:rPr>
              <w:t xml:space="preserve"> </w:t>
            </w:r>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r w:rsidR="00514A2A">
              <w:rPr>
                <w:sz w:val="20"/>
                <w:szCs w:val="20"/>
              </w:rPr>
              <w:t>30</w:t>
            </w:r>
            <w:r>
              <w:rPr>
                <w:sz w:val="20"/>
                <w:szCs w:val="20"/>
              </w:rPr>
              <w:t>/2017</w:t>
            </w:r>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r w:rsidR="00514A2A">
              <w:rPr>
                <w:sz w:val="20"/>
                <w:szCs w:val="20"/>
              </w:rPr>
              <w:t xml:space="preserve">VSD </w:t>
            </w:r>
            <w:r>
              <w:rPr>
                <w:sz w:val="20"/>
                <w:szCs w:val="20"/>
              </w:rPr>
              <w:t>documentation</w:t>
            </w:r>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r w:rsidR="00AD4163" w14:paraId="05C8FD9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394E92C" w14:textId="0AB62F34" w:rsidR="00AD4163" w:rsidRDefault="00AD4163" w:rsidP="00832DFA">
            <w:pPr>
              <w:pStyle w:val="NormalArial11"/>
              <w:rPr>
                <w:sz w:val="20"/>
                <w:szCs w:val="20"/>
              </w:rPr>
            </w:pPr>
            <w:r>
              <w:rPr>
                <w:sz w:val="20"/>
                <w:szCs w:val="20"/>
              </w:rPr>
              <w:t>0.9</w:t>
            </w:r>
          </w:p>
        </w:tc>
        <w:tc>
          <w:tcPr>
            <w:tcW w:w="1820" w:type="dxa"/>
          </w:tcPr>
          <w:p w14:paraId="12C213D4" w14:textId="0A3D9617" w:rsidR="00AD4163" w:rsidRDefault="00AD4163"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3A7F737F" w14:textId="77B3ACAB" w:rsidR="00AD4163" w:rsidRDefault="00AD4163"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8/28/2017</w:t>
            </w:r>
          </w:p>
        </w:tc>
        <w:tc>
          <w:tcPr>
            <w:tcW w:w="4841" w:type="dxa"/>
          </w:tcPr>
          <w:p w14:paraId="467EB3EA" w14:textId="194A115D" w:rsidR="00AD4163" w:rsidRDefault="00AD4163"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properties table</w:t>
            </w:r>
            <w:r w:rsidR="00810E84">
              <w:rPr>
                <w:sz w:val="20"/>
                <w:szCs w:val="20"/>
              </w:rPr>
              <w:t>. TIM/PDM REST details moved to Swagger document.</w:t>
            </w:r>
          </w:p>
        </w:tc>
      </w:tr>
      <w:tr w:rsidR="00395137" w14:paraId="153296D1"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6044D4E7" w14:textId="4FEC1A61" w:rsidR="00395137" w:rsidRDefault="00395137" w:rsidP="00832DFA">
            <w:pPr>
              <w:pStyle w:val="NormalArial11"/>
              <w:rPr>
                <w:sz w:val="20"/>
                <w:szCs w:val="20"/>
              </w:rPr>
            </w:pPr>
            <w:r>
              <w:rPr>
                <w:sz w:val="20"/>
                <w:szCs w:val="20"/>
              </w:rPr>
              <w:t>0.10</w:t>
            </w:r>
          </w:p>
        </w:tc>
        <w:tc>
          <w:tcPr>
            <w:tcW w:w="1820" w:type="dxa"/>
          </w:tcPr>
          <w:p w14:paraId="4BA881D3" w14:textId="0243E1D7" w:rsidR="00395137" w:rsidRDefault="00395137"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A8968AD" w14:textId="5D778AF1" w:rsidR="00395137" w:rsidRDefault="00395137"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9/1/2017</w:t>
            </w:r>
          </w:p>
        </w:tc>
        <w:tc>
          <w:tcPr>
            <w:tcW w:w="4841" w:type="dxa"/>
          </w:tcPr>
          <w:p w14:paraId="24817357" w14:textId="336AF040" w:rsidR="00395137" w:rsidRDefault="00395137"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log file handling</w:t>
            </w:r>
          </w:p>
        </w:tc>
      </w:tr>
      <w:tr w:rsidR="00E533B4" w14:paraId="2596C3F6"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B47B520" w14:textId="6D1D1993" w:rsidR="00E533B4" w:rsidRDefault="00E533B4" w:rsidP="00832DFA">
            <w:pPr>
              <w:pStyle w:val="NormalArial11"/>
              <w:rPr>
                <w:sz w:val="20"/>
                <w:szCs w:val="20"/>
              </w:rPr>
            </w:pPr>
            <w:r>
              <w:rPr>
                <w:sz w:val="20"/>
                <w:szCs w:val="20"/>
              </w:rPr>
              <w:t>0.11</w:t>
            </w:r>
          </w:p>
        </w:tc>
        <w:tc>
          <w:tcPr>
            <w:tcW w:w="1820" w:type="dxa"/>
          </w:tcPr>
          <w:p w14:paraId="58FC3144" w14:textId="74F5811E" w:rsidR="00E533B4" w:rsidRDefault="00E533B4"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5DFAD0B9" w14:textId="0B7A91AD" w:rsidR="00E533B4" w:rsidRDefault="00E533B4"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10/31/2017</w:t>
            </w:r>
          </w:p>
        </w:tc>
        <w:tc>
          <w:tcPr>
            <w:tcW w:w="4841" w:type="dxa"/>
          </w:tcPr>
          <w:p w14:paraId="7A262CEF" w14:textId="3B2D0AD0" w:rsidR="00E533B4" w:rsidRDefault="00E533B4"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for open-ode</w:t>
            </w:r>
          </w:p>
        </w:tc>
      </w:tr>
      <w:tr w:rsidR="001308FA" w14:paraId="31DC3F8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3BCB072F" w14:textId="23F7504F" w:rsidR="001308FA" w:rsidRDefault="001308FA" w:rsidP="00832DFA">
            <w:pPr>
              <w:pStyle w:val="NormalArial11"/>
              <w:rPr>
                <w:sz w:val="20"/>
                <w:szCs w:val="20"/>
              </w:rPr>
            </w:pPr>
            <w:r>
              <w:rPr>
                <w:sz w:val="20"/>
                <w:szCs w:val="20"/>
              </w:rPr>
              <w:t>0.12</w:t>
            </w:r>
          </w:p>
        </w:tc>
        <w:tc>
          <w:tcPr>
            <w:tcW w:w="1820" w:type="dxa"/>
          </w:tcPr>
          <w:p w14:paraId="76DF6BA4" w14:textId="017AE0A2" w:rsidR="001308FA" w:rsidRDefault="001308F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74315D0C" w14:textId="6B27D6C4" w:rsidR="001308FA" w:rsidRDefault="001308F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1/10/2018</w:t>
            </w:r>
          </w:p>
        </w:tc>
        <w:tc>
          <w:tcPr>
            <w:tcW w:w="4841" w:type="dxa"/>
          </w:tcPr>
          <w:p w14:paraId="24CB99E9" w14:textId="560B682C" w:rsidR="001308FA" w:rsidRDefault="001308F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Updated SDC/SDW WebSockets end-point</w:t>
            </w:r>
          </w:p>
        </w:tc>
      </w:tr>
      <w:tr w:rsidR="00B61686" w14:paraId="5D2B3F10"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1555BD8C" w14:textId="65E9F0EA" w:rsidR="00B61686" w:rsidRDefault="00B61686" w:rsidP="00832DFA">
            <w:pPr>
              <w:pStyle w:val="NormalArial11"/>
              <w:rPr>
                <w:sz w:val="20"/>
                <w:szCs w:val="20"/>
              </w:rPr>
            </w:pPr>
            <w:r>
              <w:rPr>
                <w:sz w:val="20"/>
                <w:szCs w:val="20"/>
              </w:rPr>
              <w:t>0.13</w:t>
            </w:r>
          </w:p>
        </w:tc>
        <w:tc>
          <w:tcPr>
            <w:tcW w:w="1820" w:type="dxa"/>
          </w:tcPr>
          <w:p w14:paraId="155556E3" w14:textId="073F0E88" w:rsidR="00B61686" w:rsidRDefault="00B61686"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05F310B2" w14:textId="4C0A42C4" w:rsidR="00B61686" w:rsidRDefault="00B61686"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1/23/2018</w:t>
            </w:r>
          </w:p>
        </w:tc>
        <w:tc>
          <w:tcPr>
            <w:tcW w:w="4841" w:type="dxa"/>
          </w:tcPr>
          <w:p w14:paraId="58D4220D" w14:textId="2789D1BA" w:rsidR="00B61686" w:rsidRDefault="00B61686"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4</w:t>
            </w:r>
          </w:p>
        </w:tc>
      </w:tr>
      <w:tr w:rsidR="000901B3" w14:paraId="5511878C"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1577C1C" w14:textId="1C89E851" w:rsidR="000901B3" w:rsidRDefault="000901B3" w:rsidP="00832DFA">
            <w:pPr>
              <w:pStyle w:val="NormalArial11"/>
              <w:rPr>
                <w:sz w:val="20"/>
                <w:szCs w:val="20"/>
              </w:rPr>
            </w:pPr>
            <w:r>
              <w:rPr>
                <w:sz w:val="20"/>
                <w:szCs w:val="20"/>
              </w:rPr>
              <w:t>0.14</w:t>
            </w:r>
          </w:p>
        </w:tc>
        <w:tc>
          <w:tcPr>
            <w:tcW w:w="1820" w:type="dxa"/>
          </w:tcPr>
          <w:p w14:paraId="344104C1" w14:textId="71A238D3" w:rsidR="000901B3" w:rsidRDefault="000901B3"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3D603E00" w14:textId="776AE8D7" w:rsidR="000901B3" w:rsidRDefault="000901B3"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2/14/2018</w:t>
            </w:r>
          </w:p>
        </w:tc>
        <w:tc>
          <w:tcPr>
            <w:tcW w:w="4841" w:type="dxa"/>
          </w:tcPr>
          <w:p w14:paraId="30375055" w14:textId="5B73796A" w:rsidR="000901B3" w:rsidRDefault="000901B3"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GZIP documentation</w:t>
            </w:r>
          </w:p>
        </w:tc>
      </w:tr>
    </w:tbl>
    <w:p w14:paraId="57772AE4" w14:textId="2B343F36" w:rsidR="00314B85" w:rsidRDefault="00FB7FD7" w:rsidP="00314B85">
      <w:pPr>
        <w:rPr>
          <w:rFonts w:eastAsia="Calibri"/>
        </w:rPr>
      </w:pPr>
      <w:r>
        <w:t xml:space="preserve"> </w:t>
      </w:r>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83908130"/>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83908131"/>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83908132"/>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525D1C1" w:rsidR="00453261" w:rsidRDefault="00E533B4" w:rsidP="00B473AE">
      <w:pPr>
        <w:keepNext/>
        <w:jc w:val="center"/>
      </w:pPr>
      <w:r>
        <w:rPr>
          <w:noProof/>
          <w:lang w:eastAsia="en-US"/>
        </w:rPr>
        <w:drawing>
          <wp:inline distT="0" distB="0" distL="0" distR="0" wp14:anchorId="21E7B412" wp14:editId="12064EB8">
            <wp:extent cx="5943600" cy="2526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flow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767F147D" w14:textId="4E42E502" w:rsidR="00453261" w:rsidRDefault="00453261" w:rsidP="00B473AE">
      <w:pPr>
        <w:pStyle w:val="Caption"/>
        <w:jc w:val="center"/>
      </w:pPr>
      <w:bookmarkStart w:id="6" w:name="_Ref470259075"/>
      <w:bookmarkStart w:id="7" w:name="_Ref470259081"/>
      <w:r>
        <w:t xml:space="preserve">Figure </w:t>
      </w:r>
      <w:r w:rsidR="00CC6B10">
        <w:fldChar w:fldCharType="begin"/>
      </w:r>
      <w:r w:rsidR="00CC6B10">
        <w:instrText xml:space="preserve"> SEQ Figure \* ARABIC </w:instrText>
      </w:r>
      <w:r w:rsidR="00CC6B10">
        <w:fldChar w:fldCharType="separate"/>
      </w:r>
      <w:r w:rsidR="003D1E97">
        <w:rPr>
          <w:noProof/>
        </w:rPr>
        <w:t>1</w:t>
      </w:r>
      <w:r w:rsidR="00CC6B10">
        <w:rPr>
          <w:noProof/>
        </w:rPr>
        <w:fldChar w:fldCharType="end"/>
      </w:r>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83908133"/>
      <w:r w:rsidRPr="00116242">
        <w:t>Audience</w:t>
      </w:r>
      <w:bookmarkEnd w:id="8"/>
      <w:bookmarkEnd w:id="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83908134"/>
      <w:r w:rsidRPr="00116242">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lastRenderedPageBreak/>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83908135"/>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83908136"/>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83908137"/>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443AE9"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83908138"/>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443AE9"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83908139"/>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83908140"/>
      <w:r>
        <w:t>Git</w:t>
      </w:r>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4" w:name="_Toc462052238"/>
      <w:bookmarkStart w:id="25" w:name="_Toc483908141"/>
      <w:r w:rsidRPr="003213A4">
        <w:t>Build</w:t>
      </w:r>
      <w:r w:rsidR="00ED0E13">
        <w:t>ing</w:t>
      </w:r>
      <w:r w:rsidRPr="003213A4">
        <w:t xml:space="preserve"> </w:t>
      </w:r>
      <w:bookmarkEnd w:id="24"/>
      <w:r w:rsidR="00C110E9">
        <w:t xml:space="preserve">ODE </w:t>
      </w:r>
      <w:r w:rsidR="00ED0E13">
        <w:t>Software Artifacts</w:t>
      </w:r>
      <w:bookmarkEnd w:id="25"/>
    </w:p>
    <w:p w14:paraId="520F1036" w14:textId="396C200A" w:rsidR="00263948" w:rsidRDefault="00C110E9" w:rsidP="00C26C45">
      <w:r>
        <w:t xml:space="preserve">The ODE source code is maintained in </w:t>
      </w:r>
      <w:r w:rsidR="00260A38">
        <w:t xml:space="preserve">several </w:t>
      </w:r>
      <w:r>
        <w:t>separate Git repositories</w:t>
      </w:r>
      <w:r w:rsidR="00263948">
        <w:t>. Instructions for obtaining and installing the following repositories can be found in the jpo-ode/README.md document:</w:t>
      </w:r>
    </w:p>
    <w:tbl>
      <w:tblPr>
        <w:tblStyle w:val="TableGrid"/>
        <w:tblW w:w="9535" w:type="dxa"/>
        <w:tblLook w:val="04A0" w:firstRow="1" w:lastRow="0" w:firstColumn="1" w:lastColumn="0" w:noHBand="0" w:noVBand="1"/>
      </w:tblPr>
      <w:tblGrid>
        <w:gridCol w:w="1763"/>
        <w:gridCol w:w="1176"/>
        <w:gridCol w:w="2375"/>
        <w:gridCol w:w="4221"/>
      </w:tblGrid>
      <w:tr w:rsidR="00263948" w14:paraId="0D17863D" w14:textId="387B4DA6" w:rsidTr="006A5B50">
        <w:tc>
          <w:tcPr>
            <w:tcW w:w="1763" w:type="dxa"/>
          </w:tcPr>
          <w:p w14:paraId="2D510307" w14:textId="64A953AB" w:rsidR="00263948" w:rsidRDefault="00263948" w:rsidP="00C26C45">
            <w:r>
              <w:t>Repository</w:t>
            </w:r>
          </w:p>
        </w:tc>
        <w:tc>
          <w:tcPr>
            <w:tcW w:w="1176" w:type="dxa"/>
          </w:tcPr>
          <w:p w14:paraId="17EDF2D2" w14:textId="7ED32C83" w:rsidR="00263948" w:rsidRDefault="00263948" w:rsidP="00C26C45">
            <w:r>
              <w:t>Visibility</w:t>
            </w:r>
          </w:p>
        </w:tc>
        <w:tc>
          <w:tcPr>
            <w:tcW w:w="2375" w:type="dxa"/>
          </w:tcPr>
          <w:p w14:paraId="1E891C83" w14:textId="078181FA" w:rsidR="00263948" w:rsidRDefault="00263948" w:rsidP="00C26C45">
            <w:r>
              <w:t>Description</w:t>
            </w:r>
          </w:p>
        </w:tc>
        <w:tc>
          <w:tcPr>
            <w:tcW w:w="4221" w:type="dxa"/>
          </w:tcPr>
          <w:p w14:paraId="6D5EB4DD" w14:textId="5D497592" w:rsidR="00263948" w:rsidRDefault="00263948" w:rsidP="00C26C45">
            <w:r>
              <w:t>Source</w:t>
            </w:r>
          </w:p>
        </w:tc>
      </w:tr>
      <w:tr w:rsidR="00263948" w14:paraId="516C9109" w14:textId="654D8123" w:rsidTr="006A5B50">
        <w:tc>
          <w:tcPr>
            <w:tcW w:w="1763" w:type="dxa"/>
          </w:tcPr>
          <w:p w14:paraId="5A8591EC" w14:textId="3742E435" w:rsidR="00263948" w:rsidRDefault="00263948" w:rsidP="00C26C45">
            <w:r w:rsidRPr="00263948">
              <w:t>jpo-ode</w:t>
            </w:r>
          </w:p>
        </w:tc>
        <w:tc>
          <w:tcPr>
            <w:tcW w:w="1176" w:type="dxa"/>
          </w:tcPr>
          <w:p w14:paraId="513BFAAD" w14:textId="0EB4C3D3" w:rsidR="00263948" w:rsidRDefault="00263948" w:rsidP="00C26C45">
            <w:r>
              <w:t>public</w:t>
            </w:r>
          </w:p>
        </w:tc>
        <w:tc>
          <w:tcPr>
            <w:tcW w:w="2375" w:type="dxa"/>
          </w:tcPr>
          <w:p w14:paraId="050CA6ED" w14:textId="273CA1CD" w:rsidR="00263948" w:rsidRDefault="00263948" w:rsidP="00C26C45">
            <w:r>
              <w:t>Main repository</w:t>
            </w:r>
          </w:p>
        </w:tc>
        <w:tc>
          <w:tcPr>
            <w:tcW w:w="4221" w:type="dxa"/>
          </w:tcPr>
          <w:p w14:paraId="6960097C" w14:textId="435DDD7D" w:rsidR="00263948" w:rsidRDefault="00263948" w:rsidP="00C26C45">
            <w:r w:rsidRPr="00263948">
              <w:t>https://github.com/usdot-jpo-ode/jpo-ode</w:t>
            </w:r>
          </w:p>
        </w:tc>
      </w:tr>
      <w:tr w:rsidR="00263948" w14:paraId="7DAC382A" w14:textId="2458B7DC" w:rsidTr="006A5B50">
        <w:tc>
          <w:tcPr>
            <w:tcW w:w="1763" w:type="dxa"/>
          </w:tcPr>
          <w:p w14:paraId="4D04F649" w14:textId="0B861E60" w:rsidR="00263948" w:rsidRDefault="00263948" w:rsidP="00C26C45">
            <w:r w:rsidRPr="00263948">
              <w:t>jpo-s3-deposit</w:t>
            </w:r>
          </w:p>
        </w:tc>
        <w:tc>
          <w:tcPr>
            <w:tcW w:w="1176" w:type="dxa"/>
          </w:tcPr>
          <w:p w14:paraId="52693D90" w14:textId="7772B476" w:rsidR="00263948" w:rsidRDefault="00263948" w:rsidP="00C26C45">
            <w:r>
              <w:t>public</w:t>
            </w:r>
          </w:p>
        </w:tc>
        <w:tc>
          <w:tcPr>
            <w:tcW w:w="2375" w:type="dxa"/>
          </w:tcPr>
          <w:p w14:paraId="2A6B9E7F" w14:textId="324D40A5" w:rsidR="00263948" w:rsidRDefault="00263948" w:rsidP="00C26C45">
            <w:r>
              <w:t>S3 depositor service</w:t>
            </w:r>
          </w:p>
        </w:tc>
        <w:tc>
          <w:tcPr>
            <w:tcW w:w="4221" w:type="dxa"/>
          </w:tcPr>
          <w:p w14:paraId="7A923647" w14:textId="5BF377E8" w:rsidR="00263948" w:rsidRDefault="00443AE9" w:rsidP="00C26C45">
            <w:hyperlink r:id="rId26" w:history="1">
              <w:r w:rsidR="00263948" w:rsidRPr="0054118F">
                <w:rPr>
                  <w:rStyle w:val="Hyperlink"/>
                </w:rPr>
                <w:t>https://github.com/usdot-jpo-ode/jpo-s3-deposit</w:t>
              </w:r>
            </w:hyperlink>
          </w:p>
        </w:tc>
      </w:tr>
      <w:tr w:rsidR="00263948" w14:paraId="09A4E087" w14:textId="77777777" w:rsidTr="00263948">
        <w:tc>
          <w:tcPr>
            <w:tcW w:w="1763" w:type="dxa"/>
          </w:tcPr>
          <w:p w14:paraId="2405A270" w14:textId="0A38D7B6" w:rsidR="00263948" w:rsidRPr="00263948" w:rsidRDefault="00263948" w:rsidP="00C26C45">
            <w:r w:rsidRPr="00263948">
              <w:t>jpo-</w:t>
            </w:r>
            <w:r>
              <w:t>cvdp</w:t>
            </w:r>
          </w:p>
        </w:tc>
        <w:tc>
          <w:tcPr>
            <w:tcW w:w="1176" w:type="dxa"/>
          </w:tcPr>
          <w:p w14:paraId="07355E56" w14:textId="141DB201" w:rsidR="00263948" w:rsidRDefault="00263948" w:rsidP="00C26C45">
            <w:r>
              <w:t>public</w:t>
            </w:r>
          </w:p>
        </w:tc>
        <w:tc>
          <w:tcPr>
            <w:tcW w:w="2375" w:type="dxa"/>
          </w:tcPr>
          <w:p w14:paraId="2570ACD6" w14:textId="48A135FB" w:rsidR="00263948" w:rsidRDefault="00263948" w:rsidP="00263948">
            <w:r>
              <w:t>PII sanitization module</w:t>
            </w:r>
          </w:p>
        </w:tc>
        <w:tc>
          <w:tcPr>
            <w:tcW w:w="4221" w:type="dxa"/>
          </w:tcPr>
          <w:p w14:paraId="6EA34BEE" w14:textId="4BDB4732" w:rsidR="00263948" w:rsidRDefault="00263948" w:rsidP="00C26C45">
            <w:r w:rsidRPr="00263948">
              <w:t>https://github.com/usdot-jpo-ode/jpo-cvdp</w:t>
            </w:r>
          </w:p>
        </w:tc>
      </w:tr>
      <w:tr w:rsidR="00395137" w14:paraId="54CA7521" w14:textId="77777777" w:rsidTr="00263948">
        <w:tc>
          <w:tcPr>
            <w:tcW w:w="1763" w:type="dxa"/>
          </w:tcPr>
          <w:p w14:paraId="359E1D14" w14:textId="2A22ADA0" w:rsidR="00395137" w:rsidRDefault="00395137" w:rsidP="00C26C45">
            <w:r>
              <w:t>asn1_codec</w:t>
            </w:r>
          </w:p>
        </w:tc>
        <w:tc>
          <w:tcPr>
            <w:tcW w:w="1176" w:type="dxa"/>
          </w:tcPr>
          <w:p w14:paraId="0DCE4722" w14:textId="75E0D09C" w:rsidR="00395137" w:rsidRDefault="00395137" w:rsidP="00C26C45">
            <w:r>
              <w:t>public</w:t>
            </w:r>
          </w:p>
        </w:tc>
        <w:tc>
          <w:tcPr>
            <w:tcW w:w="2375" w:type="dxa"/>
          </w:tcPr>
          <w:p w14:paraId="3D8BA60A" w14:textId="5AE01295" w:rsidR="00395137" w:rsidRDefault="00395137" w:rsidP="00C26C45">
            <w:r>
              <w:t xml:space="preserve">ASN.1 </w:t>
            </w:r>
            <w:r w:rsidR="00E533B4">
              <w:t>en</w:t>
            </w:r>
            <w:r>
              <w:t>coder/decoder</w:t>
            </w:r>
          </w:p>
        </w:tc>
        <w:tc>
          <w:tcPr>
            <w:tcW w:w="4221" w:type="dxa"/>
          </w:tcPr>
          <w:p w14:paraId="316D9A6F" w14:textId="66831A5A" w:rsidR="00395137" w:rsidRDefault="00443AE9" w:rsidP="00C26C45">
            <w:hyperlink r:id="rId27" w:history="1">
              <w:r w:rsidR="00395137" w:rsidRPr="000213DD">
                <w:rPr>
                  <w:rStyle w:val="Hyperlink"/>
                </w:rPr>
                <w:t>https://github.com/usdot-jpo-ode/asn1_codec</w:t>
              </w:r>
            </w:hyperlink>
            <w:r w:rsidR="00395137">
              <w:t xml:space="preserve"> </w:t>
            </w:r>
          </w:p>
        </w:tc>
      </w:tr>
    </w:tbl>
    <w:p w14:paraId="59730D51" w14:textId="64FD396D" w:rsidR="00263948" w:rsidDel="00F15AC6" w:rsidRDefault="00263948" w:rsidP="00F15AC6">
      <w:pPr>
        <w:pStyle w:val="Heading3"/>
        <w:numPr>
          <w:ilvl w:val="0"/>
          <w:numId w:val="0"/>
        </w:numPr>
        <w:ind w:left="720" w:hanging="720"/>
        <w:rPr>
          <w:del w:id="26" w:author="Musavi, Hamid [USA]" w:date="2018-04-13T19:01:00Z"/>
        </w:rPr>
        <w:pPrChange w:id="27" w:author="Musavi, Hamid [USA]" w:date="2018-04-13T19:01:00Z">
          <w:pPr>
            <w:pStyle w:val="Heading3"/>
            <w:numPr>
              <w:ilvl w:val="0"/>
              <w:numId w:val="0"/>
            </w:numPr>
            <w:ind w:firstLine="0"/>
          </w:pPr>
        </w:pPrChange>
      </w:pPr>
    </w:p>
    <w:p w14:paraId="510E9854" w14:textId="0BC2D50F" w:rsidR="00C26C45" w:rsidRDefault="008E2CCA" w:rsidP="008E2CCA">
      <w:pPr>
        <w:pStyle w:val="Heading3"/>
      </w:pPr>
      <w:bookmarkStart w:id="28" w:name="_Toc483908142"/>
      <w:r>
        <w:t xml:space="preserve">Open-Source </w:t>
      </w:r>
      <w:r w:rsidR="007038D0">
        <w:t>Repository</w:t>
      </w:r>
      <w:bookmarkEnd w:id="28"/>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353995B3"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7D30D5E1" w14:textId="1888DEDD" w:rsidR="00395137" w:rsidRDefault="00021523" w:rsidP="006820F5">
      <w:pPr>
        <w:pStyle w:val="ListParagraph"/>
        <w:numPr>
          <w:ilvl w:val="0"/>
          <w:numId w:val="16"/>
        </w:numPr>
      </w:pPr>
      <w:r>
        <w:t>a</w:t>
      </w:r>
      <w:r w:rsidR="00395137">
        <w:t>sn1_codec: this component is a standalone module able to subscribing to encoded</w:t>
      </w:r>
      <w:r>
        <w:t xml:space="preserve"> </w:t>
      </w:r>
      <w:r w:rsidR="00395137">
        <w:t>ASN.1 messages and pub</w:t>
      </w:r>
      <w:r>
        <w:t>lishing decoded data.</w:t>
      </w:r>
      <w:r w:rsidR="00395137">
        <w:t xml:space="preserve"> </w:t>
      </w:r>
      <w:r>
        <w:t xml:space="preserve">The component is also capable of </w:t>
      </w:r>
      <w:r>
        <w:lastRenderedPageBreak/>
        <w:t>encoding and publishing them to the ODE and other applications.</w:t>
      </w:r>
      <w:r w:rsidR="004C5056">
        <w:t xml:space="preserve"> This module will replace the private repository jpo-ode-private.</w:t>
      </w:r>
    </w:p>
    <w:p w14:paraId="3CDCB03A" w14:textId="77777777" w:rsidR="00C110E9" w:rsidRDefault="00C110E9" w:rsidP="00D43580">
      <w:pPr>
        <w:pStyle w:val="Heading3"/>
        <w:rPr>
          <w:b/>
        </w:rPr>
      </w:pPr>
      <w:bookmarkStart w:id="29" w:name="_Toc462052239"/>
      <w:bookmarkStart w:id="30" w:name="_Ref471486364"/>
      <w:bookmarkStart w:id="31" w:name="_Ref471486373"/>
      <w:bookmarkStart w:id="32" w:name="_Toc462052247"/>
      <w:r>
        <w:t xml:space="preserve">ASN.1 </w:t>
      </w:r>
      <w:r w:rsidRPr="003213A4">
        <w:t>Java API</w:t>
      </w:r>
      <w:bookmarkEnd w:id="29"/>
      <w:bookmarkEnd w:id="30"/>
      <w:bookmarkEnd w:id="31"/>
    </w:p>
    <w:p w14:paraId="796167CD" w14:textId="0AF3C638"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t>
      </w:r>
      <w:r w:rsidR="00E533B4">
        <w:t xml:space="preserve">ODE utilizes an open-source ASN.1 codec library provided on GitHub at </w:t>
      </w:r>
      <w:hyperlink r:id="rId28" w:history="1">
        <w:r w:rsidR="00E533B4" w:rsidRPr="00E438C9">
          <w:rPr>
            <w:rStyle w:val="Hyperlink"/>
          </w:rPr>
          <w:t>https://github.com/vlm/asn1c</w:t>
        </w:r>
      </w:hyperlink>
      <w:r w:rsidR="00E533B4">
        <w:t xml:space="preserve"> . ODE team has built a standalone C/C++ module that uses this library to perform all required encoding and decoding needs of the application. The module is a submodule of ODE, also provided on GitHub: </w:t>
      </w:r>
      <w:hyperlink r:id="rId29" w:history="1">
        <w:r w:rsidR="00E533B4" w:rsidRPr="00E438C9">
          <w:rPr>
            <w:rStyle w:val="Hyperlink"/>
          </w:rPr>
          <w:t>https://github.com/usdot-jpo-ode/asn1_codec</w:t>
        </w:r>
      </w:hyperlink>
      <w:r w:rsidR="00E533B4">
        <w:t xml:space="preserve"> </w:t>
      </w:r>
    </w:p>
    <w:p w14:paraId="2D262D1C" w14:textId="2E5823F7" w:rsidR="00C110E9" w:rsidRDefault="00C110E9" w:rsidP="006A5B50">
      <w:pPr>
        <w:pStyle w:val="Heading3"/>
      </w:pPr>
      <w:bookmarkStart w:id="33" w:name="_Toc462052243"/>
      <w:r w:rsidRPr="00211532">
        <w:t>Build</w:t>
      </w:r>
      <w:r w:rsidR="00671FAC">
        <w:t xml:space="preserve"> and Deploy</w:t>
      </w:r>
      <w:r w:rsidRPr="00211532">
        <w:t xml:space="preserve"> Procedure</w:t>
      </w:r>
      <w:bookmarkEnd w:id="33"/>
    </w:p>
    <w:p w14:paraId="1142C3CA" w14:textId="543C9146" w:rsidR="00671FAC" w:rsidRPr="00671FAC" w:rsidRDefault="00671FAC" w:rsidP="00671FAC">
      <w:r>
        <w:t>Follow the steps in jpo-ode/README.md Getting Started guide for building and deploying the JPO-ODE services.</w:t>
      </w:r>
    </w:p>
    <w:p w14:paraId="65F448AD" w14:textId="40ECED32" w:rsidR="00C26C45" w:rsidRDefault="0088060F" w:rsidP="0088060F">
      <w:pPr>
        <w:pStyle w:val="Heading3"/>
        <w:rPr>
          <w:b/>
        </w:rPr>
      </w:pPr>
      <w:bookmarkStart w:id="34" w:name="_Toc462052259"/>
      <w:bookmarkStart w:id="35" w:name="_Toc483908144"/>
      <w:bookmarkStart w:id="36" w:name="_Ref489003471"/>
      <w:bookmarkEnd w:id="32"/>
      <w:r>
        <w:t xml:space="preserve">ODE </w:t>
      </w:r>
      <w:bookmarkEnd w:id="34"/>
      <w:r>
        <w:t>Application Properties</w:t>
      </w:r>
      <w:bookmarkEnd w:id="35"/>
      <w:bookmarkEnd w:id="36"/>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r w:rsidR="008B218F">
        <w:rPr>
          <w:iCs/>
        </w:rPr>
        <w:t>. For example, add ode.DdsCasUsername=fred.flintstone@stone.age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r w:rsidRPr="00CE6C37">
        <w:rPr>
          <w:i/>
        </w:rPr>
        <w:t>ode.DdsCasUsername=fred.flintstone@stone.age</w:t>
      </w:r>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37" w:name="_Ref483487699"/>
      <w:r>
        <w:t xml:space="preserve">Table </w:t>
      </w:r>
      <w:r w:rsidR="00CC6B10">
        <w:fldChar w:fldCharType="begin"/>
      </w:r>
      <w:r w:rsidR="00CC6B10">
        <w:instrText xml:space="preserve"> SEQ Table \* ARABIC </w:instrText>
      </w:r>
      <w:r w:rsidR="00CC6B10">
        <w:fldChar w:fldCharType="separate"/>
      </w:r>
      <w:r>
        <w:rPr>
          <w:noProof/>
        </w:rPr>
        <w:t>1</w:t>
      </w:r>
      <w:r w:rsidR="00CC6B10">
        <w:rPr>
          <w:noProof/>
        </w:rPr>
        <w:fldChar w:fldCharType="end"/>
      </w:r>
      <w:r>
        <w:t xml:space="preserve"> - ODE Application Properties</w:t>
      </w:r>
      <w:bookmarkEnd w:id="37"/>
    </w:p>
    <w:tbl>
      <w:tblPr>
        <w:tblStyle w:val="GridTable4-Accent11"/>
        <w:tblW w:w="13045" w:type="dxa"/>
        <w:tblLayout w:type="fixed"/>
        <w:tblLook w:val="04A0" w:firstRow="1" w:lastRow="0" w:firstColumn="1" w:lastColumn="0" w:noHBand="0" w:noVBand="1"/>
      </w:tblPr>
      <w:tblGrid>
        <w:gridCol w:w="3775"/>
        <w:gridCol w:w="3330"/>
        <w:gridCol w:w="1170"/>
        <w:gridCol w:w="4770"/>
      </w:tblGrid>
      <w:tr w:rsidR="00D6784D" w14:paraId="7516CDAA" w14:textId="77777777" w:rsidTr="002F74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75" w:type="dxa"/>
            <w:hideMark/>
          </w:tcPr>
          <w:p w14:paraId="09BC081B" w14:textId="77777777" w:rsidR="00D6784D" w:rsidRDefault="00D6784D" w:rsidP="00D6784D">
            <w:pPr>
              <w:jc w:val="center"/>
              <w:rPr>
                <w:b w:val="0"/>
                <w:bCs w:val="0"/>
              </w:rPr>
            </w:pPr>
            <w:r>
              <w:t>Name</w:t>
            </w:r>
          </w:p>
        </w:tc>
        <w:tc>
          <w:tcPr>
            <w:tcW w:w="333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2F7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DCE254" w14:textId="77777777" w:rsidR="00D6784D" w:rsidRPr="006A5B50" w:rsidRDefault="00D6784D" w:rsidP="00D6784D">
            <w:pPr>
              <w:rPr>
                <w:rFonts w:cstheme="minorHAnsi"/>
              </w:rPr>
            </w:pPr>
            <w:r w:rsidRPr="00395DED">
              <w:rPr>
                <w:rFonts w:cstheme="minorHAnsi"/>
              </w:rPr>
              <w:t>ode.kafkaBrokers</w:t>
            </w:r>
          </w:p>
        </w:tc>
        <w:tc>
          <w:tcPr>
            <w:tcW w:w="3330" w:type="dxa"/>
          </w:tcPr>
          <w:p w14:paraId="62E375D3"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$DOCKER_HOST_IP:9092</w:t>
            </w:r>
          </w:p>
        </w:tc>
        <w:tc>
          <w:tcPr>
            <w:tcW w:w="1170" w:type="dxa"/>
          </w:tcPr>
          <w:p w14:paraId="4B2BFA2A" w14:textId="77777777" w:rsidR="00D6784D" w:rsidRPr="00A811FA" w:rsidRDefault="00D6784D" w:rsidP="00D6784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71290747"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List of kafka brokers and ports</w:t>
            </w:r>
          </w:p>
        </w:tc>
      </w:tr>
      <w:tr w:rsidR="00D6784D" w:rsidRPr="00B900E1" w14:paraId="345849CA" w14:textId="77777777" w:rsidTr="002F74C6">
        <w:tc>
          <w:tcPr>
            <w:cnfStyle w:val="001000000000" w:firstRow="0" w:lastRow="0" w:firstColumn="1" w:lastColumn="0" w:oddVBand="0" w:evenVBand="0" w:oddHBand="0" w:evenHBand="0" w:firstRowFirstColumn="0" w:firstRowLastColumn="0" w:lastRowFirstColumn="0" w:lastRowLastColumn="0"/>
            <w:tcW w:w="3775" w:type="dxa"/>
          </w:tcPr>
          <w:p w14:paraId="517C5D09" w14:textId="77777777" w:rsidR="00D6784D" w:rsidRPr="006A5B50" w:rsidRDefault="00D6784D" w:rsidP="00D6784D">
            <w:pPr>
              <w:rPr>
                <w:rFonts w:cstheme="minorHAnsi"/>
              </w:rPr>
            </w:pPr>
            <w:r w:rsidRPr="00395DED">
              <w:rPr>
                <w:rFonts w:cstheme="minorHAnsi"/>
              </w:rPr>
              <w:t>ode.uploadLocationRoot</w:t>
            </w:r>
          </w:p>
        </w:tc>
        <w:tc>
          <w:tcPr>
            <w:tcW w:w="3330" w:type="dxa"/>
          </w:tcPr>
          <w:p w14:paraId="2B0A02A1"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./uploads</w:t>
            </w:r>
          </w:p>
        </w:tc>
        <w:tc>
          <w:tcPr>
            <w:tcW w:w="1170" w:type="dxa"/>
          </w:tcPr>
          <w:p w14:paraId="3A13A498" w14:textId="77777777" w:rsidR="00D6784D" w:rsidRPr="00A811FA" w:rsidRDefault="00D6784D" w:rsidP="00D6784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E9E2759"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Location of the shared directory where ODE monitors for files to ingest.</w:t>
            </w:r>
          </w:p>
        </w:tc>
      </w:tr>
      <w:tr w:rsidR="00EC26F5" w:rsidRPr="00B900E1" w14:paraId="30A3A8F3"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78CB4B0" w14:textId="558D6499" w:rsidR="00EC26F5" w:rsidRPr="00107B4D" w:rsidRDefault="00EC26F5" w:rsidP="00EC26F5">
            <w:pPr>
              <w:rPr>
                <w:rFonts w:cstheme="minorHAnsi"/>
              </w:rPr>
            </w:pPr>
            <w:r>
              <w:rPr>
                <w:rFonts w:cstheme="minorHAnsi"/>
              </w:rPr>
              <w:t>ode.</w:t>
            </w:r>
            <w:r w:rsidR="00E533B4" w:rsidRPr="00EC26F5">
              <w:rPr>
                <w:rFonts w:cstheme="minorHAnsi"/>
              </w:rPr>
              <w:t>uploadLocation</w:t>
            </w:r>
            <w:r w:rsidR="00E533B4">
              <w:rPr>
                <w:rFonts w:cstheme="minorHAnsi"/>
              </w:rPr>
              <w:t>ObuLog</w:t>
            </w:r>
          </w:p>
        </w:tc>
        <w:tc>
          <w:tcPr>
            <w:tcW w:w="3330" w:type="dxa"/>
          </w:tcPr>
          <w:p w14:paraId="1BFCAFB0" w14:textId="379F9682"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./uploads/bsmlog</w:t>
            </w:r>
          </w:p>
        </w:tc>
        <w:tc>
          <w:tcPr>
            <w:tcW w:w="1170" w:type="dxa"/>
          </w:tcPr>
          <w:p w14:paraId="47ECAE0E"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DDE34FD" w14:textId="7588A159"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Specific location for </w:t>
            </w:r>
            <w:r w:rsidR="00E533B4">
              <w:rPr>
                <w:rFonts w:cstheme="minorHAnsi"/>
              </w:rPr>
              <w:t>OBU</w:t>
            </w:r>
            <w:r w:rsidR="00E533B4" w:rsidRPr="00A811FA">
              <w:rPr>
                <w:rFonts w:cstheme="minorHAnsi"/>
              </w:rPr>
              <w:t xml:space="preserve"> </w:t>
            </w:r>
            <w:r>
              <w:rPr>
                <w:rFonts w:cstheme="minorHAnsi"/>
              </w:rPr>
              <w:t xml:space="preserve">log </w:t>
            </w:r>
            <w:r w:rsidRPr="00A811FA">
              <w:rPr>
                <w:rFonts w:cstheme="minorHAnsi"/>
              </w:rPr>
              <w:t>files with header</w:t>
            </w:r>
            <w:r>
              <w:rPr>
                <w:rFonts w:cstheme="minorHAnsi"/>
              </w:rPr>
              <w:t xml:space="preserve"> fields to specify direction, UTC timestamp, and other metadata</w:t>
            </w:r>
          </w:p>
        </w:tc>
      </w:tr>
      <w:tr w:rsidR="00EC26F5" w:rsidRPr="00B900E1" w14:paraId="32DDFF17"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34C6996" w14:textId="102D5E61" w:rsidR="00EC26F5" w:rsidRPr="00107B4D" w:rsidRDefault="00EC26F5" w:rsidP="00EC26F5">
            <w:pPr>
              <w:rPr>
                <w:rFonts w:cstheme="minorHAnsi"/>
              </w:rPr>
            </w:pPr>
            <w:r w:rsidRPr="00395DED">
              <w:rPr>
                <w:rFonts w:cstheme="minorHAnsi"/>
              </w:rPr>
              <w:t>ode.pluginsLocations</w:t>
            </w:r>
          </w:p>
        </w:tc>
        <w:tc>
          <w:tcPr>
            <w:tcW w:w="3330" w:type="dxa"/>
          </w:tcPr>
          <w:p w14:paraId="357B8FD0"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./plugins</w:t>
            </w:r>
          </w:p>
        </w:tc>
        <w:tc>
          <w:tcPr>
            <w:tcW w:w="1170" w:type="dxa"/>
          </w:tcPr>
          <w:p w14:paraId="6048DCC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649A8CF"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 xml:space="preserve">Location of the jar files for ODE plugins. </w:t>
            </w:r>
          </w:p>
        </w:tc>
      </w:tr>
      <w:tr w:rsidR="00EC26F5" w:rsidRPr="00B900E1" w14:paraId="525CE710"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32B413B2" w14:textId="533BF52D" w:rsidR="00EC26F5" w:rsidRPr="00107B4D" w:rsidRDefault="00EC26F5" w:rsidP="00EC26F5">
            <w:pPr>
              <w:rPr>
                <w:rFonts w:cstheme="minorHAnsi"/>
              </w:rPr>
            </w:pPr>
            <w:r w:rsidRPr="00395DED">
              <w:rPr>
                <w:rFonts w:cstheme="minorHAnsi"/>
              </w:rPr>
              <w:t>ode.kafkaProducerType</w:t>
            </w:r>
          </w:p>
        </w:tc>
        <w:tc>
          <w:tcPr>
            <w:tcW w:w="3330" w:type="dxa"/>
          </w:tcPr>
          <w:p w14:paraId="41645BBF"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async</w:t>
            </w:r>
          </w:p>
        </w:tc>
        <w:tc>
          <w:tcPr>
            <w:tcW w:w="1170" w:type="dxa"/>
          </w:tcPr>
          <w:p w14:paraId="42207E2F"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395BC12" w14:textId="70D9D7F6" w:rsidR="00EC26F5" w:rsidRPr="00A811FA" w:rsidRDefault="00D0595A"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Specifies whether publishing to Kafka will be synchronous (i.e. blocking until the data has been persisted) or asynchronous</w:t>
            </w:r>
            <w:r w:rsidR="00976396">
              <w:rPr>
                <w:rFonts w:cstheme="minorHAnsi"/>
              </w:rPr>
              <w:t xml:space="preserve"> (i.e. publish and forget). Valid values are: sync or async. Sync will generally be slower but more reliable, async is faster with the risk of losing data if kafka crashes during the write operation.</w:t>
            </w:r>
            <w:r>
              <w:rPr>
                <w:rFonts w:cstheme="minorHAnsi"/>
              </w:rPr>
              <w:t xml:space="preserve"> </w:t>
            </w:r>
          </w:p>
        </w:tc>
      </w:tr>
      <w:tr w:rsidR="00EC26F5" w:rsidRPr="00B900E1" w14:paraId="741193D5"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11939A3" w14:textId="3E39AD0B" w:rsidR="00EC26F5" w:rsidRPr="00107B4D" w:rsidRDefault="00EC26F5" w:rsidP="00EC26F5">
            <w:pPr>
              <w:rPr>
                <w:rFonts w:cstheme="minorHAnsi"/>
              </w:rPr>
            </w:pPr>
            <w:r w:rsidRPr="00395DED">
              <w:rPr>
                <w:rFonts w:cstheme="minorHAnsi"/>
              </w:rPr>
              <w:t>ode.ddsCasUsername</w:t>
            </w:r>
          </w:p>
        </w:tc>
        <w:tc>
          <w:tcPr>
            <w:tcW w:w="3330" w:type="dxa"/>
          </w:tcPr>
          <w:p w14:paraId="4FC50079" w14:textId="54043664"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3B00F2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441316B"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Username to be used for authentication when interfacing with Situation Data Warehouse</w:t>
            </w:r>
          </w:p>
        </w:tc>
      </w:tr>
      <w:tr w:rsidR="00EC26F5" w:rsidRPr="00B900E1" w14:paraId="447E6F86"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1615AE6" w14:textId="45B055D7" w:rsidR="00EC26F5" w:rsidRPr="00107B4D" w:rsidRDefault="00EC26F5" w:rsidP="00EC26F5">
            <w:pPr>
              <w:rPr>
                <w:rFonts w:cstheme="minorHAnsi"/>
              </w:rPr>
            </w:pPr>
            <w:r w:rsidRPr="00395DED">
              <w:rPr>
                <w:rFonts w:cstheme="minorHAnsi"/>
              </w:rPr>
              <w:t>ode.ddsCasPassword</w:t>
            </w:r>
          </w:p>
        </w:tc>
        <w:tc>
          <w:tcPr>
            <w:tcW w:w="3330" w:type="dxa"/>
          </w:tcPr>
          <w:p w14:paraId="6EE90198" w14:textId="084FA59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7BEF0E77"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1D0ADAF3"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Password to be used for authentication when interfacing with Situation Data Warehouse (SDW)</w:t>
            </w:r>
          </w:p>
        </w:tc>
      </w:tr>
      <w:tr w:rsidR="00EC26F5" w:rsidRPr="00B900E1" w14:paraId="286A5703"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18939F4" w14:textId="18D9E097" w:rsidR="00EC26F5" w:rsidRPr="00107B4D" w:rsidRDefault="00EC26F5" w:rsidP="00EC26F5">
            <w:pPr>
              <w:rPr>
                <w:rFonts w:cstheme="minorHAnsi"/>
              </w:rPr>
            </w:pPr>
            <w:r w:rsidRPr="00395DED">
              <w:rPr>
                <w:rFonts w:cstheme="minorHAnsi"/>
              </w:rPr>
              <w:t>ode.ddsCasUrl</w:t>
            </w:r>
          </w:p>
        </w:tc>
        <w:tc>
          <w:tcPr>
            <w:tcW w:w="3330" w:type="dxa"/>
          </w:tcPr>
          <w:p w14:paraId="48810A0D" w14:textId="56D00E87" w:rsidR="00EC26F5" w:rsidRPr="00A811FA" w:rsidRDefault="001308FA"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1308FA">
              <w:rPr>
                <w:rFonts w:cstheme="minorHAnsi"/>
              </w:rPr>
              <w:t>https://cas.cvmvp.com/accounts/v1/tickets</w:t>
            </w:r>
          </w:p>
        </w:tc>
        <w:tc>
          <w:tcPr>
            <w:tcW w:w="1170" w:type="dxa"/>
          </w:tcPr>
          <w:p w14:paraId="196B685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488EC6B8"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URL of the US DOT security server.</w:t>
            </w:r>
          </w:p>
        </w:tc>
      </w:tr>
      <w:tr w:rsidR="00EC26F5" w:rsidRPr="00B900E1" w14:paraId="18C99E9A"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298E396" w14:textId="347B9FAC" w:rsidR="00EC26F5" w:rsidRPr="00107B4D" w:rsidRDefault="00EC26F5" w:rsidP="00EC26F5">
            <w:pPr>
              <w:rPr>
                <w:rFonts w:cstheme="minorHAnsi"/>
              </w:rPr>
            </w:pPr>
            <w:r w:rsidRPr="00395DED">
              <w:rPr>
                <w:rFonts w:cstheme="minorHAnsi"/>
              </w:rPr>
              <w:t>ode.ddsWebsocketUrl</w:t>
            </w:r>
          </w:p>
        </w:tc>
        <w:tc>
          <w:tcPr>
            <w:tcW w:w="3330" w:type="dxa"/>
          </w:tcPr>
          <w:p w14:paraId="0E5FAEA3" w14:textId="06CA3A52" w:rsidR="00EC26F5" w:rsidRPr="00A811FA" w:rsidRDefault="001308FA"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1308FA">
              <w:rPr>
                <w:rFonts w:cstheme="minorHAnsi"/>
              </w:rPr>
              <w:t>wss://webapp.cvmvp.com/whtools/websocket</w:t>
            </w:r>
          </w:p>
        </w:tc>
        <w:tc>
          <w:tcPr>
            <w:tcW w:w="1170" w:type="dxa"/>
          </w:tcPr>
          <w:p w14:paraId="07BB5F1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3A3B877D"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URL of the US DOT SDW WebSockets API</w:t>
            </w:r>
          </w:p>
        </w:tc>
      </w:tr>
      <w:tr w:rsidR="00EC26F5" w:rsidRPr="00B900E1" w14:paraId="03F2CF1C"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084B62B" w14:textId="77777777" w:rsidR="00EC26F5" w:rsidRPr="00A811FA" w:rsidRDefault="00EC26F5" w:rsidP="00EC26F5">
            <w:pPr>
              <w:rPr>
                <w:rFonts w:cstheme="minorHAnsi"/>
                <w:b w:val="0"/>
              </w:rPr>
            </w:pPr>
            <w:r w:rsidRPr="00A811FA">
              <w:rPr>
                <w:rFonts w:cstheme="minorHAnsi"/>
              </w:rPr>
              <w:t>ode.sdcIp</w:t>
            </w:r>
          </w:p>
        </w:tc>
        <w:tc>
          <w:tcPr>
            <w:tcW w:w="3330" w:type="dxa"/>
          </w:tcPr>
          <w:p w14:paraId="4E4D5946"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104.130.170.234</w:t>
            </w:r>
          </w:p>
        </w:tc>
        <w:tc>
          <w:tcPr>
            <w:tcW w:w="1170" w:type="dxa"/>
          </w:tcPr>
          <w:p w14:paraId="0866C17A"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9192023"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IPv4 address of SDC</w:t>
            </w:r>
          </w:p>
        </w:tc>
      </w:tr>
      <w:tr w:rsidR="00EC26F5" w:rsidRPr="00B900E1" w14:paraId="6359C34D"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5002A55" w14:textId="77777777" w:rsidR="00EC26F5" w:rsidRPr="00A811FA" w:rsidRDefault="00EC26F5" w:rsidP="00EC26F5">
            <w:pPr>
              <w:rPr>
                <w:rFonts w:cstheme="minorHAnsi"/>
                <w:b w:val="0"/>
              </w:rPr>
            </w:pPr>
            <w:r w:rsidRPr="00A811FA">
              <w:rPr>
                <w:rFonts w:cstheme="minorHAnsi"/>
              </w:rPr>
              <w:t>ode.sdcPort</w:t>
            </w:r>
          </w:p>
        </w:tc>
        <w:tc>
          <w:tcPr>
            <w:tcW w:w="3330" w:type="dxa"/>
          </w:tcPr>
          <w:p w14:paraId="4264CB75"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46753</w:t>
            </w:r>
          </w:p>
        </w:tc>
        <w:tc>
          <w:tcPr>
            <w:tcW w:w="1170" w:type="dxa"/>
          </w:tcPr>
          <w:p w14:paraId="2FDE1368"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59B56B1"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Destination port of SDC</w:t>
            </w:r>
          </w:p>
        </w:tc>
      </w:tr>
      <w:tr w:rsidR="00EC26F5" w:rsidRPr="00B900E1" w14:paraId="14B0454D"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05A65CAF" w14:textId="306D05E5" w:rsidR="00EC26F5" w:rsidRPr="00A811FA" w:rsidRDefault="00EC26F5" w:rsidP="00EC26F5">
            <w:pPr>
              <w:rPr>
                <w:rFonts w:cstheme="minorHAnsi"/>
                <w:b w:val="0"/>
              </w:rPr>
            </w:pPr>
            <w:r w:rsidRPr="00A811FA">
              <w:rPr>
                <w:rFonts w:cstheme="minorHAnsi"/>
              </w:rPr>
              <w:t>ode.bsmReceiverPort</w:t>
            </w:r>
          </w:p>
        </w:tc>
        <w:tc>
          <w:tcPr>
            <w:tcW w:w="3330" w:type="dxa"/>
          </w:tcPr>
          <w:p w14:paraId="5A3E54C7" w14:textId="205803E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46800</w:t>
            </w:r>
          </w:p>
        </w:tc>
        <w:tc>
          <w:tcPr>
            <w:tcW w:w="1170" w:type="dxa"/>
          </w:tcPr>
          <w:p w14:paraId="244740C5" w14:textId="6B997A32"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5C8C7D50" w14:textId="437E592A"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BSM messages.</w:t>
            </w:r>
          </w:p>
        </w:tc>
      </w:tr>
      <w:tr w:rsidR="00EC26F5" w:rsidRPr="00B900E1" w14:paraId="6639931F"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95F4947" w14:textId="0DA713E5" w:rsidR="00EC26F5" w:rsidRPr="00A811FA" w:rsidRDefault="00EC26F5" w:rsidP="00EC26F5">
            <w:pPr>
              <w:rPr>
                <w:rFonts w:cstheme="minorHAnsi"/>
                <w:b w:val="0"/>
              </w:rPr>
            </w:pPr>
            <w:r w:rsidRPr="00A811FA">
              <w:rPr>
                <w:rFonts w:cstheme="minorHAnsi"/>
              </w:rPr>
              <w:lastRenderedPageBreak/>
              <w:t>ode.bsmBufferSize</w:t>
            </w:r>
          </w:p>
        </w:tc>
        <w:tc>
          <w:tcPr>
            <w:tcW w:w="3330" w:type="dxa"/>
          </w:tcPr>
          <w:p w14:paraId="678B0C5F" w14:textId="645A18E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500</w:t>
            </w:r>
          </w:p>
        </w:tc>
        <w:tc>
          <w:tcPr>
            <w:tcW w:w="1170" w:type="dxa"/>
          </w:tcPr>
          <w:p w14:paraId="5C6681B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638AFDDA" w14:textId="08217360"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BSM messages through UDP interface</w:t>
            </w:r>
          </w:p>
        </w:tc>
      </w:tr>
      <w:tr w:rsidR="00EC26F5" w:rsidRPr="00B900E1" w14:paraId="036E255C"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A7B3A8D" w14:textId="6FF7B09B" w:rsidR="00EC26F5" w:rsidRPr="006A5B50" w:rsidRDefault="00EC26F5" w:rsidP="00EC26F5">
            <w:pPr>
              <w:rPr>
                <w:rFonts w:cstheme="minorHAnsi"/>
              </w:rPr>
            </w:pPr>
            <w:r w:rsidRPr="00107B4D">
              <w:rPr>
                <w:rFonts w:cstheme="minorHAnsi"/>
              </w:rPr>
              <w:t>ode.</w:t>
            </w:r>
            <w:r w:rsidRPr="00DE7CA4">
              <w:t xml:space="preserve"> </w:t>
            </w:r>
            <w:r w:rsidRPr="00395DED">
              <w:rPr>
                <w:rFonts w:cstheme="minorHAnsi"/>
              </w:rPr>
              <w:t>kafkaTopicVsdPojo</w:t>
            </w:r>
          </w:p>
        </w:tc>
        <w:tc>
          <w:tcPr>
            <w:tcW w:w="3330" w:type="dxa"/>
          </w:tcPr>
          <w:p w14:paraId="0481F889" w14:textId="0C3F1B8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862B1F">
              <w:rPr>
                <w:rFonts w:cstheme="minorHAnsi"/>
              </w:rPr>
              <w:t>AsnVsdPojo</w:t>
            </w:r>
          </w:p>
        </w:tc>
        <w:tc>
          <w:tcPr>
            <w:tcW w:w="1170" w:type="dxa"/>
          </w:tcPr>
          <w:p w14:paraId="092853EC"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B284864" w14:textId="243CBB9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The topic that contains VSDs if </w:t>
            </w:r>
            <w:r w:rsidRPr="00340BBE">
              <w:rPr>
                <w:rFonts w:cstheme="minorHAnsi"/>
              </w:rPr>
              <w:t>ode.enabledVsdKafkaTopic</w:t>
            </w:r>
            <w:r>
              <w:rPr>
                <w:rFonts w:cstheme="minorHAnsi"/>
              </w:rPr>
              <w:t xml:space="preserve"> is enabled.</w:t>
            </w:r>
          </w:p>
        </w:tc>
      </w:tr>
      <w:tr w:rsidR="00EC26F5" w:rsidRPr="00B900E1" w14:paraId="2B6BB410" w14:textId="77777777" w:rsidTr="00D1028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0755ED5" w14:textId="61B74150" w:rsidR="00EC26F5" w:rsidRPr="00A811FA" w:rsidRDefault="00EC26F5" w:rsidP="00EC26F5">
            <w:pPr>
              <w:rPr>
                <w:rFonts w:cstheme="minorHAnsi"/>
                <w:b w:val="0"/>
              </w:rPr>
            </w:pPr>
            <w:r w:rsidRPr="00A811FA">
              <w:rPr>
                <w:rFonts w:cstheme="minorHAnsi"/>
              </w:rPr>
              <w:t>ode.vsdBufferSize</w:t>
            </w:r>
          </w:p>
        </w:tc>
        <w:tc>
          <w:tcPr>
            <w:tcW w:w="3330" w:type="dxa"/>
          </w:tcPr>
          <w:p w14:paraId="41C3DF88" w14:textId="5A9CD421"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500</w:t>
            </w:r>
          </w:p>
        </w:tc>
        <w:tc>
          <w:tcPr>
            <w:tcW w:w="1170" w:type="dxa"/>
          </w:tcPr>
          <w:p w14:paraId="12632932"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1300CE7" w14:textId="71F256CE"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VSD messages through UDP interface</w:t>
            </w:r>
          </w:p>
        </w:tc>
      </w:tr>
      <w:tr w:rsidR="00EC26F5" w:rsidRPr="00B900E1" w14:paraId="2BB6FD9D" w14:textId="77777777" w:rsidTr="00D1028D">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53C3C1A" w14:textId="4E517EFE" w:rsidR="00EC26F5" w:rsidRPr="00A811FA" w:rsidRDefault="00EC26F5" w:rsidP="00EC26F5">
            <w:pPr>
              <w:rPr>
                <w:rFonts w:cstheme="minorHAnsi"/>
                <w:b w:val="0"/>
              </w:rPr>
            </w:pPr>
            <w:r w:rsidRPr="00A811FA">
              <w:rPr>
                <w:rFonts w:cstheme="minorHAnsi"/>
              </w:rPr>
              <w:t>ode.vsdReceiverPort</w:t>
            </w:r>
          </w:p>
        </w:tc>
        <w:tc>
          <w:tcPr>
            <w:tcW w:w="3330" w:type="dxa"/>
          </w:tcPr>
          <w:p w14:paraId="42DA800C" w14:textId="35AA7180"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46753</w:t>
            </w:r>
          </w:p>
        </w:tc>
        <w:tc>
          <w:tcPr>
            <w:tcW w:w="1170" w:type="dxa"/>
          </w:tcPr>
          <w:p w14:paraId="536F1497"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775C297" w14:textId="327A202C"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VSD messages.</w:t>
            </w:r>
          </w:p>
        </w:tc>
      </w:tr>
      <w:tr w:rsidR="00EC26F5" w:rsidRPr="00B900E1" w14:paraId="4A469CFE" w14:textId="77777777" w:rsidTr="00D1028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2F4BF92" w14:textId="2781A374" w:rsidR="00EC26F5" w:rsidRPr="00A811FA" w:rsidRDefault="00EC26F5" w:rsidP="00EC26F5">
            <w:pPr>
              <w:rPr>
                <w:rFonts w:cstheme="minorHAnsi"/>
                <w:b w:val="0"/>
              </w:rPr>
            </w:pPr>
            <w:r w:rsidRPr="00A811FA">
              <w:rPr>
                <w:rFonts w:cstheme="minorHAnsi"/>
              </w:rPr>
              <w:t>ode.vsdDepositorPort</w:t>
            </w:r>
          </w:p>
        </w:tc>
        <w:tc>
          <w:tcPr>
            <w:tcW w:w="3330" w:type="dxa"/>
          </w:tcPr>
          <w:p w14:paraId="42660D9E" w14:textId="63C2C75C"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5555</w:t>
            </w:r>
          </w:p>
        </w:tc>
        <w:tc>
          <w:tcPr>
            <w:tcW w:w="1170" w:type="dxa"/>
          </w:tcPr>
          <w:p w14:paraId="60254E79"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12405D43" w14:textId="41AEEFC4"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UDP port that ODE will use to send VSD messages to SDC for deposit.</w:t>
            </w:r>
          </w:p>
        </w:tc>
      </w:tr>
      <w:tr w:rsidR="00EC26F5" w:rsidRPr="00B900E1" w14:paraId="2857D1D5" w14:textId="77777777" w:rsidTr="00D1028D">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FA5701B" w14:textId="797D3EC5" w:rsidR="00EC26F5" w:rsidRPr="00A811FA" w:rsidRDefault="00EC26F5" w:rsidP="00EC26F5">
            <w:pPr>
              <w:rPr>
                <w:rFonts w:cstheme="minorHAnsi"/>
                <w:b w:val="0"/>
              </w:rPr>
            </w:pPr>
            <w:r w:rsidRPr="00A811FA">
              <w:rPr>
                <w:rFonts w:cstheme="minorHAnsi"/>
              </w:rPr>
              <w:t>ode.vsdTrustport</w:t>
            </w:r>
          </w:p>
        </w:tc>
        <w:tc>
          <w:tcPr>
            <w:tcW w:w="3330" w:type="dxa"/>
          </w:tcPr>
          <w:p w14:paraId="78CA7BDF" w14:textId="787BB6AD"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5556</w:t>
            </w:r>
          </w:p>
        </w:tc>
        <w:tc>
          <w:tcPr>
            <w:tcW w:w="1170" w:type="dxa"/>
          </w:tcPr>
          <w:p w14:paraId="0AFEFF7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739B4FF8" w14:textId="32BB09F8"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establish trust with the SDC for VSD messages.</w:t>
            </w:r>
          </w:p>
        </w:tc>
      </w:tr>
      <w:tr w:rsidR="00EC26F5" w:rsidRPr="00B900E1" w14:paraId="7ABA52BC"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088D4D0" w14:textId="19982ACC" w:rsidR="00EC26F5" w:rsidRPr="00A811FA" w:rsidRDefault="00EC26F5" w:rsidP="00EC26F5">
            <w:pPr>
              <w:rPr>
                <w:rFonts w:cstheme="minorHAnsi"/>
                <w:b w:val="0"/>
              </w:rPr>
            </w:pPr>
            <w:r w:rsidRPr="00A811FA">
              <w:rPr>
                <w:rFonts w:cstheme="minorHAnsi"/>
              </w:rPr>
              <w:t>ode.caCertPath</w:t>
            </w:r>
          </w:p>
          <w:p w14:paraId="4EF75EF3" w14:textId="2EA3086C" w:rsidR="00EC26F5" w:rsidRPr="00A811FA" w:rsidDel="00517F74" w:rsidRDefault="00EC26F5" w:rsidP="00EC26F5">
            <w:pPr>
              <w:rPr>
                <w:rFonts w:cstheme="minorHAnsi"/>
                <w:b w:val="0"/>
              </w:rPr>
            </w:pPr>
          </w:p>
        </w:tc>
        <w:tc>
          <w:tcPr>
            <w:tcW w:w="3330" w:type="dxa"/>
          </w:tcPr>
          <w:p w14:paraId="0302634D" w14:textId="5FC0D6A6"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0DA83E58" w14:textId="1E85BE1D"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0A6C6062" w14:textId="44FB2F0A"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path/to/CaCertFile or define env variable ${ODE_CA_CERT_PATH}</w:t>
            </w:r>
          </w:p>
        </w:tc>
      </w:tr>
      <w:tr w:rsidR="00EC26F5" w:rsidRPr="00B900E1" w14:paraId="0582E885"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49C72FE" w14:textId="1F0E402C" w:rsidR="00EC26F5" w:rsidRPr="00A811FA" w:rsidRDefault="00EC26F5" w:rsidP="00EC26F5">
            <w:pPr>
              <w:rPr>
                <w:rFonts w:cstheme="minorHAnsi"/>
                <w:b w:val="0"/>
              </w:rPr>
            </w:pPr>
            <w:r w:rsidRPr="00A811FA">
              <w:rPr>
                <w:rFonts w:cstheme="minorHAnsi"/>
              </w:rPr>
              <w:t>ode.selfCertPath</w:t>
            </w:r>
          </w:p>
        </w:tc>
        <w:tc>
          <w:tcPr>
            <w:tcW w:w="3330" w:type="dxa"/>
          </w:tcPr>
          <w:p w14:paraId="20F44282" w14:textId="6A2C9534"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5A82C99" w14:textId="33EBFC5B"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FC3CC57" w14:textId="0A5BE32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path/to/selfCertFile or define env variable ${ODE_SELF_CERT_PATH}</w:t>
            </w:r>
          </w:p>
        </w:tc>
      </w:tr>
      <w:tr w:rsidR="00EC26F5" w:rsidRPr="00B900E1" w14:paraId="37990281"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F40EF41" w14:textId="050AD0A4" w:rsidR="00EC26F5" w:rsidRPr="00A811FA" w:rsidRDefault="00EC26F5" w:rsidP="00EC26F5">
            <w:pPr>
              <w:rPr>
                <w:rFonts w:cstheme="minorHAnsi"/>
                <w:b w:val="0"/>
              </w:rPr>
            </w:pPr>
            <w:r w:rsidRPr="00A811FA">
              <w:rPr>
                <w:rFonts w:cstheme="minorHAnsi"/>
              </w:rPr>
              <w:t>ode.selfPrivateKeyReconstructionFilePath</w:t>
            </w:r>
          </w:p>
        </w:tc>
        <w:tc>
          <w:tcPr>
            <w:tcW w:w="3330" w:type="dxa"/>
          </w:tcPr>
          <w:p w14:paraId="59276B6D" w14:textId="4B64DC82"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58511421" w14:textId="02FCD284"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397E2688" w14:textId="01B8028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path/to/selfPrivateKeyReconstructionFile or define env variable ${ODE_SELF_PRIVATE_KEY_RECONSTRUCTION_FILE_PATH}</w:t>
            </w:r>
          </w:p>
        </w:tc>
      </w:tr>
      <w:tr w:rsidR="00EC26F5" w:rsidRPr="00B900E1" w14:paraId="65D35EA8"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1D27A84" w14:textId="74FAAA43" w:rsidR="00EC26F5" w:rsidRPr="00A811FA" w:rsidRDefault="00EC26F5" w:rsidP="00EC26F5">
            <w:pPr>
              <w:rPr>
                <w:rFonts w:cstheme="minorHAnsi"/>
                <w:b w:val="0"/>
              </w:rPr>
            </w:pPr>
            <w:r w:rsidRPr="00A811FA">
              <w:rPr>
                <w:rFonts w:cstheme="minorHAnsi"/>
              </w:rPr>
              <w:t>ode.selfSigningPrivateKeyFilePath</w:t>
            </w:r>
          </w:p>
        </w:tc>
        <w:tc>
          <w:tcPr>
            <w:tcW w:w="3330" w:type="dxa"/>
          </w:tcPr>
          <w:p w14:paraId="42B2F0DF" w14:textId="776C414A"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65CF6976" w14:textId="1402BB81"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610DB486" w14:textId="6A261DA1"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path/to/selfSigningPrivateKeyFile or define env variable ${ODE_SELF_SIGNING_PRIVATE_KEY_FILE_PATH}</w:t>
            </w:r>
          </w:p>
        </w:tc>
      </w:tr>
      <w:tr w:rsidR="00EC26F5" w:rsidRPr="00B900E1" w14:paraId="02CD32CE" w14:textId="77777777" w:rsidTr="00D43580">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3775" w:type="dxa"/>
          </w:tcPr>
          <w:p w14:paraId="5F9DE2F9" w14:textId="398A86CB" w:rsidR="00EC26F5" w:rsidRPr="006A5B50" w:rsidRDefault="00EC26F5" w:rsidP="00EC26F5">
            <w:pPr>
              <w:rPr>
                <w:rFonts w:cstheme="minorHAnsi"/>
                <w:b w:val="0"/>
              </w:rPr>
            </w:pPr>
            <w:r w:rsidRPr="00702B8B">
              <w:rPr>
                <w:rFonts w:cstheme="minorHAnsi"/>
              </w:rPr>
              <w:t>ode.isdBufferSize</w:t>
            </w:r>
          </w:p>
        </w:tc>
        <w:tc>
          <w:tcPr>
            <w:tcW w:w="3330" w:type="dxa"/>
          </w:tcPr>
          <w:p w14:paraId="4719627E" w14:textId="35EDE5CA"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500</w:t>
            </w:r>
          </w:p>
        </w:tc>
        <w:tc>
          <w:tcPr>
            <w:tcW w:w="1170" w:type="dxa"/>
          </w:tcPr>
          <w:p w14:paraId="33E4552A"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9A3FA7B" w14:textId="385FDC17"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ISD messages through UDP interface</w:t>
            </w:r>
          </w:p>
        </w:tc>
      </w:tr>
      <w:tr w:rsidR="00EC26F5" w:rsidRPr="00B900E1" w14:paraId="041CF456"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01AC7521" w14:textId="1261EA4C" w:rsidR="00EC26F5" w:rsidRPr="006A5B50" w:rsidRDefault="00EC26F5" w:rsidP="00EC26F5">
            <w:pPr>
              <w:rPr>
                <w:rFonts w:cstheme="minorHAnsi"/>
                <w:b w:val="0"/>
              </w:rPr>
            </w:pPr>
            <w:r w:rsidRPr="00702B8B">
              <w:rPr>
                <w:rFonts w:cstheme="minorHAnsi"/>
              </w:rPr>
              <w:t>ode.isdReceiverPort</w:t>
            </w:r>
          </w:p>
        </w:tc>
        <w:tc>
          <w:tcPr>
            <w:tcW w:w="3330" w:type="dxa"/>
          </w:tcPr>
          <w:p w14:paraId="50162976" w14:textId="11B214AC"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46801</w:t>
            </w:r>
          </w:p>
        </w:tc>
        <w:tc>
          <w:tcPr>
            <w:tcW w:w="1170" w:type="dxa"/>
          </w:tcPr>
          <w:p w14:paraId="7D416FBA"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52683DF0" w14:textId="555BAE9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ISD messages.</w:t>
            </w:r>
          </w:p>
        </w:tc>
      </w:tr>
      <w:tr w:rsidR="00EC26F5" w:rsidRPr="00B900E1" w14:paraId="18A5B556"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D32B4AC" w14:textId="51662333" w:rsidR="00EC26F5" w:rsidRPr="006A5B50" w:rsidRDefault="00EC26F5" w:rsidP="00EC26F5">
            <w:pPr>
              <w:rPr>
                <w:rFonts w:cstheme="minorHAnsi"/>
                <w:b w:val="0"/>
              </w:rPr>
            </w:pPr>
            <w:r w:rsidRPr="00702B8B">
              <w:rPr>
                <w:rFonts w:cstheme="minorHAnsi"/>
              </w:rPr>
              <w:t>ode.isdDepositorPort</w:t>
            </w:r>
          </w:p>
        </w:tc>
        <w:tc>
          <w:tcPr>
            <w:tcW w:w="3330" w:type="dxa"/>
          </w:tcPr>
          <w:p w14:paraId="0D49F711" w14:textId="59E6F089"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6666</w:t>
            </w:r>
          </w:p>
        </w:tc>
        <w:tc>
          <w:tcPr>
            <w:tcW w:w="1170" w:type="dxa"/>
          </w:tcPr>
          <w:p w14:paraId="6997ECB6"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4610266" w14:textId="7EF4976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UDP port that ODE will use to send ISD messages to SDC for deposit.</w:t>
            </w:r>
          </w:p>
        </w:tc>
      </w:tr>
      <w:tr w:rsidR="00EC26F5" w:rsidRPr="00B900E1" w14:paraId="16F7E097"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05566AA7" w14:textId="56614134" w:rsidR="00EC26F5" w:rsidRPr="006A5B50" w:rsidRDefault="00EC26F5" w:rsidP="00EC26F5">
            <w:pPr>
              <w:rPr>
                <w:rFonts w:cstheme="minorHAnsi"/>
                <w:b w:val="0"/>
              </w:rPr>
            </w:pPr>
            <w:r w:rsidRPr="00702B8B">
              <w:rPr>
                <w:rFonts w:cstheme="minorHAnsi"/>
              </w:rPr>
              <w:t>ode.isdTrustPort</w:t>
            </w:r>
          </w:p>
        </w:tc>
        <w:tc>
          <w:tcPr>
            <w:tcW w:w="3330" w:type="dxa"/>
          </w:tcPr>
          <w:p w14:paraId="5F463EEA" w14:textId="0BA6AC70"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6667</w:t>
            </w:r>
          </w:p>
        </w:tc>
        <w:tc>
          <w:tcPr>
            <w:tcW w:w="1170" w:type="dxa"/>
          </w:tcPr>
          <w:p w14:paraId="24E88455"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72964E2" w14:textId="3312C974"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establish trust with the SDC for ISD messages.</w:t>
            </w:r>
          </w:p>
        </w:tc>
      </w:tr>
      <w:tr w:rsidR="00EC26F5" w:rsidRPr="00B900E1" w14:paraId="65D828AD"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14EBA7" w14:textId="6C0F5462" w:rsidR="00EC26F5" w:rsidRPr="006A5B50" w:rsidRDefault="00EC26F5" w:rsidP="00EC26F5">
            <w:pPr>
              <w:rPr>
                <w:rFonts w:cstheme="minorHAnsi"/>
                <w:b w:val="0"/>
              </w:rPr>
            </w:pPr>
            <w:r w:rsidRPr="00702B8B">
              <w:rPr>
                <w:rFonts w:cstheme="minorHAnsi"/>
              </w:rPr>
              <w:t>ode.dataReceiptBufferSize</w:t>
            </w:r>
          </w:p>
        </w:tc>
        <w:tc>
          <w:tcPr>
            <w:tcW w:w="3330" w:type="dxa"/>
          </w:tcPr>
          <w:p w14:paraId="0BA12D9A" w14:textId="374F217F"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null</w:t>
            </w:r>
          </w:p>
        </w:tc>
        <w:tc>
          <w:tcPr>
            <w:tcW w:w="1170" w:type="dxa"/>
          </w:tcPr>
          <w:p w14:paraId="415F2ECF"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B938813" w14:textId="613CFD30"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ISD receipt messages through UDP interface</w:t>
            </w:r>
          </w:p>
        </w:tc>
      </w:tr>
      <w:tr w:rsidR="00EC26F5" w:rsidRPr="00B900E1" w14:paraId="2D1DFA8E"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3738C6A3" w14:textId="23253468" w:rsidR="00EC26F5" w:rsidRPr="006A5B50" w:rsidRDefault="00EC26F5" w:rsidP="00EC26F5">
            <w:pPr>
              <w:rPr>
                <w:rFonts w:cstheme="minorHAnsi"/>
                <w:b w:val="0"/>
              </w:rPr>
            </w:pPr>
            <w:r w:rsidRPr="00702B8B">
              <w:rPr>
                <w:rFonts w:cstheme="minorHAnsi"/>
              </w:rPr>
              <w:lastRenderedPageBreak/>
              <w:t>ode.depositSanitizedBsmToSdc</w:t>
            </w:r>
          </w:p>
        </w:tc>
        <w:tc>
          <w:tcPr>
            <w:tcW w:w="3330" w:type="dxa"/>
          </w:tcPr>
          <w:p w14:paraId="18291F7A" w14:textId="41BDF47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false</w:t>
            </w:r>
          </w:p>
        </w:tc>
        <w:tc>
          <w:tcPr>
            <w:tcW w:w="1170" w:type="dxa"/>
          </w:tcPr>
          <w:p w14:paraId="7CA95100"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6956A5C" w14:textId="79D31A2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 xml:space="preserve">Enable/disable </w:t>
            </w:r>
            <w:r>
              <w:rPr>
                <w:rFonts w:cstheme="minorHAnsi"/>
              </w:rPr>
              <w:t xml:space="preserve">packaging of </w:t>
            </w:r>
            <w:r w:rsidRPr="00702B8B">
              <w:rPr>
                <w:rFonts w:cstheme="minorHAnsi"/>
              </w:rPr>
              <w:t>BSM</w:t>
            </w:r>
            <w:r>
              <w:rPr>
                <w:rFonts w:cstheme="minorHAnsi"/>
              </w:rPr>
              <w:t>s</w:t>
            </w:r>
            <w:r w:rsidRPr="00702B8B">
              <w:rPr>
                <w:rFonts w:cstheme="minorHAnsi"/>
              </w:rPr>
              <w:t xml:space="preserve"> in</w:t>
            </w:r>
            <w:r>
              <w:rPr>
                <w:rFonts w:cstheme="minorHAnsi"/>
              </w:rPr>
              <w:t>to</w:t>
            </w:r>
            <w:r w:rsidRPr="00702B8B">
              <w:rPr>
                <w:rFonts w:cstheme="minorHAnsi"/>
              </w:rPr>
              <w:t xml:space="preserve"> VSD</w:t>
            </w:r>
            <w:r>
              <w:rPr>
                <w:rFonts w:cstheme="minorHAnsi"/>
              </w:rPr>
              <w:t>s</w:t>
            </w:r>
            <w:r w:rsidRPr="00702B8B">
              <w:rPr>
                <w:rFonts w:cstheme="minorHAnsi"/>
              </w:rPr>
              <w:t xml:space="preserve"> </w:t>
            </w:r>
            <w:r>
              <w:rPr>
                <w:rFonts w:cstheme="minorHAnsi"/>
              </w:rPr>
              <w:t>and depositing VSDs to SDC</w:t>
            </w:r>
          </w:p>
        </w:tc>
      </w:tr>
      <w:tr w:rsidR="00EC26F5" w:rsidRPr="00B900E1" w14:paraId="36C6C790"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6C11940" w14:textId="329E8709" w:rsidR="00EC26F5" w:rsidRPr="006A5B50" w:rsidRDefault="00EC26F5" w:rsidP="00EC26F5">
            <w:pPr>
              <w:rPr>
                <w:rFonts w:cstheme="minorHAnsi"/>
                <w:b w:val="0"/>
              </w:rPr>
            </w:pPr>
            <w:r w:rsidRPr="00702B8B">
              <w:rPr>
                <w:rFonts w:cstheme="minorHAnsi"/>
              </w:rPr>
              <w:t>ode.serviceRespExpirationSeconds</w:t>
            </w:r>
          </w:p>
        </w:tc>
        <w:tc>
          <w:tcPr>
            <w:tcW w:w="3330" w:type="dxa"/>
          </w:tcPr>
          <w:p w14:paraId="48F293F3" w14:textId="75FC1E61"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10</w:t>
            </w:r>
          </w:p>
        </w:tc>
        <w:tc>
          <w:tcPr>
            <w:tcW w:w="1170" w:type="dxa"/>
          </w:tcPr>
          <w:p w14:paraId="1D22BA1B"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84A55B4" w14:textId="2D3FD1D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Number of seconds the trust manager will wait to receive service request response before timing out.</w:t>
            </w:r>
          </w:p>
        </w:tc>
      </w:tr>
      <w:tr w:rsidR="001703B0" w:rsidRPr="00B900E1" w14:paraId="0EB605A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5A1D5A" w14:textId="6B658003" w:rsidR="001703B0" w:rsidRPr="00702B8B" w:rsidRDefault="001703B0" w:rsidP="00EC26F5">
            <w:pPr>
              <w:rPr>
                <w:rFonts w:cstheme="minorHAnsi"/>
              </w:rPr>
            </w:pPr>
            <w:r>
              <w:rPr>
                <w:rFonts w:cstheme="minorHAnsi"/>
              </w:rPr>
              <w:t>Kafka Topics</w:t>
            </w:r>
          </w:p>
        </w:tc>
        <w:tc>
          <w:tcPr>
            <w:tcW w:w="3330" w:type="dxa"/>
          </w:tcPr>
          <w:p w14:paraId="6A24BDAA" w14:textId="093BEF62" w:rsidR="001703B0" w:rsidRPr="00702B8B"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See Section 8.3.1.1 </w:t>
            </w:r>
          </w:p>
        </w:tc>
        <w:tc>
          <w:tcPr>
            <w:tcW w:w="1170" w:type="dxa"/>
          </w:tcPr>
          <w:p w14:paraId="1E8D16E6" w14:textId="77777777" w:rsidR="001703B0" w:rsidRPr="00702B8B" w:rsidRDefault="001703B0"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25B43DDD" w14:textId="68FE5BC5" w:rsidR="001703B0"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See Section 8.3.1.1</w:t>
            </w:r>
          </w:p>
        </w:tc>
      </w:tr>
      <w:tr w:rsidR="00501269" w:rsidRPr="00B900E1" w14:paraId="73D60289" w14:textId="77777777" w:rsidTr="002F74C6">
        <w:trPr>
          <w:cnfStyle w:val="000000100000" w:firstRow="0" w:lastRow="0" w:firstColumn="0" w:lastColumn="0" w:oddVBand="0" w:evenVBand="0" w:oddHBand="1" w:evenHBand="0" w:firstRowFirstColumn="0" w:firstRowLastColumn="0" w:lastRowFirstColumn="0" w:lastRowLastColumn="0"/>
          <w:trHeight w:val="224"/>
          <w:ins w:id="38" w:author="Musavi, Hamid [USA]" w:date="2018-04-13T18:14:00Z"/>
        </w:trPr>
        <w:tc>
          <w:tcPr>
            <w:cnfStyle w:val="001000000000" w:firstRow="0" w:lastRow="0" w:firstColumn="1" w:lastColumn="0" w:oddVBand="0" w:evenVBand="0" w:oddHBand="0" w:evenHBand="0" w:firstRowFirstColumn="0" w:firstRowLastColumn="0" w:lastRowFirstColumn="0" w:lastRowLastColumn="0"/>
            <w:tcW w:w="3775" w:type="dxa"/>
          </w:tcPr>
          <w:p w14:paraId="69999A60" w14:textId="63D992B3" w:rsidR="00501269" w:rsidRDefault="00501269" w:rsidP="00EC26F5">
            <w:pPr>
              <w:rPr>
                <w:ins w:id="39" w:author="Musavi, Hamid [USA]" w:date="2018-04-13T18:14:00Z"/>
                <w:rFonts w:cstheme="minorHAnsi"/>
              </w:rPr>
            </w:pPr>
            <w:ins w:id="40" w:author="Musavi, Hamid [USA]" w:date="2018-04-13T18:15:00Z">
              <w:r w:rsidRPr="00501269">
                <w:rPr>
                  <w:rFonts w:cstheme="minorHAnsi"/>
                </w:rPr>
                <w:t>ode.securitySvcsSignatureUri</w:t>
              </w:r>
            </w:ins>
          </w:p>
        </w:tc>
        <w:tc>
          <w:tcPr>
            <w:tcW w:w="3330" w:type="dxa"/>
          </w:tcPr>
          <w:p w14:paraId="44C44E42" w14:textId="6481297A" w:rsidR="00501269" w:rsidRDefault="00501269" w:rsidP="00EC26F5">
            <w:pPr>
              <w:cnfStyle w:val="000000100000" w:firstRow="0" w:lastRow="0" w:firstColumn="0" w:lastColumn="0" w:oddVBand="0" w:evenVBand="0" w:oddHBand="1" w:evenHBand="0" w:firstRowFirstColumn="0" w:firstRowLastColumn="0" w:lastRowFirstColumn="0" w:lastRowLastColumn="0"/>
              <w:rPr>
                <w:ins w:id="41" w:author="Musavi, Hamid [USA]" w:date="2018-04-13T18:14:00Z"/>
                <w:rFonts w:cstheme="minorHAnsi"/>
              </w:rPr>
            </w:pPr>
            <w:ins w:id="42" w:author="Musavi, Hamid [USA]" w:date="2018-04-13T18:15:00Z">
              <w:r>
                <w:rPr>
                  <w:rFonts w:cstheme="minorHAnsi"/>
                </w:rPr>
                <w:t>null</w:t>
              </w:r>
            </w:ins>
          </w:p>
        </w:tc>
        <w:tc>
          <w:tcPr>
            <w:tcW w:w="1170" w:type="dxa"/>
          </w:tcPr>
          <w:p w14:paraId="39FB1DB5" w14:textId="67C2CFC0" w:rsidR="00501269" w:rsidRPr="00702B8B" w:rsidRDefault="00501269" w:rsidP="00EC26F5">
            <w:pPr>
              <w:jc w:val="center"/>
              <w:cnfStyle w:val="000000100000" w:firstRow="0" w:lastRow="0" w:firstColumn="0" w:lastColumn="0" w:oddVBand="0" w:evenVBand="0" w:oddHBand="1" w:evenHBand="0" w:firstRowFirstColumn="0" w:firstRowLastColumn="0" w:lastRowFirstColumn="0" w:lastRowLastColumn="0"/>
              <w:rPr>
                <w:ins w:id="43" w:author="Musavi, Hamid [USA]" w:date="2018-04-13T18:14:00Z"/>
                <w:rFonts w:cstheme="minorHAnsi"/>
              </w:rPr>
            </w:pPr>
          </w:p>
        </w:tc>
        <w:tc>
          <w:tcPr>
            <w:tcW w:w="4770" w:type="dxa"/>
          </w:tcPr>
          <w:p w14:paraId="71AF7986" w14:textId="561CB43B" w:rsidR="00501269" w:rsidRDefault="00501269" w:rsidP="00EC26F5">
            <w:pPr>
              <w:cnfStyle w:val="000000100000" w:firstRow="0" w:lastRow="0" w:firstColumn="0" w:lastColumn="0" w:oddVBand="0" w:evenVBand="0" w:oddHBand="1" w:evenHBand="0" w:firstRowFirstColumn="0" w:firstRowLastColumn="0" w:lastRowFirstColumn="0" w:lastRowLastColumn="0"/>
              <w:rPr>
                <w:ins w:id="44" w:author="Musavi, Hamid [USA]" w:date="2018-04-13T18:14:00Z"/>
                <w:rFonts w:cstheme="minorHAnsi"/>
              </w:rPr>
            </w:pPr>
            <w:ins w:id="45" w:author="Musavi, Hamid [USA]" w:date="2018-04-13T18:15:00Z">
              <w:r w:rsidRPr="00501269">
                <w:rPr>
                  <w:rFonts w:cstheme="minorHAnsi"/>
                </w:rPr>
                <w:t>The URI for signing data using the jpo-security-svcs module. Normally doesn't need to be set because ODE will calculate it based on DOCKER_HOST_IP. If the service is deployed outside Docker, it should be set to http://host:ip/sign of the server it's running on</w:t>
              </w:r>
            </w:ins>
            <w:ins w:id="46" w:author="Musavi, Hamid [USA]" w:date="2018-04-13T19:01:00Z">
              <w:r w:rsidR="00F15AC6">
                <w:rPr>
                  <w:rFonts w:cstheme="minorHAnsi"/>
                </w:rPr>
                <w:t xml:space="preserve">. </w:t>
              </w:r>
              <w:r w:rsidR="00F15AC6">
                <w:t xml:space="preserve">If you do not want to sign the data set </w:t>
              </w:r>
              <w:r w:rsidR="00F15AC6">
                <w:t xml:space="preserve">this property to </w:t>
              </w:r>
              <w:r w:rsidR="00F15AC6" w:rsidRPr="001D4480">
                <w:rPr>
                  <w:i/>
                </w:rPr>
                <w:t>UNSECURED</w:t>
              </w:r>
            </w:ins>
            <w:ins w:id="47" w:author="Musavi, Hamid [USA]" w:date="2018-04-13T19:02:00Z">
              <w:r w:rsidR="00F15AC6">
                <w:rPr>
                  <w:i/>
                </w:rPr>
                <w:t>.</w:t>
              </w:r>
            </w:ins>
            <w:bookmarkStart w:id="48" w:name="_GoBack"/>
            <w:bookmarkEnd w:id="48"/>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49" w:name="_Toc483908145"/>
      <w:r>
        <w:t>ODE Log</w:t>
      </w:r>
      <w:r w:rsidR="00316B55">
        <w:t>ging</w:t>
      </w:r>
      <w:r>
        <w:t xml:space="preserve"> Properties</w:t>
      </w:r>
      <w:bookmarkEnd w:id="49"/>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50" w:name="_Toc462052285"/>
      <w:bookmarkStart w:id="51" w:name="_Toc483908146"/>
      <w:r>
        <w:t>ODE</w:t>
      </w:r>
      <w:r w:rsidR="00C26C45" w:rsidRPr="001E40C7">
        <w:t xml:space="preserve"> </w:t>
      </w:r>
      <w:r w:rsidR="00A529B3">
        <w:t>Features</w:t>
      </w:r>
      <w:bookmarkEnd w:id="50"/>
      <w:bookmarkEnd w:id="51"/>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52" w:name="_Toc483908147"/>
      <w:r>
        <w:t>Managing SNMP Devices</w:t>
      </w:r>
      <w:bookmarkEnd w:id="52"/>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53" w:name="_Toc483908148"/>
      <w:r>
        <w:t>Query Parameters</w:t>
      </w:r>
      <w:bookmarkEnd w:id="53"/>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54" w:name="_Toc483908149"/>
      <w:r>
        <w:lastRenderedPageBreak/>
        <w:t>API Details</w:t>
      </w:r>
      <w:bookmarkEnd w:id="54"/>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55" w:name="_Toc483908150"/>
      <w:r>
        <w:t>Web Based View</w:t>
      </w:r>
      <w:bookmarkEnd w:id="55"/>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56" w:name="_Toc483908151"/>
      <w:r>
        <w:t>Additional Features/ Discussion Points</w:t>
      </w:r>
      <w:bookmarkEnd w:id="56"/>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57" w:name="_Toc483908152"/>
      <w:r>
        <w:t>Logging Events</w:t>
      </w:r>
      <w:bookmarkEnd w:id="57"/>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58" w:name="_Toc483908153"/>
      <w:r>
        <w:t>Log Levels</w:t>
      </w:r>
      <w:bookmarkEnd w:id="58"/>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59" w:name="_Toc483908154"/>
      <w:r>
        <w:t>Logging setup</w:t>
      </w:r>
      <w:bookmarkEnd w:id="59"/>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60" w:name="_Toc483908155"/>
      <w:r>
        <w:t>Steps to turn on/off logging during application runtime.</w:t>
      </w:r>
      <w:bookmarkEnd w:id="60"/>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61" w:name="_Toc483908156"/>
      <w:r>
        <w:t>IEEE 1609.2 Compliance</w:t>
      </w:r>
      <w:bookmarkEnd w:id="61"/>
    </w:p>
    <w:p w14:paraId="39EDD772" w14:textId="27660A34" w:rsidR="00A529B3" w:rsidRDefault="00735D08" w:rsidP="00C26C45">
      <w:r>
        <w:t>As of this release, ODE supports signature validation of BSM data received via file upload and UDP interfaces. To enable this functionality,</w:t>
      </w:r>
      <w:r w:rsidR="00817A59">
        <w:t xml:space="preserve"> CA certificates must be installed and configured using below properties or environment variables as described in section </w:t>
      </w:r>
      <w:r w:rsidR="00817A59">
        <w:fldChar w:fldCharType="begin"/>
      </w:r>
      <w:r w:rsidR="00817A59">
        <w:instrText xml:space="preserve"> REF _Ref489003471 \r \h </w:instrText>
      </w:r>
      <w:r w:rsidR="00817A59">
        <w:fldChar w:fldCharType="separate"/>
      </w:r>
      <w:r w:rsidR="00817A59">
        <w:t>6.6.3</w:t>
      </w:r>
      <w:r w:rsidR="00817A59">
        <w:fldChar w:fldCharType="end"/>
      </w:r>
      <w:r w:rsidR="00817A59">
        <w:t>.</w:t>
      </w:r>
    </w:p>
    <w:tbl>
      <w:tblPr>
        <w:tblStyle w:val="GridTable4-Accent11"/>
        <w:tblW w:w="7375" w:type="dxa"/>
        <w:tblLayout w:type="fixed"/>
        <w:tblLook w:val="04A0" w:firstRow="1" w:lastRow="0" w:firstColumn="1" w:lastColumn="0" w:noHBand="0" w:noVBand="1"/>
      </w:tblPr>
      <w:tblGrid>
        <w:gridCol w:w="7375"/>
      </w:tblGrid>
      <w:tr w:rsidR="00817A59" w:rsidRPr="00B900E1" w14:paraId="735E3106" w14:textId="77777777" w:rsidTr="00D43580">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DC2CAF5" w14:textId="7DAD110F" w:rsidR="00817A59" w:rsidRPr="002F74C6" w:rsidDel="00517F74"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ode.caCertPath</w:t>
            </w:r>
          </w:p>
        </w:tc>
      </w:tr>
      <w:tr w:rsidR="00817A59" w:rsidRPr="00B900E1" w14:paraId="047A36D4"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F8BAFEF"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ode.selfCertPath</w:t>
            </w:r>
          </w:p>
        </w:tc>
      </w:tr>
      <w:tr w:rsidR="00817A59" w:rsidRPr="00B900E1" w14:paraId="6A7AF061" w14:textId="77777777" w:rsidTr="00D43580">
        <w:trPr>
          <w:trHeight w:val="224"/>
        </w:trPr>
        <w:tc>
          <w:tcPr>
            <w:cnfStyle w:val="001000000000" w:firstRow="0" w:lastRow="0" w:firstColumn="1" w:lastColumn="0" w:oddVBand="0" w:evenVBand="0" w:oddHBand="0" w:evenHBand="0" w:firstRowFirstColumn="0" w:firstRowLastColumn="0" w:lastRowFirstColumn="0" w:lastRowLastColumn="0"/>
            <w:tcW w:w="7375" w:type="dxa"/>
          </w:tcPr>
          <w:p w14:paraId="5F96209B"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ode.selfPrivateKeyReconstructionFilePath</w:t>
            </w:r>
          </w:p>
        </w:tc>
      </w:tr>
      <w:tr w:rsidR="00817A59" w:rsidRPr="00B900E1" w14:paraId="4497D440"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09649807"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ode.selfSigningPrivateKeyFilePath</w:t>
            </w:r>
          </w:p>
        </w:tc>
      </w:tr>
    </w:tbl>
    <w:p w14:paraId="7F51093E" w14:textId="231BFE6C" w:rsidR="00817A59" w:rsidRDefault="00CB4AD1" w:rsidP="00C26C45">
      <w:r>
        <w:t xml:space="preserve">Upon validation, the Boolean field variable </w:t>
      </w:r>
      <w:r w:rsidRPr="002F74C6">
        <w:rPr>
          <w:rFonts w:ascii="Courier New" w:hAnsi="Courier New" w:cs="Courier New"/>
        </w:rPr>
        <w:t>validSignature</w:t>
      </w:r>
      <w:r>
        <w:t xml:space="preserve"> in the metadata fie</w:t>
      </w:r>
      <w:r w:rsidR="00BB7C94">
        <w:t>l</w:t>
      </w:r>
      <w:r>
        <w:t xml:space="preserve">d of OdeBsmData message will be set to true or false according to the validation result. </w:t>
      </w:r>
    </w:p>
    <w:p w14:paraId="746F15F0" w14:textId="77777777" w:rsidR="001A3B89" w:rsidRDefault="001A3B89" w:rsidP="00CA4BB4">
      <w:pPr>
        <w:pStyle w:val="Heading2"/>
      </w:pPr>
      <w:bookmarkStart w:id="62" w:name="_Toc483908157"/>
      <w:r>
        <w:t>SCMS Certificate Management</w:t>
      </w:r>
      <w:bookmarkEnd w:id="62"/>
    </w:p>
    <w:p w14:paraId="64A99D1C" w14:textId="77777777" w:rsidR="001A3B89" w:rsidRDefault="001A3B89" w:rsidP="00CA4BB4">
      <w:r>
        <w:t>TBD</w:t>
      </w:r>
    </w:p>
    <w:p w14:paraId="59FD1E00" w14:textId="15A2B950" w:rsidR="001A3B89" w:rsidRDefault="001A3B89" w:rsidP="00CA4BB4">
      <w:pPr>
        <w:pStyle w:val="Heading2"/>
      </w:pPr>
      <w:bookmarkStart w:id="63" w:name="_Toc483908158"/>
      <w:bookmarkStart w:id="64" w:name="_Ref506459515"/>
      <w:r>
        <w:t xml:space="preserve">Inbound </w:t>
      </w:r>
      <w:r w:rsidR="004B38AF">
        <w:t xml:space="preserve">Data </w:t>
      </w:r>
      <w:r>
        <w:t>Distribution</w:t>
      </w:r>
      <w:bookmarkEnd w:id="63"/>
      <w:bookmarkEnd w:id="64"/>
    </w:p>
    <w:p w14:paraId="5E74D63E" w14:textId="6AC71EC9" w:rsidR="001A3B89" w:rsidRDefault="001A3B89" w:rsidP="00CA4BB4">
      <w:r>
        <w:t>ODE accepts Inbound BSMs</w:t>
      </w:r>
      <w:r w:rsidR="004B38AF">
        <w:t>, TIMs and other data types</w:t>
      </w:r>
      <w:r>
        <w:t xml:space="preserve"> via File Copy Data Deposit mechanism as described in section </w:t>
      </w:r>
      <w:r>
        <w:fldChar w:fldCharType="begin"/>
      </w:r>
      <w:r>
        <w:instrText xml:space="preserve"> REF _Ref471804194 \r \h </w:instrText>
      </w:r>
      <w:r>
        <w:fldChar w:fldCharType="separate"/>
      </w:r>
      <w:r>
        <w:t>8.1</w:t>
      </w:r>
      <w:r>
        <w:fldChar w:fldCharType="end"/>
      </w:r>
      <w:r>
        <w:t>.</w:t>
      </w:r>
      <w:r w:rsidR="00D43580">
        <w:t xml:space="preserve"> Note that after files are processed by the ODE, they are moved to either the backup sub-directory upon success, or the “failed” sub-directory upon error.</w:t>
      </w:r>
      <w:r w:rsidR="000901B3">
        <w:t xml:space="preserve"> The ODE is capable of accepting log files in both raw data format as well as in GZIP-compressed format. </w:t>
      </w:r>
      <w:r w:rsidR="00BB1EE9">
        <w:t xml:space="preserve">Compressed files are detected automatically and processed in the same way as normal files, no special actions are needed by the user. </w:t>
      </w:r>
      <w:r w:rsidR="000901B3">
        <w:t xml:space="preserve"> </w:t>
      </w:r>
    </w:p>
    <w:p w14:paraId="29A38343" w14:textId="00EF642E" w:rsidR="00D43580" w:rsidRDefault="001A3B89" w:rsidP="00CA4BB4">
      <w:r>
        <w:t xml:space="preserve">The ODE propagates </w:t>
      </w:r>
      <w:r w:rsidR="004B38AF">
        <w:t>received d</w:t>
      </w:r>
      <w:r>
        <w:t xml:space="preserve">ata to applications via a subscription service provided by Kafka messaging hub. </w:t>
      </w:r>
      <w:r w:rsidR="006916B6">
        <w:t>The ODE offers two Kafka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1B1DF2E3" w14:textId="409380E5" w:rsidR="005735E7" w:rsidRDefault="00FD0B6B" w:rsidP="004B38AF">
      <w:pPr>
        <w:pStyle w:val="Heading3"/>
      </w:pPr>
      <w:r>
        <w:lastRenderedPageBreak/>
        <w:t xml:space="preserve">Inbound BSM </w:t>
      </w:r>
      <w:r w:rsidR="004B38AF">
        <w:t>Log File Processing and Distribution</w:t>
      </w:r>
    </w:p>
    <w:p w14:paraId="7293959B" w14:textId="2BF6A533" w:rsidR="00FD0B6B" w:rsidRDefault="00220910" w:rsidP="004B38AF">
      <w:pPr>
        <w:pStyle w:val="Heading4"/>
      </w:pPr>
      <w:r w:rsidRPr="00220910">
        <w:t>bsmLogDuringEvent</w:t>
      </w:r>
    </w:p>
    <w:p w14:paraId="5A876E92"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BSMs for event (10 seconds before, event, 10 seconds after all at 10 Hz) (purge first) </w:t>
      </w:r>
    </w:p>
    <w:p w14:paraId="18A9CCC1" w14:textId="77777777" w:rsidR="00DF25AB" w:rsidRDefault="00DF25AB" w:rsidP="00DF25AB">
      <w:pPr>
        <w:numPr>
          <w:ilvl w:val="1"/>
          <w:numId w:val="64"/>
        </w:numPr>
        <w:spacing w:before="0" w:after="0" w:line="240" w:lineRule="auto"/>
        <w:rPr>
          <w:rFonts w:eastAsia="Times New Roman"/>
        </w:rPr>
      </w:pPr>
      <w:r>
        <w:rPr>
          <w:rFonts w:eastAsia="Times New Roman"/>
        </w:rPr>
        <w:t>Driver alert</w:t>
      </w:r>
    </w:p>
    <w:p w14:paraId="4520C94D" w14:textId="77777777" w:rsidR="00DF25AB" w:rsidRDefault="00DF25AB" w:rsidP="00DF25AB">
      <w:pPr>
        <w:numPr>
          <w:ilvl w:val="1"/>
          <w:numId w:val="64"/>
        </w:numPr>
        <w:spacing w:before="0" w:after="0" w:line="240" w:lineRule="auto"/>
        <w:rPr>
          <w:rFonts w:eastAsia="Times New Roman"/>
        </w:rPr>
      </w:pPr>
      <w:r>
        <w:rPr>
          <w:rFonts w:eastAsia="Times New Roman"/>
        </w:rPr>
        <w:t>Received BSMs from remote vehicle(s), also record host vehicle BSMs</w:t>
      </w:r>
    </w:p>
    <w:p w14:paraId="15D769DD" w14:textId="77777777" w:rsidR="00DF25AB" w:rsidRDefault="00DF25AB" w:rsidP="00DF25AB">
      <w:pPr>
        <w:numPr>
          <w:ilvl w:val="1"/>
          <w:numId w:val="64"/>
        </w:numPr>
        <w:spacing w:before="0" w:after="0" w:line="240" w:lineRule="auto"/>
        <w:rPr>
          <w:rFonts w:eastAsia="Times New Roman"/>
        </w:rPr>
      </w:pPr>
      <w:r>
        <w:rPr>
          <w:rFonts w:eastAsia="Times New Roman"/>
        </w:rPr>
        <w:t>If event is longer than 1-minute drop to 1 Hz for host and remove vehicles</w:t>
      </w:r>
    </w:p>
    <w:p w14:paraId="0405036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302C597D" w14:textId="14BE1514" w:rsidR="00220910" w:rsidRDefault="00220910" w:rsidP="00DF25AB"/>
    <w:p w14:paraId="0AD93A71" w14:textId="5E5684D4" w:rsidR="00220910" w:rsidRDefault="00DF25AB" w:rsidP="004B38AF">
      <w:pPr>
        <w:pStyle w:val="Heading4"/>
      </w:pPr>
      <w:r w:rsidRPr="00DF25AB">
        <w:t>bsmTx</w:t>
      </w:r>
    </w:p>
    <w:p w14:paraId="6CF61D54"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 once every 30 seconds (purge second) </w:t>
      </w:r>
    </w:p>
    <w:p w14:paraId="38D005D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2CDBBB2A" w14:textId="77777777" w:rsidR="005604A8" w:rsidRPr="00DF25AB" w:rsidRDefault="005604A8" w:rsidP="005604A8"/>
    <w:p w14:paraId="04A80976" w14:textId="77777777" w:rsidR="005604A8" w:rsidRDefault="005604A8" w:rsidP="005604A8">
      <w:pPr>
        <w:pStyle w:val="Heading4"/>
      </w:pPr>
      <w:r w:rsidRPr="00220910">
        <w:t>rxMsg</w:t>
      </w:r>
    </w:p>
    <w:p w14:paraId="3D7FA71E" w14:textId="77777777" w:rsidR="005604A8" w:rsidRDefault="005604A8" w:rsidP="005604A8">
      <w:pPr>
        <w:numPr>
          <w:ilvl w:val="0"/>
          <w:numId w:val="64"/>
        </w:numPr>
        <w:spacing w:before="0" w:after="0" w:line="240" w:lineRule="auto"/>
        <w:rPr>
          <w:rFonts w:eastAsia="Times New Roman"/>
        </w:rPr>
      </w:pPr>
      <w:r>
        <w:rPr>
          <w:rFonts w:eastAsia="Times New Roman"/>
        </w:rPr>
        <w:t xml:space="preserve">Received messages (purge third) </w:t>
      </w:r>
    </w:p>
    <w:p w14:paraId="653B0D07" w14:textId="77777777" w:rsidR="005604A8" w:rsidRDefault="005604A8" w:rsidP="005604A8">
      <w:pPr>
        <w:numPr>
          <w:ilvl w:val="1"/>
          <w:numId w:val="64"/>
        </w:numPr>
        <w:spacing w:before="0" w:after="0" w:line="240" w:lineRule="auto"/>
        <w:rPr>
          <w:rFonts w:eastAsia="Times New Roman"/>
        </w:rPr>
      </w:pPr>
      <w:r>
        <w:rPr>
          <w:rFonts w:eastAsia="Times New Roman"/>
        </w:rPr>
        <w:t xml:space="preserve">Received BSMs from nearby OBUs are logged and deposited to the ODE via the file copy interface. </w:t>
      </w:r>
    </w:p>
    <w:p w14:paraId="0436FC0F" w14:textId="77777777" w:rsidR="005604A8" w:rsidRDefault="005604A8" w:rsidP="005604A8">
      <w:pPr>
        <w:pStyle w:val="Heading3"/>
      </w:pPr>
      <w:r>
        <w:t>Inbound TIM Log File Processing and Distribution</w:t>
      </w:r>
    </w:p>
    <w:p w14:paraId="38329939" w14:textId="77777777" w:rsidR="00DF25AB" w:rsidRPr="00DF25AB" w:rsidRDefault="00DF25AB"/>
    <w:p w14:paraId="167F5BE1" w14:textId="77777777" w:rsidR="00DF25AB" w:rsidRDefault="00DF25AB" w:rsidP="00DF25AB">
      <w:pPr>
        <w:pStyle w:val="Heading4"/>
      </w:pPr>
      <w:r w:rsidRPr="00220910">
        <w:t>rxMsg</w:t>
      </w:r>
    </w:p>
    <w:p w14:paraId="2AC50D50" w14:textId="77777777" w:rsidR="00DF25AB" w:rsidRDefault="00DF25AB" w:rsidP="00DF25AB">
      <w:pPr>
        <w:numPr>
          <w:ilvl w:val="0"/>
          <w:numId w:val="64"/>
        </w:numPr>
        <w:spacing w:before="0" w:after="0" w:line="240" w:lineRule="auto"/>
        <w:rPr>
          <w:rFonts w:eastAsia="Times New Roman"/>
        </w:rPr>
      </w:pPr>
      <w:r>
        <w:rPr>
          <w:rFonts w:eastAsia="Times New Roman"/>
        </w:rPr>
        <w:t xml:space="preserve">Received messages (purge third) </w:t>
      </w:r>
    </w:p>
    <w:p w14:paraId="649C8DA7" w14:textId="77777777" w:rsidR="00DF25AB" w:rsidRDefault="00DF25AB" w:rsidP="00DF25AB">
      <w:pPr>
        <w:numPr>
          <w:ilvl w:val="1"/>
          <w:numId w:val="64"/>
        </w:numPr>
        <w:spacing w:before="0" w:after="0" w:line="240" w:lineRule="auto"/>
        <w:rPr>
          <w:rFonts w:eastAsia="Times New Roman"/>
        </w:rPr>
      </w:pPr>
      <w:r>
        <w:rPr>
          <w:rFonts w:eastAsia="Times New Roman"/>
        </w:rPr>
        <w:t>TIMs from RSU and Satellite, message, location, method of reception (Sat/RSU) and time, only log messages within 20-mile radius and only log first time message is received</w:t>
      </w:r>
    </w:p>
    <w:p w14:paraId="190BD0BE" w14:textId="2F607AA4" w:rsidR="00DF25AB" w:rsidRDefault="00DF25AB" w:rsidP="00DF25AB"/>
    <w:p w14:paraId="767B4307" w14:textId="012B00E5" w:rsidR="00DF25AB" w:rsidRDefault="00DF25AB" w:rsidP="004B38AF">
      <w:pPr>
        <w:pStyle w:val="Heading4"/>
      </w:pPr>
      <w:r w:rsidRPr="00DF25AB">
        <w:t>dnMsg</w:t>
      </w:r>
    </w:p>
    <w:p w14:paraId="5CDFECDB" w14:textId="77777777" w:rsidR="00DF25AB" w:rsidRDefault="00DF25AB" w:rsidP="00DF25AB">
      <w:pPr>
        <w:numPr>
          <w:ilvl w:val="0"/>
          <w:numId w:val="64"/>
        </w:numPr>
        <w:spacing w:before="0" w:after="0" w:line="240" w:lineRule="auto"/>
        <w:rPr>
          <w:rFonts w:eastAsia="Times New Roman"/>
        </w:rPr>
      </w:pPr>
      <w:r>
        <w:rPr>
          <w:rFonts w:eastAsia="Times New Roman"/>
        </w:rPr>
        <w:t xml:space="preserve">DNM (purge eight) </w:t>
      </w:r>
    </w:p>
    <w:p w14:paraId="158E7929" w14:textId="77777777" w:rsidR="00DF25AB" w:rsidRDefault="00DF25AB" w:rsidP="00DF25AB">
      <w:pPr>
        <w:numPr>
          <w:ilvl w:val="1"/>
          <w:numId w:val="64"/>
        </w:numPr>
        <w:spacing w:before="0" w:after="0" w:line="240" w:lineRule="auto"/>
        <w:rPr>
          <w:rFonts w:eastAsia="Times New Roman"/>
        </w:rPr>
      </w:pPr>
      <w:r>
        <w:rPr>
          <w:rFonts w:eastAsia="Times New Roman"/>
        </w:rPr>
        <w:t>Location, time, DNM (log first unique DNM for Distressed vehicle and for each relay/received vehicle)</w:t>
      </w:r>
    </w:p>
    <w:p w14:paraId="15CAC714" w14:textId="77777777" w:rsidR="00DF25AB" w:rsidRDefault="00DF25AB" w:rsidP="00DF25AB">
      <w:pPr>
        <w:numPr>
          <w:ilvl w:val="1"/>
          <w:numId w:val="64"/>
        </w:numPr>
        <w:spacing w:before="0" w:after="0" w:line="240" w:lineRule="auto"/>
        <w:rPr>
          <w:rFonts w:eastAsia="Times New Roman"/>
        </w:rPr>
      </w:pPr>
      <w:r>
        <w:rPr>
          <w:rFonts w:eastAsia="Times New Roman"/>
        </w:rPr>
        <w:t>Top priority for sending this log</w:t>
      </w:r>
    </w:p>
    <w:p w14:paraId="2C386B43" w14:textId="77777777" w:rsidR="00C6663D" w:rsidRDefault="00C6663D" w:rsidP="00C6663D">
      <w:pPr>
        <w:pStyle w:val="Heading4"/>
      </w:pPr>
      <w:r w:rsidRPr="00DF25AB">
        <w:t>driverAlert</w:t>
      </w:r>
    </w:p>
    <w:p w14:paraId="0B77BE76" w14:textId="77777777" w:rsidR="00C6663D" w:rsidRDefault="00C6663D" w:rsidP="00C6663D">
      <w:pPr>
        <w:numPr>
          <w:ilvl w:val="0"/>
          <w:numId w:val="64"/>
        </w:numPr>
        <w:spacing w:before="0" w:after="0" w:line="240" w:lineRule="auto"/>
        <w:rPr>
          <w:rFonts w:eastAsia="Times New Roman"/>
        </w:rPr>
      </w:pPr>
      <w:r>
        <w:rPr>
          <w:rFonts w:eastAsia="Times New Roman"/>
        </w:rPr>
        <w:lastRenderedPageBreak/>
        <w:t xml:space="preserve">We have a log for driver’s alerts, it will need to flag alerts that were not given because of a higher priority alert (purge ninth) </w:t>
      </w:r>
    </w:p>
    <w:p w14:paraId="0BD27589" w14:textId="6C6F55CE" w:rsidR="00C6663D" w:rsidRDefault="00C6663D" w:rsidP="00C6663D">
      <w:pPr>
        <w:numPr>
          <w:ilvl w:val="1"/>
          <w:numId w:val="64"/>
        </w:numPr>
        <w:spacing w:before="0" w:after="0" w:line="240" w:lineRule="auto"/>
        <w:rPr>
          <w:rFonts w:eastAsia="Times New Roman"/>
        </w:rPr>
      </w:pPr>
      <w:r>
        <w:rPr>
          <w:rFonts w:eastAsia="Times New Roman"/>
        </w:rPr>
        <w:t>Location, time, alert (FCW, TIM, not DNM)</w:t>
      </w:r>
    </w:p>
    <w:p w14:paraId="063BC31D" w14:textId="77777777" w:rsidR="00C6663D" w:rsidRDefault="00C6663D" w:rsidP="00D43580">
      <w:pPr>
        <w:spacing w:before="0" w:after="0" w:line="240" w:lineRule="auto"/>
        <w:rPr>
          <w:rFonts w:eastAsia="Times New Roman"/>
        </w:rPr>
      </w:pPr>
    </w:p>
    <w:p w14:paraId="6DAB0C15" w14:textId="5733CF98" w:rsidR="005604A8" w:rsidRDefault="005604A8" w:rsidP="005604A8">
      <w:pPr>
        <w:pStyle w:val="Heading3"/>
      </w:pPr>
      <w:r>
        <w:t>Inbound Other Log File Processing and Distribution</w:t>
      </w:r>
    </w:p>
    <w:p w14:paraId="531700A7" w14:textId="17E0D48F" w:rsidR="005604A8" w:rsidRPr="00A524BA" w:rsidRDefault="005604A8" w:rsidP="005604A8">
      <w:pPr>
        <w:rPr>
          <w:color w:val="FF0000"/>
        </w:rPr>
      </w:pPr>
      <w:r>
        <w:rPr>
          <w:color w:val="FF0000"/>
        </w:rPr>
        <w:t>STATUS</w:t>
      </w:r>
      <w:r w:rsidRPr="00ED0E13">
        <w:rPr>
          <w:color w:val="FF0000"/>
        </w:rPr>
        <w:t xml:space="preserve">: </w:t>
      </w:r>
      <w:r>
        <w:rPr>
          <w:color w:val="FF0000"/>
        </w:rPr>
        <w:t>These log messages have not yet been implemented.</w:t>
      </w:r>
    </w:p>
    <w:p w14:paraId="69CDF3F5" w14:textId="4B964EBB" w:rsidR="00DF25AB" w:rsidRDefault="00DF25AB"/>
    <w:p w14:paraId="7F045B83" w14:textId="0D8C6563" w:rsidR="00DF25AB" w:rsidRDefault="00DF25AB"/>
    <w:p w14:paraId="5E1A3FD5" w14:textId="7E9B2569" w:rsidR="00DF25AB" w:rsidRDefault="00DF25AB" w:rsidP="004B38AF">
      <w:pPr>
        <w:pStyle w:val="Heading4"/>
      </w:pPr>
      <w:r w:rsidRPr="00DF25AB">
        <w:t>environmentMsg</w:t>
      </w:r>
    </w:p>
    <w:p w14:paraId="48F8EE1D" w14:textId="77777777" w:rsidR="00DF25AB" w:rsidRDefault="00DF25AB" w:rsidP="00DF25AB">
      <w:pPr>
        <w:numPr>
          <w:ilvl w:val="0"/>
          <w:numId w:val="64"/>
        </w:numPr>
        <w:spacing w:before="0" w:after="0" w:line="240" w:lineRule="auto"/>
        <w:rPr>
          <w:rFonts w:eastAsia="Times New Roman"/>
        </w:rPr>
      </w:pPr>
      <w:r>
        <w:rPr>
          <w:rFonts w:eastAsia="Times New Roman"/>
        </w:rPr>
        <w:t xml:space="preserve">Environmental Log (purge seventh) </w:t>
      </w:r>
    </w:p>
    <w:p w14:paraId="10D3BB69" w14:textId="77777777" w:rsidR="00DF25AB" w:rsidRDefault="00DF25AB" w:rsidP="00DF25AB">
      <w:pPr>
        <w:numPr>
          <w:ilvl w:val="1"/>
          <w:numId w:val="64"/>
        </w:numPr>
        <w:spacing w:before="0" w:after="0" w:line="240" w:lineRule="auto"/>
        <w:rPr>
          <w:rFonts w:eastAsia="Times New Roman"/>
        </w:rPr>
      </w:pPr>
      <w:r>
        <w:rPr>
          <w:rFonts w:eastAsia="Times New Roman"/>
        </w:rPr>
        <w:t>Location, time, environmental log</w:t>
      </w:r>
    </w:p>
    <w:p w14:paraId="25C95BB3" w14:textId="77777777" w:rsidR="00DF25AB" w:rsidRDefault="00DF25AB" w:rsidP="00DF25AB">
      <w:pPr>
        <w:numPr>
          <w:ilvl w:val="1"/>
          <w:numId w:val="64"/>
        </w:numPr>
        <w:spacing w:before="0" w:after="0" w:line="240" w:lineRule="auto"/>
        <w:rPr>
          <w:rFonts w:eastAsia="Times New Roman"/>
        </w:rPr>
      </w:pPr>
      <w:r>
        <w:rPr>
          <w:rFonts w:eastAsia="Times New Roman"/>
        </w:rPr>
        <w:t>Second priority for sending this log</w:t>
      </w:r>
    </w:p>
    <w:p w14:paraId="20F7191E" w14:textId="67378C77" w:rsidR="00DF25AB" w:rsidRDefault="00DF25AB"/>
    <w:p w14:paraId="59149B8D" w14:textId="07931AC1" w:rsidR="00DF25AB" w:rsidRDefault="00DF25AB" w:rsidP="004B38AF">
      <w:pPr>
        <w:pStyle w:val="Heading4"/>
      </w:pPr>
      <w:r w:rsidRPr="00DF25AB">
        <w:t>scms</w:t>
      </w:r>
    </w:p>
    <w:p w14:paraId="5D98A099" w14:textId="77777777" w:rsidR="00DF25AB" w:rsidRDefault="00DF25AB" w:rsidP="00DF25AB">
      <w:pPr>
        <w:numPr>
          <w:ilvl w:val="0"/>
          <w:numId w:val="64"/>
        </w:numPr>
        <w:spacing w:before="0" w:after="0" w:line="240" w:lineRule="auto"/>
        <w:rPr>
          <w:rFonts w:eastAsia="Times New Roman"/>
        </w:rPr>
      </w:pPr>
      <w:r>
        <w:rPr>
          <w:rFonts w:eastAsia="Times New Roman"/>
        </w:rPr>
        <w:t xml:space="preserve">SCMS (purge fifth) </w:t>
      </w:r>
    </w:p>
    <w:p w14:paraId="4355EE9D" w14:textId="77777777" w:rsidR="00DF25AB" w:rsidRDefault="00DF25AB" w:rsidP="00DF25AB">
      <w:pPr>
        <w:numPr>
          <w:ilvl w:val="1"/>
          <w:numId w:val="64"/>
        </w:numPr>
        <w:spacing w:before="0" w:after="0" w:line="240" w:lineRule="auto"/>
        <w:rPr>
          <w:rFonts w:eastAsia="Times New Roman"/>
        </w:rPr>
      </w:pPr>
      <w:r>
        <w:rPr>
          <w:rFonts w:eastAsia="Times New Roman"/>
        </w:rPr>
        <w:t>Log connections to SCMS</w:t>
      </w:r>
    </w:p>
    <w:p w14:paraId="3175FFC2" w14:textId="6B1AF729" w:rsidR="00DF25AB" w:rsidRDefault="00DF25AB"/>
    <w:p w14:paraId="0488DEAD" w14:textId="4EDECF41" w:rsidR="00DF25AB" w:rsidRDefault="00DF25AB" w:rsidP="004B38AF">
      <w:pPr>
        <w:pStyle w:val="Heading4"/>
      </w:pPr>
      <w:r w:rsidRPr="00DF25AB">
        <w:t>systemLog</w:t>
      </w:r>
    </w:p>
    <w:p w14:paraId="65130A0F" w14:textId="77777777" w:rsidR="00DF25AB" w:rsidRDefault="00DF25AB" w:rsidP="00DF25AB">
      <w:pPr>
        <w:numPr>
          <w:ilvl w:val="0"/>
          <w:numId w:val="64"/>
        </w:numPr>
        <w:spacing w:before="0" w:after="0" w:line="240" w:lineRule="auto"/>
        <w:rPr>
          <w:rFonts w:eastAsia="Times New Roman"/>
        </w:rPr>
      </w:pPr>
      <w:r>
        <w:rPr>
          <w:rFonts w:eastAsia="Times New Roman"/>
        </w:rPr>
        <w:t xml:space="preserve">System log (very PII sensitive, just for internal use and will have to be locked down and encrypted, may want to exclude collection of this once the pilot is working well) (purge sixth) </w:t>
      </w:r>
    </w:p>
    <w:p w14:paraId="2675BBE4" w14:textId="77777777" w:rsidR="00DF25AB" w:rsidRDefault="00DF25AB" w:rsidP="00DF25AB">
      <w:pPr>
        <w:numPr>
          <w:ilvl w:val="1"/>
          <w:numId w:val="64"/>
        </w:numPr>
        <w:spacing w:before="0" w:after="0" w:line="240" w:lineRule="auto"/>
        <w:rPr>
          <w:rFonts w:eastAsia="Times New Roman"/>
        </w:rPr>
      </w:pPr>
      <w:r>
        <w:rPr>
          <w:rFonts w:eastAsia="Times New Roman"/>
        </w:rPr>
        <w:t>Boot and shutdown location/time</w:t>
      </w:r>
    </w:p>
    <w:p w14:paraId="3C390B00" w14:textId="77777777" w:rsidR="00DF25AB" w:rsidRPr="004B38AF" w:rsidRDefault="00DF25AB" w:rsidP="004B38AF">
      <w:pPr>
        <w:numPr>
          <w:ilvl w:val="1"/>
          <w:numId w:val="64"/>
        </w:numPr>
        <w:spacing w:before="0" w:after="0" w:line="240" w:lineRule="auto"/>
      </w:pPr>
      <w:r w:rsidRPr="00DF25AB">
        <w:rPr>
          <w:rFonts w:eastAsia="Times New Roman"/>
        </w:rPr>
        <w:t>Application errors and re-starts</w:t>
      </w:r>
    </w:p>
    <w:p w14:paraId="54C1D88A" w14:textId="440CDAF7" w:rsidR="00DF25AB" w:rsidRDefault="00DF25AB" w:rsidP="004B38AF">
      <w:pPr>
        <w:numPr>
          <w:ilvl w:val="1"/>
          <w:numId w:val="64"/>
        </w:numPr>
        <w:spacing w:before="0" w:after="0" w:line="240" w:lineRule="auto"/>
      </w:pPr>
      <w:r w:rsidRPr="00DF25AB">
        <w:rPr>
          <w:rFonts w:eastAsia="Times New Roman"/>
        </w:rPr>
        <w:t>OBU unique identifier</w:t>
      </w:r>
    </w:p>
    <w:p w14:paraId="6BF8F678" w14:textId="5A915822" w:rsidR="00DF25AB" w:rsidRDefault="00DF25AB" w:rsidP="004B38AF">
      <w:pPr>
        <w:pStyle w:val="Heading4"/>
      </w:pPr>
      <w:r w:rsidRPr="00DF25AB">
        <w:t>upgrades</w:t>
      </w:r>
    </w:p>
    <w:p w14:paraId="55F1C11F" w14:textId="77777777" w:rsidR="00DF25AB" w:rsidRDefault="00DF25AB" w:rsidP="00DF25AB">
      <w:pPr>
        <w:numPr>
          <w:ilvl w:val="0"/>
          <w:numId w:val="64"/>
        </w:numPr>
        <w:spacing w:before="0" w:after="0" w:line="240" w:lineRule="auto"/>
        <w:rPr>
          <w:rFonts w:eastAsia="Times New Roman"/>
        </w:rPr>
      </w:pPr>
      <w:r>
        <w:rPr>
          <w:rFonts w:eastAsia="Times New Roman"/>
        </w:rPr>
        <w:t xml:space="preserve">OBU upgrades (purge fourth) </w:t>
      </w:r>
    </w:p>
    <w:p w14:paraId="368A96B5" w14:textId="77777777" w:rsidR="00DF25AB" w:rsidRDefault="00DF25AB" w:rsidP="00DF25AB">
      <w:pPr>
        <w:numPr>
          <w:ilvl w:val="1"/>
          <w:numId w:val="64"/>
        </w:numPr>
        <w:spacing w:before="0" w:after="0" w:line="240" w:lineRule="auto"/>
        <w:rPr>
          <w:rFonts w:eastAsia="Times New Roman"/>
        </w:rPr>
      </w:pPr>
      <w:r>
        <w:rPr>
          <w:rFonts w:eastAsia="Times New Roman"/>
        </w:rPr>
        <w:t>Log success/fail of firmware updates</w:t>
      </w:r>
    </w:p>
    <w:p w14:paraId="7DC46C6D" w14:textId="77777777" w:rsidR="00DF25AB" w:rsidRDefault="00DF25AB" w:rsidP="00DF25AB">
      <w:pPr>
        <w:numPr>
          <w:ilvl w:val="1"/>
          <w:numId w:val="64"/>
        </w:numPr>
        <w:spacing w:before="0" w:after="0" w:line="240" w:lineRule="auto"/>
        <w:rPr>
          <w:rFonts w:eastAsia="Times New Roman"/>
        </w:rPr>
      </w:pPr>
      <w:r>
        <w:rPr>
          <w:rFonts w:eastAsia="Times New Roman"/>
        </w:rPr>
        <w:t>Log availability of firmware updates</w:t>
      </w:r>
    </w:p>
    <w:p w14:paraId="14EEEA58" w14:textId="7F3AD7AE" w:rsidR="00DF25AB" w:rsidRDefault="00DF25AB"/>
    <w:p w14:paraId="0F7130D0" w14:textId="77777777" w:rsidR="00DF25AB" w:rsidRPr="00DF25AB" w:rsidRDefault="00DF25AB"/>
    <w:p w14:paraId="4681D785" w14:textId="6FDED7A3" w:rsidR="00FD0B6B" w:rsidRDefault="00FD0B6B"/>
    <w:p w14:paraId="53036FEA" w14:textId="35A44446" w:rsidR="00FD0B6B" w:rsidRDefault="00FD0B6B" w:rsidP="004B38AF">
      <w:pPr>
        <w:pStyle w:val="Heading3"/>
      </w:pPr>
      <w:r>
        <w:t>Inbound BSM - Test File Processing (HEX and JSON)</w:t>
      </w:r>
    </w:p>
    <w:p w14:paraId="18595EF3" w14:textId="77777777" w:rsidR="004B38AF" w:rsidRDefault="004B38AF" w:rsidP="004B38AF">
      <w:r>
        <w:t>HEX and JSON file processing is no longer supported</w:t>
      </w:r>
    </w:p>
    <w:p w14:paraId="5E298699" w14:textId="77777777" w:rsidR="00FD0B6B" w:rsidRPr="00FD0B6B" w:rsidRDefault="00FD0B6B"/>
    <w:p w14:paraId="030FF98F" w14:textId="69E9EED7" w:rsidR="00B63D68" w:rsidRDefault="00B63D68" w:rsidP="00B63D68">
      <w:pPr>
        <w:pStyle w:val="Heading2"/>
      </w:pPr>
      <w:bookmarkStart w:id="65" w:name="_Toc483908159"/>
      <w:r>
        <w:t>Probe D</w:t>
      </w:r>
      <w:r w:rsidR="00C90428">
        <w:t>ata</w:t>
      </w:r>
      <w:r>
        <w:t xml:space="preserve"> Management</w:t>
      </w:r>
      <w:bookmarkEnd w:id="65"/>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66" w:name="_Toc483908160"/>
      <w:r>
        <w:t>PDM Broadcast Request Quick Start Guide</w:t>
      </w:r>
      <w:bookmarkEnd w:id="66"/>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67" w:name="_Toc483908161"/>
      <w:r>
        <w:lastRenderedPageBreak/>
        <w:t>Outbound TIM Broadcast</w:t>
      </w:r>
      <w:bookmarkEnd w:id="67"/>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789211CC" w:rsidR="00271DD3" w:rsidRDefault="00271DD3" w:rsidP="00271DD3">
      <w:pPr>
        <w:pStyle w:val="Heading3"/>
      </w:pPr>
      <w:bookmarkStart w:id="68" w:name="_Toc483908162"/>
      <w:r>
        <w:t xml:space="preserve">Outbound TIM </w:t>
      </w:r>
      <w:r w:rsidR="002E70FB">
        <w:t xml:space="preserve">to SDW </w:t>
      </w:r>
      <w:r w:rsidR="00BB50D8">
        <w:t xml:space="preserve">Websocket </w:t>
      </w:r>
      <w:r>
        <w:t>Setup</w:t>
      </w:r>
      <w:bookmarkEnd w:id="68"/>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329792" w:rsidR="00E811E3" w:rsidRDefault="00D9261A"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sidR="00E811E3">
        <w:rPr>
          <w:rFonts w:ascii="Consolas" w:eastAsia="Times New Roman" w:hAnsi="Consolas" w:cs="Consolas"/>
          <w:color w:val="24292E"/>
          <w:sz w:val="20"/>
          <w:szCs w:val="20"/>
          <w:bdr w:val="none" w:sz="0" w:space="0" w:color="auto" w:frame="1"/>
          <w:lang w:eastAsia="en-US"/>
        </w:rPr>
        <w:t>OR defined the following command line arguments while launching jpo-ode-svcs</w:t>
      </w:r>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4604813" w14:textId="61D2F8B0" w:rsidR="00BB50D8" w:rsidRDefault="00BB50D8" w:rsidP="00BB50D8">
      <w:pPr>
        <w:pStyle w:val="Heading3"/>
      </w:pPr>
      <w:bookmarkStart w:id="69" w:name="_Toc483908163"/>
      <w:r>
        <w:t xml:space="preserve">Outbound TIM </w:t>
      </w:r>
      <w:r w:rsidR="002E70FB">
        <w:t xml:space="preserve">to </w:t>
      </w:r>
      <w:r>
        <w:t xml:space="preserve">S3 </w:t>
      </w:r>
      <w:r w:rsidR="002E70FB">
        <w:t xml:space="preserve">Bucket </w:t>
      </w:r>
      <w:r>
        <w:t>Setup</w:t>
      </w:r>
    </w:p>
    <w:p w14:paraId="4A31597A" w14:textId="289CDA88" w:rsidR="00BB50D8" w:rsidRDefault="00BB50D8" w:rsidP="006A5B50">
      <w:r>
        <w:t xml:space="preserve">Depositing a TIM message </w:t>
      </w:r>
      <w:r w:rsidR="002E70FB">
        <w:t>to an</w:t>
      </w:r>
      <w:r>
        <w:t xml:space="preserve"> S3</w:t>
      </w:r>
      <w:r w:rsidR="002E70FB">
        <w:t xml:space="preserve"> bucket</w:t>
      </w:r>
      <w:r>
        <w:t xml:space="preserve"> can be done using the</w:t>
      </w:r>
      <w:r w:rsidR="002E70FB">
        <w:t xml:space="preserve"> pre-built</w:t>
      </w:r>
      <w:r>
        <w:t xml:space="preserve"> jpo-s3-depositor repository.</w:t>
      </w:r>
      <w:r w:rsidR="002E70FB">
        <w:t xml:space="preserve"> To set this service up:</w:t>
      </w:r>
    </w:p>
    <w:p w14:paraId="31FFBF64" w14:textId="32223C64" w:rsidR="002E70FB" w:rsidRDefault="002E70FB" w:rsidP="006A5B50">
      <w:pPr>
        <w:pStyle w:val="ListParagraph"/>
        <w:numPr>
          <w:ilvl w:val="1"/>
          <w:numId w:val="43"/>
        </w:numPr>
      </w:pPr>
      <w:r>
        <w:t>Follow the steps in the ODE README.md to clone and compile the S3 depositor service.</w:t>
      </w:r>
    </w:p>
    <w:p w14:paraId="65AE7567" w14:textId="16626756" w:rsidR="002E70FB" w:rsidRDefault="002E70FB" w:rsidP="006A5B50">
      <w:pPr>
        <w:pStyle w:val="ListParagraph"/>
        <w:numPr>
          <w:ilvl w:val="1"/>
          <w:numId w:val="43"/>
        </w:numPr>
      </w:pPr>
      <w:r>
        <w:lastRenderedPageBreak/>
        <w:t>Set the following environment variables (and/or use the RDE prefixed variables, these prefixes are for guidance only and do not necessarily need to be a CVPEP or RDE bucket):</w:t>
      </w:r>
    </w:p>
    <w:p w14:paraId="2DCECDEC" w14:textId="44567024" w:rsidR="002E70FB" w:rsidRDefault="002E70FB" w:rsidP="002E70FB">
      <w:pPr>
        <w:pStyle w:val="ListParagraph"/>
        <w:numPr>
          <w:ilvl w:val="2"/>
          <w:numId w:val="43"/>
        </w:numPr>
      </w:pPr>
      <w:r>
        <w:t>CVPEP_TIM_S3_ACCESS_KEY_ID</w:t>
      </w:r>
      <w:r>
        <w:tab/>
      </w:r>
    </w:p>
    <w:p w14:paraId="71BEB4B1" w14:textId="4318F7E9" w:rsidR="002E70FB" w:rsidRDefault="002E70FB" w:rsidP="002E70FB">
      <w:pPr>
        <w:pStyle w:val="ListParagraph"/>
        <w:numPr>
          <w:ilvl w:val="2"/>
          <w:numId w:val="43"/>
        </w:numPr>
      </w:pPr>
      <w:r>
        <w:t>CVPEP_TIM_S3_SECRET_ACCESS_KEY</w:t>
      </w:r>
    </w:p>
    <w:p w14:paraId="3C26E1F6" w14:textId="1BC81686" w:rsidR="002E70FB" w:rsidRDefault="002E70FB" w:rsidP="002E70FB">
      <w:pPr>
        <w:pStyle w:val="ListParagraph"/>
        <w:numPr>
          <w:ilvl w:val="2"/>
          <w:numId w:val="43"/>
        </w:numPr>
      </w:pPr>
      <w:r>
        <w:t>CVPEP_TIM_S3_BUCKET_NAME</w:t>
      </w:r>
    </w:p>
    <w:p w14:paraId="3AB7775B" w14:textId="11325FBC" w:rsidR="002E70FB" w:rsidRDefault="002E70FB" w:rsidP="002E70FB">
      <w:pPr>
        <w:pStyle w:val="ListParagraph"/>
        <w:numPr>
          <w:ilvl w:val="2"/>
          <w:numId w:val="43"/>
        </w:numPr>
      </w:pPr>
      <w:r>
        <w:t>CVPEP_TIM_S3_DEPOSIT_KEY</w:t>
      </w:r>
    </w:p>
    <w:p w14:paraId="1A8E05F6" w14:textId="77777777" w:rsidR="002E70FB" w:rsidRDefault="002E70FB" w:rsidP="006A5B50">
      <w:pPr>
        <w:pStyle w:val="ListParagraph"/>
        <w:numPr>
          <w:ilvl w:val="2"/>
          <w:numId w:val="43"/>
        </w:numPr>
      </w:pPr>
      <w:r>
        <w:t>CVPEP_TIM_S3_TOPIC</w:t>
      </w:r>
    </w:p>
    <w:p w14:paraId="16CF84B1" w14:textId="4219CEDA" w:rsidR="002E70FB" w:rsidRDefault="002E70FB" w:rsidP="006A5B50">
      <w:pPr>
        <w:pStyle w:val="ListParagraph"/>
        <w:numPr>
          <w:ilvl w:val="1"/>
          <w:numId w:val="43"/>
        </w:numPr>
      </w:pPr>
      <w:r>
        <w:t>Follow the rest of the ODE setup steps. The S3 depositor service containers will be automatically created by docker-compose.</w:t>
      </w:r>
    </w:p>
    <w:p w14:paraId="54084A5E" w14:textId="166BD6BD" w:rsidR="002E70FB" w:rsidRPr="00BB50D8" w:rsidRDefault="002E70FB" w:rsidP="006A5B50">
      <w:pPr>
        <w:pStyle w:val="ListParagraph"/>
        <w:numPr>
          <w:ilvl w:val="1"/>
          <w:numId w:val="43"/>
        </w:numPr>
      </w:pPr>
      <w:r>
        <w:t>Verify arrival of messages in S3 by visiting the AWS UI or an S3 client application.</w:t>
      </w:r>
    </w:p>
    <w:p w14:paraId="6E3B27BC" w14:textId="7A14614E" w:rsidR="00BB50D8" w:rsidRPr="00BB50D8" w:rsidRDefault="001A3B89" w:rsidP="00BB50D8">
      <w:pPr>
        <w:pStyle w:val="Heading3"/>
      </w:pPr>
      <w:r>
        <w:t>TIM Broadcast Request Quick Start Guide</w:t>
      </w:r>
      <w:bookmarkEnd w:id="69"/>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136AA830" w:rsidR="001A3B89" w:rsidRDefault="00C77532" w:rsidP="006820F5">
      <w:pPr>
        <w:pStyle w:val="ListParagraph"/>
        <w:numPr>
          <w:ilvl w:val="0"/>
          <w:numId w:val="41"/>
        </w:numPr>
      </w:pPr>
      <w:r>
        <w:t>Reference the Swagger documentation located in the /docs folder of the repo</w:t>
      </w:r>
      <w:r w:rsidR="002E70FB">
        <w:t xml:space="preserve"> or at </w:t>
      </w:r>
      <w:r w:rsidR="004E6662" w:rsidRPr="004E6662">
        <w:t>https://usdot-jpo-ode.github.io/</w:t>
      </w:r>
      <w:r>
        <w:t xml:space="preserve"> to view the specifications for the API call.</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46CC0387" w14:textId="509C4538" w:rsidR="004E6662" w:rsidRDefault="001A3B89" w:rsidP="006820F5">
      <w:pPr>
        <w:pStyle w:val="ListParagraph"/>
        <w:numPr>
          <w:ilvl w:val="0"/>
          <w:numId w:val="41"/>
        </w:numPr>
      </w:pPr>
      <w:r>
        <w:t xml:space="preserve">The REST interface will return a response </w:t>
      </w:r>
      <w:r w:rsidR="004E6662">
        <w:t>indicating the deposit success (“success”:”true”) or failure (“success”:”false”) for each RSU and the SDW deposit:</w:t>
      </w:r>
    </w:p>
    <w:p w14:paraId="28123158" w14:textId="77777777" w:rsidR="004E6662" w:rsidRDefault="004E6662" w:rsidP="004E6662">
      <w:pPr>
        <w:pStyle w:val="ListParagraph"/>
        <w:ind w:left="792"/>
      </w:pPr>
      <w:r>
        <w:t>{</w:t>
      </w:r>
    </w:p>
    <w:p w14:paraId="5CFBB9CF" w14:textId="77777777" w:rsidR="004E6662" w:rsidRDefault="004E6662" w:rsidP="004E6662">
      <w:pPr>
        <w:pStyle w:val="ListParagraph"/>
        <w:ind w:left="792"/>
      </w:pPr>
      <w:r>
        <w:t xml:space="preserve">    "rsu_responses": [</w:t>
      </w:r>
    </w:p>
    <w:p w14:paraId="401426EC" w14:textId="77777777" w:rsidR="004E6662" w:rsidRDefault="004E6662" w:rsidP="004E6662">
      <w:pPr>
        <w:pStyle w:val="ListParagraph"/>
        <w:ind w:left="792"/>
      </w:pPr>
      <w:r>
        <w:t xml:space="preserve">        {</w:t>
      </w:r>
    </w:p>
    <w:p w14:paraId="6025F4B7" w14:textId="0A98E633" w:rsidR="004E6662" w:rsidRDefault="004E6662" w:rsidP="004E6662">
      <w:pPr>
        <w:pStyle w:val="ListParagraph"/>
        <w:ind w:left="792"/>
      </w:pPr>
      <w:r>
        <w:t xml:space="preserve">            "target": "192.168.1.100",</w:t>
      </w:r>
    </w:p>
    <w:p w14:paraId="2B29E72D" w14:textId="77777777" w:rsidR="004E6662" w:rsidRDefault="004E6662" w:rsidP="004E6662">
      <w:pPr>
        <w:pStyle w:val="ListParagraph"/>
        <w:ind w:left="792"/>
      </w:pPr>
      <w:r>
        <w:t xml:space="preserve">            "success": "true",</w:t>
      </w:r>
    </w:p>
    <w:p w14:paraId="019662E6" w14:textId="77777777" w:rsidR="004E6662" w:rsidRDefault="004E6662" w:rsidP="004E6662">
      <w:pPr>
        <w:pStyle w:val="ListParagraph"/>
        <w:ind w:left="792"/>
      </w:pPr>
      <w:r>
        <w:t xml:space="preserve">            "message": "Success."</w:t>
      </w:r>
    </w:p>
    <w:p w14:paraId="015CB1DA" w14:textId="77777777" w:rsidR="004E6662" w:rsidRDefault="004E6662" w:rsidP="004E6662">
      <w:pPr>
        <w:pStyle w:val="ListParagraph"/>
        <w:ind w:left="792"/>
      </w:pPr>
      <w:r>
        <w:t xml:space="preserve">        }</w:t>
      </w:r>
    </w:p>
    <w:p w14:paraId="5C1FB6AF" w14:textId="77777777" w:rsidR="004E6662" w:rsidRDefault="004E6662" w:rsidP="004E6662">
      <w:pPr>
        <w:pStyle w:val="ListParagraph"/>
        <w:ind w:left="792"/>
      </w:pPr>
      <w:r>
        <w:t xml:space="preserve">    ],</w:t>
      </w:r>
    </w:p>
    <w:p w14:paraId="47B04FA5" w14:textId="77777777" w:rsidR="004E6662" w:rsidRDefault="004E6662" w:rsidP="004E6662">
      <w:pPr>
        <w:pStyle w:val="ListParagraph"/>
        <w:ind w:left="792"/>
      </w:pPr>
      <w:r>
        <w:t xml:space="preserve">    "dds_deposit": {</w:t>
      </w:r>
    </w:p>
    <w:p w14:paraId="51EC4608" w14:textId="77777777" w:rsidR="004E6662" w:rsidRDefault="004E6662" w:rsidP="004E6662">
      <w:pPr>
        <w:pStyle w:val="ListParagraph"/>
        <w:ind w:left="792"/>
      </w:pPr>
      <w:r>
        <w:t xml:space="preserve">        "success": "true"</w:t>
      </w:r>
    </w:p>
    <w:p w14:paraId="7047799E" w14:textId="77777777" w:rsidR="004E6662" w:rsidRDefault="004E6662" w:rsidP="004E6662">
      <w:pPr>
        <w:pStyle w:val="ListParagraph"/>
        <w:ind w:left="792"/>
      </w:pPr>
      <w:r>
        <w:t xml:space="preserve">    }</w:t>
      </w:r>
    </w:p>
    <w:p w14:paraId="6CE29ECC" w14:textId="53790FD3" w:rsidR="00C12352" w:rsidRPr="00C12352" w:rsidRDefault="004E6662" w:rsidP="006A5B50">
      <w:pPr>
        <w:pStyle w:val="ListParagraph"/>
        <w:ind w:left="792"/>
      </w:pPr>
      <w:r>
        <w:lastRenderedPageBreak/>
        <w:t>}</w:t>
      </w:r>
      <w:r w:rsidR="00C12352" w:rsidRPr="006A5B50">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70" w:name="_Toc483908164"/>
      <w:r>
        <w:t>Privacy Protection Module (PPM)</w:t>
      </w:r>
      <w:bookmarkEnd w:id="70"/>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027A71C4" w14:textId="77777777" w:rsidR="001A3B89" w:rsidRDefault="00B63D68" w:rsidP="00CA4BB4">
      <w:pPr>
        <w:pStyle w:val="Heading2"/>
      </w:pPr>
      <w:bookmarkStart w:id="71" w:name="_Toc483908166"/>
      <w:r>
        <w:t>Data validation</w:t>
      </w:r>
      <w:bookmarkEnd w:id="71"/>
    </w:p>
    <w:p w14:paraId="2E6B2693" w14:textId="77777777" w:rsidR="001A3B89" w:rsidRDefault="001A3B89" w:rsidP="00CA4BB4">
      <w:r>
        <w:t>TBD</w:t>
      </w:r>
    </w:p>
    <w:p w14:paraId="664E14F3" w14:textId="5D56C657" w:rsidR="001A3B89" w:rsidRDefault="003E6A4D" w:rsidP="002F74C6">
      <w:pPr>
        <w:pStyle w:val="Heading2"/>
      </w:pPr>
      <w:r>
        <w:t xml:space="preserve">String </w:t>
      </w:r>
      <w:r w:rsidR="00BB7C94">
        <w:t>S3 Depositor</w:t>
      </w:r>
    </w:p>
    <w:p w14:paraId="7A416D5B" w14:textId="77777777" w:rsidR="0078272F" w:rsidRDefault="0078272F">
      <w:r>
        <w:t xml:space="preserve">The ODE has the capability to deposit any string messages to any S3 buckets using the application in the jpo-s3-depositor repository. To obtain and build this service, follow the instructions in the ODE README.md document. Once downloaded and compiled, all the user must do is set the relevant environment variables, the rest is managed automatically by docker-compose. </w:t>
      </w:r>
    </w:p>
    <w:p w14:paraId="389875F4" w14:textId="3D116F8D" w:rsidR="0078272F" w:rsidRDefault="0078272F">
      <w:r>
        <w:t>Four example S3 depositor configurations are provided in the docker-compose.yml file in the root of the jpo-ode directory</w:t>
      </w:r>
      <w:r w:rsidR="003E6A4D">
        <w:t>, a BSM and TIM depositor for both CVPEP and RDE</w:t>
      </w:r>
      <w:r>
        <w:t xml:space="preserve">: </w:t>
      </w:r>
      <w:r w:rsidRPr="0078272F">
        <w:t>cvpep_bsm_s3dep</w:t>
      </w:r>
      <w:r>
        <w:t xml:space="preserve">, </w:t>
      </w:r>
      <w:r w:rsidRPr="0078272F">
        <w:t>rde_bsm_s3dep</w:t>
      </w:r>
      <w:r>
        <w:t xml:space="preserve">, </w:t>
      </w:r>
      <w:r w:rsidRPr="0078272F">
        <w:t>cvpep_tim_s3dep</w:t>
      </w:r>
      <w:r>
        <w:t xml:space="preserve">, and </w:t>
      </w:r>
      <w:r w:rsidRPr="0078272F">
        <w:t>rde_tim_s3dep</w:t>
      </w:r>
      <w:r>
        <w:t>. These example templates are provided for convenience</w:t>
      </w:r>
      <w:r w:rsidR="00FE4FCA">
        <w:t xml:space="preserve"> and guidance but may be removed/commented out by adding a # symbol to the front of each line</w:t>
      </w:r>
      <w:r w:rsidR="003E6A4D">
        <w:t xml:space="preserve">, or copied to create new a new S3 depositor. </w:t>
      </w:r>
    </w:p>
    <w:p w14:paraId="06F6636D" w14:textId="77777777" w:rsidR="003E6A4D" w:rsidRDefault="003E6A4D"/>
    <w:p w14:paraId="3D36584E" w14:textId="20F11F9E" w:rsidR="00783376" w:rsidRDefault="00783376" w:rsidP="00783376">
      <w:pPr>
        <w:pStyle w:val="Heading2"/>
      </w:pPr>
      <w:bookmarkStart w:id="72" w:name="_Toc483908168"/>
      <w:r>
        <w:t xml:space="preserve">VSD </w:t>
      </w:r>
      <w:r w:rsidR="003E6A4D">
        <w:t xml:space="preserve">to SDC UDP </w:t>
      </w:r>
      <w:r>
        <w:t>Deposit Service</w:t>
      </w:r>
      <w:bookmarkEnd w:id="72"/>
    </w:p>
    <w:p w14:paraId="68E6859F" w14:textId="77777777" w:rsidR="00783376" w:rsidRDefault="00783376" w:rsidP="00783376">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hyperlink r:id="rId35" w:history="1">
        <w:r w:rsidRPr="001E0C43">
          <w:rPr>
            <w:rStyle w:val="Hyperlink"/>
          </w:rPr>
          <w:t>https://cvcs.samanage.com</w:t>
        </w:r>
      </w:hyperlink>
      <w:r>
        <w:t xml:space="preserve"> and summarized below.</w:t>
      </w:r>
    </w:p>
    <w:p w14:paraId="6EA10411" w14:textId="77777777" w:rsidR="00783376" w:rsidRPr="00CA373C" w:rsidRDefault="00783376" w:rsidP="00783376">
      <w:pPr>
        <w:rPr>
          <w:b/>
        </w:rPr>
      </w:pPr>
      <w:r w:rsidRPr="00CA373C">
        <w:rPr>
          <w:b/>
        </w:rPr>
        <w:lastRenderedPageBreak/>
        <w:t>VSD Deposit Dialog</w:t>
      </w:r>
    </w:p>
    <w:p w14:paraId="3226022D" w14:textId="77777777" w:rsidR="00783376" w:rsidRDefault="00783376" w:rsidP="00783376">
      <w:pPr>
        <w:pStyle w:val="ListParagraph"/>
        <w:numPr>
          <w:ilvl w:val="1"/>
          <w:numId w:val="43"/>
        </w:numPr>
      </w:pPr>
      <w:r>
        <w:t>ODE ------ServiceRequest-----&gt; SDC</w:t>
      </w:r>
      <w:r>
        <w:tab/>
      </w:r>
      <w:r>
        <w:tab/>
        <w:t>// ODE sends service request to SDC</w:t>
      </w:r>
    </w:p>
    <w:p w14:paraId="772E57E1" w14:textId="77777777" w:rsidR="00783376" w:rsidRDefault="00783376" w:rsidP="00783376">
      <w:pPr>
        <w:pStyle w:val="ListParagraph"/>
        <w:numPr>
          <w:ilvl w:val="1"/>
          <w:numId w:val="43"/>
        </w:numPr>
      </w:pPr>
      <w:r>
        <w:t>ODE &lt;----ServiceResponse----- SDC</w:t>
      </w:r>
      <w:r>
        <w:tab/>
      </w:r>
      <w:r>
        <w:tab/>
        <w:t>// ODE receives service response from SDC</w:t>
      </w:r>
    </w:p>
    <w:p w14:paraId="47EE4348" w14:textId="77777777" w:rsidR="00783376" w:rsidRPr="00B63D68" w:rsidRDefault="00783376" w:rsidP="00783376">
      <w:pPr>
        <w:pStyle w:val="ListParagraph"/>
        <w:numPr>
          <w:ilvl w:val="1"/>
          <w:numId w:val="43"/>
        </w:numPr>
      </w:pPr>
      <w:r>
        <w:t>ODE --------VsdMessage-------&gt; SDC</w:t>
      </w:r>
      <w:r>
        <w:tab/>
      </w:r>
      <w:r>
        <w:tab/>
        <w:t>// ODE sends the actual VSD message to SDC</w:t>
      </w:r>
    </w:p>
    <w:p w14:paraId="1A97F467" w14:textId="77777777" w:rsidR="00783376" w:rsidRPr="009559DA" w:rsidRDefault="00783376" w:rsidP="00783376">
      <w:pPr>
        <w:rPr>
          <w:u w:val="single"/>
        </w:rPr>
      </w:pPr>
      <w:r w:rsidRPr="009559DA">
        <w:rPr>
          <w:u w:val="single"/>
        </w:rPr>
        <w:t>Requirements for sending VSD message to SDC over UDP</w:t>
      </w:r>
      <w:r>
        <w:rPr>
          <w:u w:val="single"/>
        </w:rPr>
        <w:t xml:space="preserve"> are the following:</w:t>
      </w:r>
    </w:p>
    <w:p w14:paraId="5287E5B0" w14:textId="77777777" w:rsidR="00783376" w:rsidRDefault="00783376" w:rsidP="00783376">
      <w:pPr>
        <w:pStyle w:val="ListParagraph"/>
        <w:numPr>
          <w:ilvl w:val="0"/>
          <w:numId w:val="52"/>
        </w:numPr>
      </w:pPr>
      <w:r>
        <w:t>IP address or Domain Name of the SDC server</w:t>
      </w:r>
    </w:p>
    <w:p w14:paraId="42837BB6" w14:textId="45662107" w:rsidR="00783376" w:rsidRDefault="00783376" w:rsidP="00783376">
      <w:pPr>
        <w:pStyle w:val="ListParagraph"/>
        <w:numPr>
          <w:ilvl w:val="0"/>
          <w:numId w:val="52"/>
        </w:numPr>
      </w:pPr>
      <w:r>
        <w:t>Port number of the SDC server</w:t>
      </w:r>
    </w:p>
    <w:p w14:paraId="279F1D0A" w14:textId="77777777" w:rsidR="003763F0" w:rsidRDefault="003763F0" w:rsidP="003763F0">
      <w:pPr>
        <w:pStyle w:val="Heading3"/>
      </w:pPr>
      <w:bookmarkStart w:id="73" w:name="_Toc483908169"/>
      <w:r>
        <w:t>VSD Deposit Service Messages and Alerts</w:t>
      </w:r>
      <w:bookmarkEnd w:id="73"/>
    </w:p>
    <w:p w14:paraId="1E29DB48" w14:textId="512DDC98"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ODE Deposit Service messages and alerts. </w:t>
      </w:r>
    </w:p>
    <w:p w14:paraId="46CE1A0B" w14:textId="36BA8B40" w:rsidR="003763F0" w:rsidRDefault="003763F0" w:rsidP="003763F0">
      <w:pPr>
        <w:pStyle w:val="Caption"/>
        <w:keepNext/>
      </w:pPr>
      <w:bookmarkStart w:id="74" w:name="_Ref483489995"/>
      <w:r>
        <w:t xml:space="preserve">Table </w:t>
      </w:r>
      <w:bookmarkEnd w:id="74"/>
      <w:r w:rsidR="00443882">
        <w:t>1</w:t>
      </w:r>
      <w:r>
        <w:t xml:space="preserve"> </w:t>
      </w:r>
      <w:r w:rsidR="002B624D">
        <w:t>–</w:t>
      </w:r>
      <w:r>
        <w:t xml:space="preserve"> </w:t>
      </w:r>
      <w:r w:rsidR="002B624D">
        <w:t>VSD Deposit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r>
              <w:t>Message or Alert</w:t>
            </w:r>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Default="00BC5D3B" w:rsidP="0060553C">
            <w:pPr>
              <w:pStyle w:val="ListParagraph"/>
              <w:numPr>
                <w:ilvl w:val="0"/>
                <w:numId w:val="54"/>
              </w:numPr>
              <w:rPr>
                <w:rFonts w:ascii="Monaco" w:hAnsi="Monaco" w:cs="Times New Roman"/>
                <w:color w:val="3933FF"/>
                <w:sz w:val="17"/>
                <w:szCs w:val="17"/>
              </w:rPr>
            </w:pPr>
            <w:r w:rsidRPr="00EB4A6F">
              <w:rPr>
                <w:rFonts w:ascii="Monaco" w:hAnsi="Monaco" w:cs="Times New Roman"/>
                <w:color w:val="3933FF"/>
                <w:sz w:val="17"/>
                <w:szCs w:val="17"/>
              </w:rPr>
              <w:t>"Error creating VSD depositor socket with port {}"</w:t>
            </w:r>
          </w:p>
          <w:p w14:paraId="37E256B8" w14:textId="3998654C" w:rsidR="003763F0" w:rsidRPr="0060553C" w:rsidRDefault="00BC5D3B" w:rsidP="0060553C">
            <w:pPr>
              <w:pStyle w:val="ListParagraph"/>
              <w:numPr>
                <w:ilvl w:val="0"/>
                <w:numId w:val="54"/>
              </w:numPr>
              <w:rPr>
                <w:rFonts w:ascii="Monaco" w:hAnsi="Monaco" w:cs="Times New Roman"/>
                <w:color w:val="3933FF"/>
                <w:sz w:val="17"/>
                <w:szCs w:val="17"/>
              </w:rPr>
            </w:pPr>
            <w:r w:rsidRPr="0060553C">
              <w:rPr>
                <w:rFonts w:ascii="Monaco" w:hAnsi="Monaco" w:cs="Times New Roman"/>
                <w:color w:val="3933FF"/>
                <w:sz w:val="17"/>
                <w:szCs w:val="17"/>
              </w:rPr>
              <w:t>SocketException</w:t>
            </w:r>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Default="0060553C" w:rsidP="00D43D48">
            <w:pPr>
              <w:pStyle w:val="ListParagraph"/>
              <w:numPr>
                <w:ilvl w:val="0"/>
                <w:numId w:val="56"/>
              </w:numPr>
              <w:rPr>
                <w:rFonts w:ascii="Monaco" w:hAnsi="Monaco" w:cs="Times New Roman"/>
                <w:color w:val="3933FF"/>
                <w:sz w:val="17"/>
                <w:szCs w:val="17"/>
              </w:rPr>
            </w:pPr>
            <w:r w:rsidRPr="0060553C">
              <w:rPr>
                <w:rFonts w:ascii="Monaco" w:hAnsi="Monaco" w:cs="Times New Roman"/>
                <w:color w:val="3933FF"/>
                <w:sz w:val="17"/>
                <w:szCs w:val="17"/>
              </w:rPr>
              <w:t>Error Sending VSD to SDC</w:t>
            </w:r>
          </w:p>
          <w:p w14:paraId="3D54A105" w14:textId="1EB58E9B" w:rsidR="003763F0" w:rsidRPr="00D43D48" w:rsidRDefault="00D43D48" w:rsidP="00D43D48">
            <w:pPr>
              <w:pStyle w:val="ListParagraph"/>
              <w:numPr>
                <w:ilvl w:val="0"/>
                <w:numId w:val="56"/>
              </w:numPr>
              <w:rPr>
                <w:rFonts w:ascii="Monaco" w:hAnsi="Monaco" w:cs="Times New Roman"/>
                <w:color w:val="3933FF"/>
                <w:sz w:val="17"/>
                <w:szCs w:val="17"/>
              </w:rPr>
            </w:pPr>
            <w:r w:rsidRPr="00D43D48">
              <w:rPr>
                <w:rFonts w:ascii="Monaco" w:hAnsi="Monaco" w:cs="Times New Roman"/>
                <w:sz w:val="17"/>
                <w:szCs w:val="17"/>
              </w:rPr>
              <w:t>IOException</w:t>
            </w:r>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pPr>
            <w:r>
              <w:t xml:space="preserve">If the datagram socket fails to send the </w:t>
            </w:r>
            <w:r w:rsidR="007E7476">
              <w:t>VSD to SD due to IOException,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Default="0077763C" w:rsidP="003363D7">
            <w:pPr>
              <w:pStyle w:val="ListParagraph"/>
              <w:numPr>
                <w:ilvl w:val="0"/>
                <w:numId w:val="57"/>
              </w:numPr>
              <w:rPr>
                <w:rFonts w:ascii="Monaco" w:hAnsi="Monaco" w:cs="Times New Roman"/>
                <w:color w:val="3933FF"/>
                <w:sz w:val="17"/>
                <w:szCs w:val="17"/>
              </w:rPr>
            </w:pPr>
            <w:r w:rsidRPr="0077763C">
              <w:rPr>
                <w:rFonts w:ascii="Monaco" w:hAnsi="Monaco" w:cs="Times New Roman"/>
                <w:color w:val="3933FF"/>
                <w:sz w:val="17"/>
                <w:szCs w:val="17"/>
              </w:rPr>
              <w:t>Error Encoding VSD ServiceRequest</w:t>
            </w:r>
          </w:p>
          <w:p w14:paraId="2B642354" w14:textId="77777777" w:rsidR="007D6419" w:rsidRPr="007D6419" w:rsidRDefault="003363D7" w:rsidP="007D6419">
            <w:pPr>
              <w:pStyle w:val="ListParagraph"/>
              <w:numPr>
                <w:ilvl w:val="0"/>
                <w:numId w:val="57"/>
              </w:numPr>
              <w:rPr>
                <w:rFonts w:ascii="Monaco" w:hAnsi="Monaco" w:cs="Times New Roman"/>
                <w:color w:val="3933FF"/>
                <w:sz w:val="17"/>
                <w:szCs w:val="17"/>
              </w:rPr>
            </w:pPr>
            <w:r w:rsidRPr="003363D7">
              <w:rPr>
                <w:rFonts w:ascii="Monaco" w:hAnsi="Monaco" w:cs="Times New Roman"/>
                <w:sz w:val="17"/>
                <w:szCs w:val="17"/>
              </w:rPr>
              <w:t>EncodeFailedException</w:t>
            </w:r>
          </w:p>
          <w:p w14:paraId="1B0C5721" w14:textId="38D47B94" w:rsidR="00CF65D3" w:rsidRPr="000E6034" w:rsidRDefault="007D6419" w:rsidP="000E6034">
            <w:pPr>
              <w:pStyle w:val="ListParagraph"/>
              <w:numPr>
                <w:ilvl w:val="0"/>
                <w:numId w:val="57"/>
              </w:numPr>
              <w:rPr>
                <w:rFonts w:ascii="Monaco" w:hAnsi="Monaco" w:cs="Times New Roman"/>
                <w:color w:val="3933FF"/>
                <w:sz w:val="17"/>
                <w:szCs w:val="17"/>
              </w:rPr>
            </w:pPr>
            <w:r w:rsidRPr="007D6419">
              <w:rPr>
                <w:rFonts w:ascii="Monaco" w:hAnsi="Monaco" w:cs="Times New Roman"/>
                <w:sz w:val="17"/>
                <w:szCs w:val="17"/>
              </w:rPr>
              <w:t>EncodeNotSupportedException</w:t>
            </w:r>
          </w:p>
          <w:p w14:paraId="1E5EDF81" w14:textId="77777777" w:rsidR="003763F0" w:rsidRPr="009417E3" w:rsidRDefault="003763F0" w:rsidP="00443E64"/>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pPr>
            <w:r>
              <w:t xml:space="preserve">When the depositor service modifies </w:t>
            </w:r>
            <w:r w:rsidR="00C33C31">
              <w:t>the received service request, it tries to encode the request</w:t>
            </w:r>
            <w:r>
              <w:t xml:space="preserve"> before sending to SDC. </w:t>
            </w:r>
            <w:r>
              <w:lastRenderedPageBreak/>
              <w:t>This message is logged when 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pPr>
            <w:r>
              <w:lastRenderedPageBreak/>
              <w:t xml:space="preserve">If ODE fails to encode the modified service request properly, this message is </w:t>
            </w:r>
            <w:r>
              <w:lastRenderedPageBreak/>
              <w:t>logged in the application log file.</w:t>
            </w:r>
          </w:p>
        </w:tc>
      </w:tr>
      <w:tr w:rsidR="003763F0" w14:paraId="4A5438EE"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color w:val="3933FF"/>
                <w:sz w:val="17"/>
                <w:szCs w:val="17"/>
              </w:rPr>
              <w:lastRenderedPageBreak/>
              <w:t>Error Receiving VSD Deposit ServiceResponse</w:t>
            </w:r>
          </w:p>
          <w:p w14:paraId="0D1A2D13" w14:textId="6668982B" w:rsidR="003763F0" w:rsidRP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sz w:val="17"/>
                <w:szCs w:val="17"/>
              </w:rPr>
              <w:t>IOException</w:t>
            </w:r>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pPr>
            <w:r>
              <w:t xml:space="preserve">When the ODE waits for </w:t>
            </w:r>
            <w:r w:rsidR="00C33C31">
              <w:t xml:space="preserve">service </w:t>
            </w:r>
            <w:r>
              <w:t>response from SDC, this error message may be logged if the datagram socket fails to receive service response from SDC due to IOException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color w:val="3933FF"/>
                <w:sz w:val="17"/>
                <w:szCs w:val="17"/>
              </w:rPr>
              <w:t>Error Decoding VSD Deposit ServiceResponse</w:t>
            </w:r>
          </w:p>
          <w:p w14:paraId="6017A5E1" w14:textId="77777777"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DecodeFailedException</w:t>
            </w:r>
          </w:p>
          <w:p w14:paraId="50F65B9F" w14:textId="392A4A80"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DecodeNotSupportedException</w:t>
            </w:r>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When the ODE receives service response from SDC, the depositor service tries to decode the service response 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t>If the depositor service fails to properly decode the incoming service response, this message is logged in the application log file.</w:t>
            </w:r>
          </w:p>
        </w:tc>
      </w:tr>
    </w:tbl>
    <w:p w14:paraId="1C18D7CF" w14:textId="77777777" w:rsidR="003763F0" w:rsidRDefault="003763F0" w:rsidP="004677FC"/>
    <w:p w14:paraId="492DC8BD" w14:textId="420B3C69" w:rsidR="00783376" w:rsidRDefault="00783376" w:rsidP="00783376">
      <w:pPr>
        <w:pStyle w:val="Heading2"/>
      </w:pPr>
      <w:bookmarkStart w:id="75" w:name="_Toc483908170"/>
      <w:r>
        <w:t>VSD Receiver Service</w:t>
      </w:r>
      <w:bookmarkEnd w:id="75"/>
    </w:p>
    <w:p w14:paraId="7C7AC968" w14:textId="77777777" w:rsidR="00783376" w:rsidRDefault="00783376" w:rsidP="00783376">
      <w:r>
        <w:t>The ODE receives VSD messages via UDP/IP at its VSD Receiver service. This service will accept ServiceRequest and VehSitDataMessage datagrams. Upon receipt of a ServiceRequest, the receiver works with the VSD depositor service to forward the ServiceRequest to the SDC and await a ServiceResponse. When the matching ServiceResponse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p>
    <w:p w14:paraId="0D8D9751" w14:textId="77777777" w:rsidR="00783376" w:rsidRDefault="00783376" w:rsidP="00783376">
      <w:pPr>
        <w:jc w:val="both"/>
      </w:pPr>
      <w:r>
        <w:t xml:space="preserve">Configuration options (set in application.properties) can be found in </w:t>
      </w:r>
      <w:r>
        <w:fldChar w:fldCharType="begin"/>
      </w:r>
      <w:r>
        <w:instrText xml:space="preserve"> REF _Ref483487699 \h </w:instrText>
      </w:r>
      <w:r>
        <w:fldChar w:fldCharType="separate"/>
      </w:r>
      <w:r>
        <w:t xml:space="preserve">Table </w:t>
      </w:r>
      <w:r>
        <w:rPr>
          <w:noProof/>
        </w:rPr>
        <w:t>1</w:t>
      </w:r>
      <w:r>
        <w:t xml:space="preserve"> - ODE Application Properties</w:t>
      </w:r>
      <w:r>
        <w:fldChar w:fldCharType="end"/>
      </w:r>
      <w:r>
        <w:t>.</w:t>
      </w:r>
    </w:p>
    <w:p w14:paraId="0BF2ADB6" w14:textId="77777777" w:rsidR="00783376" w:rsidRDefault="00783376" w:rsidP="00783376">
      <w:pPr>
        <w:jc w:val="both"/>
      </w:pPr>
    </w:p>
    <w:p w14:paraId="77FEC3D4" w14:textId="271EAC68" w:rsidR="00783376" w:rsidRDefault="00783376" w:rsidP="00783376">
      <w:pPr>
        <w:keepNext/>
        <w:jc w:val="center"/>
      </w:pPr>
      <w:r>
        <w:rPr>
          <w:noProof/>
          <w:lang w:eastAsia="en-US"/>
        </w:rPr>
        <w:lastRenderedPageBreak/>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6">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p>
    <w:p w14:paraId="03AB9C5F" w14:textId="74292D14" w:rsidR="00783376" w:rsidRDefault="00783376" w:rsidP="00783376">
      <w:pPr>
        <w:pStyle w:val="Caption"/>
        <w:jc w:val="center"/>
      </w:pPr>
      <w:bookmarkStart w:id="76" w:name="_Ref483487917"/>
      <w:r>
        <w:t xml:space="preserve">Figure </w:t>
      </w:r>
      <w:r w:rsidR="00CC6B10">
        <w:fldChar w:fldCharType="begin"/>
      </w:r>
      <w:r w:rsidR="00CC6B10">
        <w:instrText xml:space="preserve"> SEQ Figure \* ARABIC </w:instrText>
      </w:r>
      <w:r w:rsidR="00CC6B10">
        <w:fldChar w:fldCharType="separate"/>
      </w:r>
      <w:r w:rsidR="003D1E97">
        <w:rPr>
          <w:noProof/>
        </w:rPr>
        <w:t>2</w:t>
      </w:r>
      <w:r w:rsidR="00CC6B10">
        <w:rPr>
          <w:noProof/>
        </w:rPr>
        <w:fldChar w:fldCharType="end"/>
      </w:r>
      <w:bookmarkEnd w:id="76"/>
      <w:r>
        <w:t xml:space="preserve"> - VSD</w:t>
      </w:r>
      <w:r w:rsidRPr="004E462A">
        <w:t xml:space="preserve"> Dialog Flow Diagram</w:t>
      </w:r>
    </w:p>
    <w:p w14:paraId="699AA1D4" w14:textId="77777777" w:rsidR="00783376" w:rsidRDefault="00783376" w:rsidP="00783376"/>
    <w:p w14:paraId="6C3F407E" w14:textId="77777777" w:rsidR="00783376" w:rsidRDefault="00783376" w:rsidP="00783376">
      <w:pPr>
        <w:spacing w:line="240" w:lineRule="auto"/>
        <w:contextualSpacing/>
        <w:jc w:val="both"/>
      </w:pPr>
      <w:r>
        <w:t xml:space="preserve">Notes for </w:t>
      </w:r>
      <w:r>
        <w:fldChar w:fldCharType="begin"/>
      </w:r>
      <w:r>
        <w:instrText xml:space="preserve"> REF _Ref483487917 \h </w:instrText>
      </w:r>
      <w:r>
        <w:fldChar w:fldCharType="separate"/>
      </w:r>
      <w:r>
        <w:t xml:space="preserve">Figure </w:t>
      </w:r>
      <w:r>
        <w:rPr>
          <w:noProof/>
        </w:rPr>
        <w:t>2</w:t>
      </w:r>
      <w:r>
        <w:fldChar w:fldCharType="end"/>
      </w:r>
      <w:r>
        <w:t>:</w:t>
      </w:r>
    </w:p>
    <w:p w14:paraId="519A12FD" w14:textId="77777777" w:rsidR="00783376" w:rsidRDefault="00783376" w:rsidP="00783376">
      <w:pPr>
        <w:pStyle w:val="ListParagraph"/>
        <w:numPr>
          <w:ilvl w:val="0"/>
          <w:numId w:val="53"/>
        </w:numPr>
        <w:spacing w:line="240" w:lineRule="auto"/>
        <w:jc w:val="both"/>
      </w:pPr>
      <w:r>
        <w:t>Random Ports: These ports could have a range of values.</w:t>
      </w:r>
    </w:p>
    <w:p w14:paraId="1ED75F6F" w14:textId="77777777" w:rsidR="00783376" w:rsidRDefault="00783376" w:rsidP="00783376">
      <w:pPr>
        <w:pStyle w:val="ListParagraph"/>
        <w:numPr>
          <w:ilvl w:val="0"/>
          <w:numId w:val="53"/>
        </w:numPr>
        <w:spacing w:line="240" w:lineRule="auto"/>
        <w:jc w:val="both"/>
      </w:pPr>
      <w:r>
        <w:t>Port A: Can be configured in application.properties</w:t>
      </w:r>
    </w:p>
    <w:p w14:paraId="4774F1E7" w14:textId="77777777" w:rsidR="00783376" w:rsidRDefault="00783376" w:rsidP="00783376">
      <w:pPr>
        <w:pStyle w:val="ListParagraph"/>
        <w:numPr>
          <w:ilvl w:val="0"/>
          <w:numId w:val="53"/>
        </w:numPr>
        <w:spacing w:line="240" w:lineRule="auto"/>
        <w:jc w:val="both"/>
      </w:pPr>
      <w:r>
        <w:t>Port B: Can be configured in application.properties</w:t>
      </w:r>
    </w:p>
    <w:p w14:paraId="6C70F6D1" w14:textId="77777777" w:rsidR="00783376" w:rsidRDefault="00783376" w:rsidP="00783376">
      <w:pPr>
        <w:pStyle w:val="ListParagraph"/>
        <w:numPr>
          <w:ilvl w:val="0"/>
          <w:numId w:val="53"/>
        </w:numPr>
        <w:spacing w:line="240" w:lineRule="auto"/>
        <w:jc w:val="both"/>
      </w:pPr>
      <w:r>
        <w:t>Service Request 1: Original request whose destination field contains Port D</w:t>
      </w:r>
    </w:p>
    <w:p w14:paraId="44B9B034" w14:textId="77777777" w:rsidR="00783376" w:rsidRDefault="00783376" w:rsidP="00783376">
      <w:pPr>
        <w:pStyle w:val="ListParagraph"/>
        <w:numPr>
          <w:ilvl w:val="0"/>
          <w:numId w:val="53"/>
        </w:numPr>
        <w:spacing w:line="240" w:lineRule="auto"/>
        <w:jc w:val="both"/>
      </w:pPr>
      <w:r>
        <w:t>Service Request 2: Modified request whose destination field contains Port A</w:t>
      </w:r>
    </w:p>
    <w:p w14:paraId="22A99388" w14:textId="72BB1E35" w:rsidR="00783376" w:rsidRDefault="00783376" w:rsidP="00783376">
      <w:pPr>
        <w:pStyle w:val="ListParagraph"/>
        <w:numPr>
          <w:ilvl w:val="0"/>
          <w:numId w:val="53"/>
        </w:numPr>
        <w:spacing w:line="240" w:lineRule="auto"/>
        <w:jc w:val="both"/>
      </w:pPr>
      <w:r>
        <w:t>Firewall rules should be configured to allow inbound and outbound ports for ODE.</w:t>
      </w:r>
    </w:p>
    <w:p w14:paraId="7DABACC6" w14:textId="77777777" w:rsidR="003763F0" w:rsidRDefault="003763F0" w:rsidP="003763F0">
      <w:pPr>
        <w:pStyle w:val="Heading3"/>
      </w:pPr>
      <w:bookmarkStart w:id="77" w:name="_Toc483908171"/>
      <w:r>
        <w:t>VSD Receiver Service Messages and Alerts</w:t>
      </w:r>
      <w:bookmarkEnd w:id="77"/>
    </w:p>
    <w:p w14:paraId="3E1013AD" w14:textId="33982EA2"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w:t>
      </w:r>
      <w:r w:rsidR="004748A1">
        <w:t>VSD Receive</w:t>
      </w:r>
      <w:r w:rsidR="00443882">
        <w:t>r</w:t>
      </w:r>
      <w:r w:rsidR="004748A1">
        <w:t xml:space="preserve"> </w:t>
      </w:r>
      <w:r>
        <w:t xml:space="preserve">Service messages and alerts. </w:t>
      </w:r>
    </w:p>
    <w:p w14:paraId="09CFB57C" w14:textId="6B417D08" w:rsidR="003763F0" w:rsidRDefault="003763F0" w:rsidP="003763F0">
      <w:pPr>
        <w:pStyle w:val="Caption"/>
        <w:keepNext/>
      </w:pPr>
      <w:r>
        <w:lastRenderedPageBreak/>
        <w:t xml:space="preserve">Table </w:t>
      </w:r>
      <w:r w:rsidR="00443882">
        <w:t>1</w:t>
      </w:r>
      <w:r>
        <w:t xml:space="preserve"> </w:t>
      </w:r>
      <w:r w:rsidR="00443882">
        <w:t>–</w:t>
      </w:r>
      <w:r>
        <w:t xml:space="preserve"> </w:t>
      </w:r>
      <w:r w:rsidR="00443882">
        <w:t>VSD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r>
              <w:t>Message or Alert</w:t>
            </w:r>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A74B1B" w:rsidRDefault="00832DFA"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7A508CBF" w14:textId="059C0CAA" w:rsidR="003763F0" w:rsidRPr="00A74B1B" w:rsidRDefault="00EB4A6F"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SocketException</w:t>
            </w:r>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A74B1B" w:rsidRDefault="006639DA" w:rsidP="006639DA">
            <w:pPr>
              <w:pStyle w:val="ListParagraph"/>
              <w:numPr>
                <w:ilvl w:val="0"/>
                <w:numId w:val="60"/>
              </w:numPr>
              <w:rPr>
                <w:rFonts w:ascii="Monaco" w:hAnsi="Monaco" w:cs="Times New Roman"/>
                <w:sz w:val="17"/>
                <w:szCs w:val="17"/>
              </w:rPr>
            </w:pPr>
            <w:r w:rsidRPr="00A74B1B">
              <w:rPr>
                <w:rFonts w:ascii="Monaco" w:hAnsi="Monaco" w:cs="Times New Roman"/>
                <w:sz w:val="17"/>
                <w:szCs w:val="17"/>
              </w:rPr>
              <w:t>Error receiving packet</w:t>
            </w:r>
          </w:p>
          <w:p w14:paraId="52E36261" w14:textId="4058FB39" w:rsidR="003763F0" w:rsidRPr="00A74B1B" w:rsidRDefault="006639DA" w:rsidP="00443E64">
            <w:pPr>
              <w:pStyle w:val="ListParagraph"/>
              <w:numPr>
                <w:ilvl w:val="0"/>
                <w:numId w:val="60"/>
              </w:numPr>
              <w:rPr>
                <w:rFonts w:ascii="Monaco" w:hAnsi="Monaco" w:cs="Times New Roman"/>
                <w:sz w:val="17"/>
                <w:szCs w:val="17"/>
              </w:rPr>
            </w:pPr>
            <w:r w:rsidRPr="00A74B1B">
              <w:rPr>
                <w:rFonts w:ascii="Monaco" w:hAnsi="Monaco" w:cs="Times New Roman"/>
                <w:sz w:val="17"/>
                <w:szCs w:val="17"/>
              </w:rPr>
              <w:t>IOException</w:t>
            </w:r>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pPr>
            <w:r>
              <w:t xml:space="preserve">When the ODE waits for </w:t>
            </w:r>
            <w:r w:rsidR="002D474A">
              <w:t>packets from black box</w:t>
            </w:r>
            <w:r>
              <w:t xml:space="preserve">, this error message may be logged if the datagram socket fails to receive </w:t>
            </w:r>
            <w:r w:rsidR="002D474A">
              <w:t>any packets</w:t>
            </w:r>
            <w:r>
              <w:t xml:space="preserve"> due to IOException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A74B1B" w:rsidRDefault="00C37E28" w:rsidP="00C37E28">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p w14:paraId="1B076667" w14:textId="77777777" w:rsidR="003763F0" w:rsidRPr="00A74B1B" w:rsidRDefault="003763F0" w:rsidP="00443E64"/>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pPr>
            <w:r>
              <w:t>When the VSDM receiver receives a packet from black box, it decodes the packet first. This message is logged if the decoded packet is of type other than ServiceRequest or VehSitDataMessage.</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pPr>
            <w:r>
              <w:t>If the packet received from black box and decoded on the receiver end is of unknown message type, then this message is logged in the application log file.</w:t>
            </w:r>
          </w:p>
        </w:tc>
      </w:tr>
      <w:tr w:rsidR="003763F0" w14:paraId="1A2B1759"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A74B1B" w:rsidRDefault="0006261D"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Unable to decode UDP message {}</w:t>
            </w:r>
          </w:p>
          <w:p w14:paraId="77E4B65C" w14:textId="77777777" w:rsidR="003909CF"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DecodeFailedException</w:t>
            </w:r>
          </w:p>
          <w:p w14:paraId="7F64EB4E" w14:textId="05B7C010" w:rsidR="003763F0"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DecodeNotSupportedException</w:t>
            </w:r>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A74B1B" w:rsidRDefault="00A059D6" w:rsidP="00B63E02">
            <w:pPr>
              <w:pStyle w:val="ListParagraph"/>
              <w:numPr>
                <w:ilvl w:val="0"/>
                <w:numId w:val="62"/>
              </w:numPr>
              <w:rPr>
                <w:rFonts w:ascii="Monaco" w:hAnsi="Monaco" w:cs="Times New Roman"/>
                <w:sz w:val="17"/>
                <w:szCs w:val="17"/>
              </w:rPr>
            </w:pPr>
            <w:r w:rsidRPr="00A74B1B">
              <w:rPr>
                <w:rFonts w:ascii="Monaco" w:hAnsi="Monaco" w:cs="Times New Roman"/>
                <w:sz w:val="17"/>
                <w:szCs w:val="17"/>
              </w:rPr>
              <w:t>Unable to convert VehSitDataMessage bundle to BSM list.</w:t>
            </w:r>
          </w:p>
          <w:p w14:paraId="7AAA6048" w14:textId="16784773" w:rsidR="00A059D6" w:rsidRPr="00A74B1B" w:rsidRDefault="00B63E02" w:rsidP="00B63E02">
            <w:pPr>
              <w:pStyle w:val="ListParagraph"/>
              <w:numPr>
                <w:ilvl w:val="0"/>
                <w:numId w:val="62"/>
              </w:numPr>
              <w:rPr>
                <w:rFonts w:ascii="Monaco" w:hAnsi="Monaco" w:cs="Times New Roman"/>
                <w:b w:val="0"/>
                <w:bCs w:val="0"/>
                <w:sz w:val="17"/>
                <w:szCs w:val="17"/>
              </w:rPr>
            </w:pPr>
            <w:r w:rsidRPr="00A74B1B">
              <w:rPr>
                <w:rFonts w:ascii="Monaco" w:hAnsi="Monaco" w:cs="Times New Roman"/>
                <w:sz w:val="17"/>
                <w:szCs w:val="17"/>
              </w:rPr>
              <w:t>IllegalArgumentException</w:t>
            </w:r>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 xml:space="preserve">When the receiver receives VSD, it tries to extract BSMs out of the VSD. This error </w:t>
            </w:r>
            <w:r>
              <w:lastRenderedPageBreak/>
              <w:t>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lastRenderedPageBreak/>
              <w:t xml:space="preserve">If the VSDM receiver receives a VSD that doesn’t contain any BSM records, this message is </w:t>
            </w:r>
            <w:r>
              <w:lastRenderedPageBreak/>
              <w:t>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lastRenderedPageBreak/>
              <w:t>Unable to convert BSM</w:t>
            </w:r>
          </w:p>
          <w:p w14:paraId="664B1D6D" w14:textId="682E4703"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rsidP="004677FC">
      <w:pPr>
        <w:spacing w:line="240" w:lineRule="auto"/>
        <w:jc w:val="both"/>
      </w:pPr>
    </w:p>
    <w:p w14:paraId="27333D8B" w14:textId="6CF066F3" w:rsidR="004748A1" w:rsidRDefault="004748A1" w:rsidP="004677FC">
      <w:pPr>
        <w:pStyle w:val="Heading2"/>
      </w:pPr>
      <w:bookmarkStart w:id="78" w:name="_Toc483908172"/>
      <w:r>
        <w:t>BSM Receive Service via UDP</w:t>
      </w:r>
      <w:bookmarkEnd w:id="78"/>
    </w:p>
    <w:p w14:paraId="1C0FA61B" w14:textId="5EBF82C3" w:rsidR="007E5CC3" w:rsidRDefault="007E5CC3" w:rsidP="00B348E2">
      <w:pPr>
        <w:jc w:val="both"/>
      </w:pPr>
      <w:r>
        <w:t>The ODE receives BSM messages via UDP/IP at its BSM Receiver service</w:t>
      </w:r>
      <w:r w:rsidR="005651B6">
        <w:t xml:space="preserve"> on the default port 46800 which can be changed through ode properties</w:t>
      </w:r>
      <w:r>
        <w:t xml:space="preserve">. </w:t>
      </w:r>
      <w:r w:rsidR="005651B6">
        <w:t>BSM dialog does not include trust establishment phase, hence the BSMs are directly sent to ODE</w:t>
      </w:r>
      <w:r>
        <w:t>. Once BSMs are received,</w:t>
      </w:r>
      <w:r w:rsidR="005651B6">
        <w:t xml:space="preserve"> they will be published to the BSM kafka topics. [ODE-314] BSM Process then consumes the BSMs from the corresponding kafka topics. The consumed BSMs </w:t>
      </w:r>
      <w:r>
        <w:t>will</w:t>
      </w:r>
      <w:r w:rsidR="005651B6">
        <w:t xml:space="preserve"> then</w:t>
      </w:r>
      <w:r>
        <w:t xml:space="preserve"> </w:t>
      </w:r>
      <w:r w:rsidR="005651B6">
        <w:t>be</w:t>
      </w:r>
      <w:r>
        <w:t xml:space="preserve"> inserted in</w:t>
      </w:r>
      <w:r w:rsidR="005651B6">
        <w:t>to</w:t>
      </w:r>
      <w:r>
        <w:t xml:space="preserve"> a hash map where the keys will be the temp ID of the BSM and the value will be a queue of corresponding BSMs with the particular tempID. When a BSM is inserted to the queue</w:t>
      </w:r>
      <w:r w:rsidR="005651B6">
        <w:t xml:space="preserve">, </w:t>
      </w:r>
      <w:r>
        <w:t>it will check if the queue has 10 BSMs. In the case that the queue has 10 BSMs</w:t>
      </w:r>
      <w:r w:rsidR="006E7C7C">
        <w:t>, it will package them into VSD and publish it to the VSD kafka topic. Else, it will wait for more incoming BSMs.</w:t>
      </w:r>
    </w:p>
    <w:p w14:paraId="5DAA5C01" w14:textId="1A3A15BA" w:rsidR="004748A1" w:rsidRDefault="004748A1" w:rsidP="004677FC"/>
    <w:p w14:paraId="6BA4B589" w14:textId="34DBE8C3" w:rsidR="004748A1" w:rsidRDefault="004748A1" w:rsidP="004748A1">
      <w:pPr>
        <w:pStyle w:val="Heading3"/>
      </w:pPr>
      <w:bookmarkStart w:id="79" w:name="_Toc483908173"/>
      <w:r>
        <w:t>BSM Receiver Service Messages and Alerts</w:t>
      </w:r>
      <w:bookmarkEnd w:id="79"/>
    </w:p>
    <w:p w14:paraId="28D54A79" w14:textId="1ECE78F7" w:rsidR="004748A1" w:rsidRPr="002253B4" w:rsidRDefault="004748A1" w:rsidP="004748A1">
      <w:r>
        <w:fldChar w:fldCharType="begin"/>
      </w:r>
      <w:r>
        <w:instrText xml:space="preserve"> REF _Ref483489995 \h </w:instrText>
      </w:r>
      <w:r>
        <w:fldChar w:fldCharType="separate"/>
      </w:r>
      <w:r>
        <w:t xml:space="preserve">Table </w:t>
      </w:r>
      <w:r w:rsidR="0010402A">
        <w:rPr>
          <w:noProof/>
        </w:rPr>
        <w:t>1</w:t>
      </w:r>
      <w:r>
        <w:fldChar w:fldCharType="end"/>
      </w:r>
      <w:r>
        <w:t xml:space="preserve"> provides a detailed list of the BSM Receive</w:t>
      </w:r>
      <w:r w:rsidR="0010402A">
        <w:t>r</w:t>
      </w:r>
      <w:r>
        <w:t xml:space="preserve"> Service messages and alerts. </w:t>
      </w:r>
    </w:p>
    <w:p w14:paraId="1996C79F" w14:textId="7FC7DACA" w:rsidR="004748A1" w:rsidRDefault="004748A1" w:rsidP="004748A1">
      <w:pPr>
        <w:pStyle w:val="Caption"/>
        <w:keepNext/>
      </w:pPr>
      <w:r>
        <w:t xml:space="preserve">Table </w:t>
      </w:r>
      <w:r w:rsidR="0010402A">
        <w:t>1</w:t>
      </w:r>
      <w:r>
        <w:t xml:space="preserve"> </w:t>
      </w:r>
      <w:r w:rsidR="0010402A">
        <w:t>–</w:t>
      </w:r>
      <w:r>
        <w:t xml:space="preserve"> </w:t>
      </w:r>
      <w:r w:rsidR="0010402A">
        <w:t>BSM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9C5090">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r>
              <w:t>Message or Alert</w:t>
            </w:r>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Criteria</w:t>
            </w:r>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1070655F" w14:textId="77777777" w:rsidR="009C5090" w:rsidRDefault="009C5090" w:rsidP="009C5090">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3AC24373" w14:textId="42EDA3C3" w:rsidR="004748A1" w:rsidRPr="009C5090" w:rsidRDefault="009C5090" w:rsidP="009C5090">
            <w:pPr>
              <w:pStyle w:val="ListParagraph"/>
              <w:numPr>
                <w:ilvl w:val="0"/>
                <w:numId w:val="54"/>
              </w:numPr>
              <w:rPr>
                <w:rFonts w:ascii="Monaco" w:hAnsi="Monaco" w:cs="Times New Roman"/>
                <w:sz w:val="17"/>
                <w:szCs w:val="17"/>
              </w:rPr>
            </w:pPr>
            <w:r w:rsidRPr="009C5090">
              <w:rPr>
                <w:rFonts w:ascii="Monaco" w:hAnsi="Monaco" w:cs="Times New Roman"/>
                <w:sz w:val="17"/>
                <w:szCs w:val="17"/>
              </w:rPr>
              <w:t>SocketException</w:t>
            </w:r>
          </w:p>
        </w:tc>
        <w:tc>
          <w:tcPr>
            <w:tcW w:w="2345" w:type="dxa"/>
          </w:tcPr>
          <w:p w14:paraId="49A261E7" w14:textId="5125A00B" w:rsidR="004748A1" w:rsidRDefault="009C509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592AD90" w14:textId="6F9EE6C5" w:rsidR="004748A1" w:rsidRDefault="009C5090" w:rsidP="009C5090">
            <w:pPr>
              <w:cnfStyle w:val="000000100000" w:firstRow="0" w:lastRow="0" w:firstColumn="0" w:lastColumn="0" w:oddVBand="0" w:evenVBand="0" w:oddHBand="1" w:evenHBand="0" w:firstRowFirstColumn="0" w:firstRowLastColumn="0" w:lastRowFirstColumn="0" w:lastRowLastColumn="0"/>
            </w:pPr>
            <w:r>
              <w:t xml:space="preserve">When the BSM receiver is initialized, a datagram socket is created to listen for incoming </w:t>
            </w:r>
            <w:r>
              <w:lastRenderedPageBreak/>
              <w:t>messages from OBU. This error message is logged when ODE fails to create a new datagram socket due to port being bound to some other program or some other reasons.</w:t>
            </w:r>
          </w:p>
        </w:tc>
        <w:tc>
          <w:tcPr>
            <w:tcW w:w="3330" w:type="dxa"/>
          </w:tcPr>
          <w:p w14:paraId="17195491" w14:textId="7CAC8994" w:rsidR="004748A1" w:rsidRDefault="009C5090" w:rsidP="00443E64">
            <w:pPr>
              <w:cnfStyle w:val="000000100000" w:firstRow="0" w:lastRow="0" w:firstColumn="0" w:lastColumn="0" w:oddVBand="0" w:evenVBand="0" w:oddHBand="1" w:evenHBand="0" w:firstRowFirstColumn="0" w:firstRowLastColumn="0" w:lastRowFirstColumn="0" w:lastRowLastColumn="0"/>
            </w:pPr>
            <w:r>
              <w:lastRenderedPageBreak/>
              <w:t xml:space="preserve">If the port is already bound to some other program or if the socket creation fails for some </w:t>
            </w:r>
            <w:r>
              <w:lastRenderedPageBreak/>
              <w:t>other reason, this message is logged in the application log file.</w:t>
            </w:r>
          </w:p>
        </w:tc>
      </w:tr>
      <w:tr w:rsidR="004748A1" w14:paraId="22AC8C98"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410D651B" w14:textId="77777777" w:rsidR="009C5090" w:rsidRDefault="009C5090" w:rsidP="009C5090">
            <w:pPr>
              <w:pStyle w:val="ListParagraph"/>
              <w:numPr>
                <w:ilvl w:val="0"/>
                <w:numId w:val="60"/>
              </w:numPr>
              <w:rPr>
                <w:rFonts w:ascii="Monaco" w:hAnsi="Monaco" w:cs="Times New Roman"/>
                <w:sz w:val="17"/>
                <w:szCs w:val="17"/>
              </w:rPr>
            </w:pPr>
            <w:r w:rsidRPr="00A74B1B">
              <w:rPr>
                <w:rFonts w:ascii="Monaco" w:hAnsi="Monaco" w:cs="Times New Roman"/>
                <w:sz w:val="17"/>
                <w:szCs w:val="17"/>
              </w:rPr>
              <w:lastRenderedPageBreak/>
              <w:t>Error receiving packet</w:t>
            </w:r>
          </w:p>
          <w:p w14:paraId="168FFFAB" w14:textId="39EC9659" w:rsidR="004748A1" w:rsidRPr="009C5090" w:rsidRDefault="009C5090" w:rsidP="009C5090">
            <w:pPr>
              <w:pStyle w:val="ListParagraph"/>
              <w:numPr>
                <w:ilvl w:val="0"/>
                <w:numId w:val="60"/>
              </w:numPr>
              <w:rPr>
                <w:rFonts w:ascii="Monaco" w:hAnsi="Monaco" w:cs="Times New Roman"/>
                <w:sz w:val="17"/>
                <w:szCs w:val="17"/>
              </w:rPr>
            </w:pPr>
            <w:r w:rsidRPr="009C5090">
              <w:rPr>
                <w:rFonts w:ascii="Monaco" w:hAnsi="Monaco" w:cs="Times New Roman"/>
                <w:sz w:val="17"/>
                <w:szCs w:val="17"/>
              </w:rPr>
              <w:t>IOException</w:t>
            </w:r>
          </w:p>
        </w:tc>
        <w:tc>
          <w:tcPr>
            <w:tcW w:w="2345" w:type="dxa"/>
          </w:tcPr>
          <w:p w14:paraId="2D4FFF71" w14:textId="331E9C08" w:rsidR="004748A1" w:rsidRDefault="009C5090"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1074DFE" w14:textId="14664614" w:rsidR="004748A1" w:rsidRDefault="009C5090" w:rsidP="009C5090">
            <w:pPr>
              <w:cnfStyle w:val="000000000000" w:firstRow="0" w:lastRow="0" w:firstColumn="0" w:lastColumn="0" w:oddVBand="0" w:evenVBand="0" w:oddHBand="0" w:evenHBand="0" w:firstRowFirstColumn="0" w:firstRowLastColumn="0" w:lastRowFirstColumn="0" w:lastRowLastColumn="0"/>
            </w:pPr>
            <w:r>
              <w:t>When the ODE waits for packets from OBU, this error message may be logged if the datagram socket fails to receive any packets due to IOException with the socket.</w:t>
            </w:r>
          </w:p>
        </w:tc>
        <w:tc>
          <w:tcPr>
            <w:tcW w:w="3330" w:type="dxa"/>
          </w:tcPr>
          <w:p w14:paraId="4047EF1A" w14:textId="03A2F1F1" w:rsidR="004748A1" w:rsidRDefault="009C5090" w:rsidP="009C5090">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OBU, this message is logged in the application log file.</w:t>
            </w: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09A5605" w14:textId="0DFAFC48" w:rsidR="004748A1" w:rsidRPr="00CE0F08" w:rsidRDefault="00CE0F08" w:rsidP="00443E64">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tc>
        <w:tc>
          <w:tcPr>
            <w:tcW w:w="2345" w:type="dxa"/>
          </w:tcPr>
          <w:p w14:paraId="4BE2DD80" w14:textId="3B59E660" w:rsidR="004748A1" w:rsidRDefault="00CE0F0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59584F9D" w14:textId="7C1FAD7B"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When the </w:t>
            </w:r>
            <w:r w:rsidR="00C0223C">
              <w:t>BSM</w:t>
            </w:r>
            <w:r>
              <w:t xml:space="preserve"> receiver receives a packet from </w:t>
            </w:r>
            <w:r w:rsidR="00C0223C">
              <w:t>OBU</w:t>
            </w:r>
            <w:r>
              <w:t>, it decodes the packet first. This message is logged if the decoded packet is of type other than</w:t>
            </w:r>
            <w:r w:rsidR="00C0223C">
              <w:t xml:space="preserve"> J2735Bsm</w:t>
            </w:r>
            <w:r>
              <w:t>.</w:t>
            </w:r>
          </w:p>
        </w:tc>
        <w:tc>
          <w:tcPr>
            <w:tcW w:w="3330" w:type="dxa"/>
          </w:tcPr>
          <w:p w14:paraId="2BF32B41" w14:textId="07BCC14A"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If the packet received from </w:t>
            </w:r>
            <w:r w:rsidR="00C0223C">
              <w:t>OBU</w:t>
            </w:r>
            <w:r>
              <w:t xml:space="preserve"> and decoded on the receiver end is of unknown message type, then this message is logged in the application log file.</w:t>
            </w:r>
          </w:p>
        </w:tc>
      </w:tr>
      <w:tr w:rsidR="004748A1" w14:paraId="4B6036F3"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74C95A2" w14:textId="77777777" w:rsidR="004748A1" w:rsidRPr="00886A51" w:rsidRDefault="004748A1" w:rsidP="00443E64"/>
        </w:tc>
        <w:tc>
          <w:tcPr>
            <w:tcW w:w="2345" w:type="dxa"/>
          </w:tcPr>
          <w:p w14:paraId="00155E3E"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c>
          <w:tcPr>
            <w:tcW w:w="3335" w:type="dxa"/>
          </w:tcPr>
          <w:p w14:paraId="4ECD23B3"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c>
          <w:tcPr>
            <w:tcW w:w="3330" w:type="dxa"/>
          </w:tcPr>
          <w:p w14:paraId="2EDF6631"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r>
    </w:tbl>
    <w:p w14:paraId="41604009" w14:textId="30BD0FA3" w:rsidR="004748A1" w:rsidRDefault="004748A1" w:rsidP="004677FC">
      <w:pPr>
        <w:rPr>
          <w:ins w:id="80" w:author="Musavi, Hamid [USA]" w:date="2018-04-13T18:18:00Z"/>
        </w:rPr>
      </w:pPr>
    </w:p>
    <w:p w14:paraId="600DA632" w14:textId="23399ED7" w:rsidR="00443AE9" w:rsidRDefault="00443AE9" w:rsidP="00443AE9">
      <w:pPr>
        <w:pStyle w:val="Heading2"/>
        <w:rPr>
          <w:ins w:id="81" w:author="Musavi, Hamid [USA]" w:date="2018-04-13T18:18:00Z"/>
        </w:rPr>
        <w:pPrChange w:id="82" w:author="Musavi, Hamid [USA]" w:date="2018-04-13T18:18:00Z">
          <w:pPr/>
        </w:pPrChange>
      </w:pPr>
      <w:ins w:id="83" w:author="Musavi, Hamid [USA]" w:date="2018-04-13T18:18:00Z">
        <w:r>
          <w:t>Security Services Module</w:t>
        </w:r>
      </w:ins>
    </w:p>
    <w:p w14:paraId="748F6F53" w14:textId="4347BBD6" w:rsidR="00443AE9" w:rsidRPr="00443AE9" w:rsidRDefault="00443AE9" w:rsidP="00443AE9">
      <w:pPr>
        <w:rPr>
          <w:rPrChange w:id="84" w:author="Musavi, Hamid [USA]" w:date="2018-04-13T18:18:00Z">
            <w:rPr/>
          </w:rPrChange>
        </w:rPr>
        <w:pPrChange w:id="85" w:author="Musavi, Hamid [USA]" w:date="2018-04-13T18:18:00Z">
          <w:pPr/>
        </w:pPrChange>
      </w:pPr>
      <w:ins w:id="86" w:author="Musavi, Hamid [USA]" w:date="2018-04-13T18:18:00Z">
        <w:r>
          <w:t xml:space="preserve">ODE integrates with the </w:t>
        </w:r>
      </w:ins>
      <w:ins w:id="87" w:author="Musavi, Hamid [USA]" w:date="2018-04-13T18:20:00Z">
        <w:r>
          <w:fldChar w:fldCharType="begin"/>
        </w:r>
        <w:r>
          <w:instrText xml:space="preserve"> HYPERLINK "https://github.com/usdot-jpo-ode/jpo-security-svcs" </w:instrText>
        </w:r>
        <w:r>
          <w:fldChar w:fldCharType="separate"/>
        </w:r>
        <w:r w:rsidRPr="00443AE9">
          <w:rPr>
            <w:rStyle w:val="Hyperlink"/>
            <w:rPrChange w:id="88" w:author="Musavi, Hamid [USA]" w:date="2018-04-13T18:20:00Z">
              <w:rPr/>
            </w:rPrChange>
          </w:rPr>
          <w:t>jpo-security-svcs</w:t>
        </w:r>
        <w:r>
          <w:fldChar w:fldCharType="end"/>
        </w:r>
      </w:ins>
      <w:ins w:id="89" w:author="Musavi, Hamid [USA]" w:date="2018-04-13T18:18:00Z">
        <w:r>
          <w:t xml:space="preserve"> </w:t>
        </w:r>
      </w:ins>
      <w:ins w:id="90" w:author="Musavi, Hamid [USA]" w:date="2018-04-13T18:20:00Z">
        <w:r>
          <w:t xml:space="preserve">(JSS) </w:t>
        </w:r>
      </w:ins>
      <w:ins w:id="91" w:author="Musavi, Hamid [USA]" w:date="2018-04-13T18:18:00Z">
        <w:r>
          <w:t xml:space="preserve">module </w:t>
        </w:r>
      </w:ins>
      <w:ins w:id="92" w:author="Musavi, Hamid [USA]" w:date="2018-04-13T18:19:00Z">
        <w:r>
          <w:t xml:space="preserve">for performing message signing, verification, encryption and decryption. ODE sends TIM messages to </w:t>
        </w:r>
      </w:ins>
      <w:ins w:id="93" w:author="Musavi, Hamid [USA]" w:date="2018-04-13T18:20:00Z">
        <w:r>
          <w:t xml:space="preserve">JSS module to be signed before broadcasting the message to RSUs and SDW. No new </w:t>
        </w:r>
      </w:ins>
      <w:ins w:id="94" w:author="Musavi, Hamid [USA]" w:date="2018-04-13T18:21:00Z">
        <w:r>
          <w:t xml:space="preserve">configuration </w:t>
        </w:r>
      </w:ins>
      <w:ins w:id="95" w:author="Musavi, Hamid [USA]" w:date="2018-04-13T18:20:00Z">
        <w:r>
          <w:t xml:space="preserve">properties </w:t>
        </w:r>
      </w:ins>
      <w:ins w:id="96" w:author="Musavi, Hamid [USA]" w:date="2018-04-13T18:21:00Z">
        <w:r>
          <w:t>need to be set if the module and ODE run in Docker containers on the same server. However, if they are running o differen</w:t>
        </w:r>
      </w:ins>
      <w:ins w:id="97" w:author="Musavi, Hamid [USA]" w:date="2018-04-13T18:22:00Z">
        <w:r>
          <w:t>t</w:t>
        </w:r>
      </w:ins>
      <w:ins w:id="98" w:author="Musavi, Hamid [USA]" w:date="2018-04-13T18:21:00Z">
        <w:r>
          <w:t xml:space="preserve"> host ma</w:t>
        </w:r>
      </w:ins>
      <w:ins w:id="99" w:author="Musavi, Hamid [USA]" w:date="2018-04-13T18:22:00Z">
        <w:r>
          <w:t xml:space="preserve">chines the property </w:t>
        </w:r>
        <w:r w:rsidRPr="00443AE9">
          <w:rPr>
            <w:i/>
            <w:rPrChange w:id="100" w:author="Musavi, Hamid [USA]" w:date="2018-04-13T18:22:00Z">
              <w:rPr/>
            </w:rPrChange>
          </w:rPr>
          <w:t>ode.securitySvcsSignatureUri</w:t>
        </w:r>
        <w:r>
          <w:t xml:space="preserve"> must be set to point to the </w:t>
        </w:r>
      </w:ins>
      <w:ins w:id="101" w:author="Musavi, Hamid [USA]" w:date="2018-04-13T18:23:00Z">
        <w:r>
          <w:t>JSS domain name or IP:Port number.</w:t>
        </w:r>
      </w:ins>
      <w:ins w:id="102" w:author="Musavi, Hamid [USA]" w:date="2018-04-13T18:24:00Z">
        <w:r w:rsidR="005A01B1">
          <w:t xml:space="preserve"> The JSS module must, however, be configured </w:t>
        </w:r>
      </w:ins>
      <w:ins w:id="103" w:author="Musavi, Hamid [USA]" w:date="2018-04-13T18:23:00Z">
        <w:r w:rsidR="005A01B1">
          <w:t xml:space="preserve">with the DNS name or IP:Port of the Green Hills </w:t>
        </w:r>
      </w:ins>
      <w:ins w:id="104" w:author="Musavi, Hamid [USA]" w:date="2018-04-13T18:25:00Z">
        <w:r w:rsidR="005A01B1">
          <w:t xml:space="preserve">HSM security service URI. This property can be defined using the environment variable </w:t>
        </w:r>
        <w:r w:rsidR="005A01B1" w:rsidRPr="005A01B1">
          <w:rPr>
            <w:i/>
            <w:rPrChange w:id="105" w:author="Musavi, Hamid [USA]" w:date="2018-04-13T18:26:00Z">
              <w:rPr/>
            </w:rPrChange>
          </w:rPr>
          <w:t>SEC_CRYPTO_SERVICE_BASE_URI</w:t>
        </w:r>
        <w:r w:rsidR="005A01B1">
          <w:t xml:space="preserve">. It must be set to </w:t>
        </w:r>
        <w:r w:rsidR="005A01B1">
          <w:fldChar w:fldCharType="begin"/>
        </w:r>
        <w:r w:rsidR="005A01B1">
          <w:instrText xml:space="preserve"> HYPERLINK "http://ip:port" </w:instrText>
        </w:r>
        <w:r w:rsidR="005A01B1">
          <w:fldChar w:fldCharType="separate"/>
        </w:r>
      </w:ins>
      <w:r w:rsidR="005A01B1" w:rsidRPr="007063CD">
        <w:rPr>
          <w:rStyle w:val="Hyperlink"/>
        </w:rPr>
        <w:t>http://ip:port</w:t>
      </w:r>
      <w:ins w:id="106" w:author="Musavi, Hamid [USA]" w:date="2018-04-13T18:25:00Z">
        <w:r w:rsidR="005A01B1">
          <w:fldChar w:fldCharType="end"/>
        </w:r>
        <w:r w:rsidR="005A01B1">
          <w:t xml:space="preserve"> of the Green Hills appliance. </w:t>
        </w:r>
      </w:ins>
      <w:ins w:id="107" w:author="Musavi, Hamid [USA]" w:date="2018-04-13T19:00:00Z">
        <w:r w:rsidR="00150304">
          <w:t xml:space="preserve">If you do not want to sign the data set </w:t>
        </w:r>
        <w:r w:rsidR="001B7753" w:rsidRPr="001B7753">
          <w:rPr>
            <w:i/>
            <w:rPrChange w:id="108" w:author="Musavi, Hamid [USA]" w:date="2018-04-13T19:00:00Z">
              <w:rPr/>
            </w:rPrChange>
          </w:rPr>
          <w:t>SEC_CRYPTO_SERVICE_BASE_URI=UNSECURED</w:t>
        </w:r>
      </w:ins>
    </w:p>
    <w:p w14:paraId="5C869022" w14:textId="77777777" w:rsidR="00C26C45" w:rsidRDefault="00E53E91" w:rsidP="00CB08F3">
      <w:pPr>
        <w:pStyle w:val="Heading1"/>
      </w:pPr>
      <w:bookmarkStart w:id="109" w:name="_Toc483908174"/>
      <w:r>
        <w:t>Appendix A: ODE</w:t>
      </w:r>
      <w:r w:rsidRPr="001E40C7">
        <w:t xml:space="preserve"> </w:t>
      </w:r>
      <w:r>
        <w:t>Interface Specific</w:t>
      </w:r>
      <w:bookmarkEnd w:id="109"/>
      <w:r>
        <w:t>ation</w:t>
      </w:r>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lastRenderedPageBreak/>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110" w:name="_Ref471804194"/>
      <w:bookmarkStart w:id="111" w:name="_Toc483908175"/>
      <w:r>
        <w:t>File Co</w:t>
      </w:r>
      <w:r w:rsidR="0060433B">
        <w:t>py Data Deposit</w:t>
      </w:r>
      <w:bookmarkEnd w:id="110"/>
      <w:bookmarkEnd w:id="111"/>
    </w:p>
    <w:p w14:paraId="67568B75" w14:textId="020B6504"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00CA4412" w:rsidRPr="00D51342">
        <w:rPr>
          <w:rStyle w:val="token"/>
          <w:rFonts w:ascii="Courier New" w:hAnsi="Courier New"/>
          <w:color w:val="343434"/>
          <w:shd w:val="clear" w:color="auto" w:fill="FCFCFC"/>
        </w:rPr>
        <w:t>ode.</w:t>
      </w:r>
      <w:r w:rsidR="00CA4412">
        <w:rPr>
          <w:rStyle w:val="token"/>
          <w:rFonts w:ascii="Courier New" w:hAnsi="Courier New" w:cs="Courier New"/>
          <w:color w:val="343434"/>
          <w:shd w:val="clear" w:color="auto" w:fill="FCFCFC"/>
        </w:rPr>
        <w:t>uploadLocationRoot/ode.</w:t>
      </w:r>
      <w:r w:rsidR="0030798E">
        <w:rPr>
          <w:rStyle w:val="token"/>
          <w:rFonts w:ascii="Courier New" w:hAnsi="Courier New" w:cs="Courier New"/>
          <w:color w:val="343434"/>
          <w:shd w:val="clear" w:color="auto" w:fill="FCFCFC"/>
        </w:rPr>
        <w:t>uploadLocationObuLog</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CA4412">
        <w:rPr>
          <w:rStyle w:val="token"/>
          <w:rFonts w:ascii="Courier New" w:hAnsi="Courier New" w:cs="Courier New"/>
          <w:color w:val="343434"/>
          <w:shd w:val="clear" w:color="auto" w:fill="FCFCFC"/>
        </w:rPr>
        <w:t>uploads/bsmlog</w:t>
      </w:r>
      <w:r w:rsidR="008461B4">
        <w:rPr>
          <w:rStyle w:val="token"/>
          <w:rFonts w:ascii="Arial" w:hAnsi="Arial" w:cs="Arial"/>
          <w:color w:val="5A5A5A"/>
          <w:sz w:val="27"/>
          <w:szCs w:val="27"/>
          <w:shd w:val="clear" w:color="auto" w:fill="FCFCFC"/>
        </w:rPr>
        <w:t xml:space="preserve"> </w:t>
      </w:r>
      <w:r w:rsidR="008461B4" w:rsidRPr="008461B4">
        <w:t>sub-</w:t>
      </w:r>
      <w:r w:rsidR="0030798E" w:rsidRPr="008461B4">
        <w:t>director</w:t>
      </w:r>
      <w:r w:rsidR="0030798E">
        <w:t>y</w:t>
      </w:r>
      <w:r w:rsidR="0030798E" w:rsidRPr="008461B4">
        <w:t xml:space="preserve"> </w:t>
      </w:r>
      <w:r w:rsidR="008461B4" w:rsidRPr="008461B4">
        <w:t>off of the location where ODE is launched.</w:t>
      </w:r>
      <w:r>
        <w:t xml:space="preserve"> ODE creates the specified </w:t>
      </w:r>
      <w:r w:rsidR="008461B4">
        <w:t>directories</w:t>
      </w:r>
      <w:r>
        <w:t xml:space="preserve"> if </w:t>
      </w:r>
      <w:r w:rsidR="008461B4">
        <w:t>they do</w:t>
      </w:r>
      <w:r>
        <w:t xml:space="preserve"> not exist. </w:t>
      </w:r>
    </w:p>
    <w:p w14:paraId="3F0B0A4D" w14:textId="29AC7115" w:rsidR="0060433B" w:rsidRPr="00D43580" w:rsidRDefault="0060433B" w:rsidP="0060433B">
      <w:bookmarkStart w:id="112" w:name="_Toc462052286"/>
      <w:bookmarkStart w:id="113" w:name="_Ref471803834"/>
      <w:r>
        <w:t>Once the ODE processes the received file, it moves it to the “</w:t>
      </w:r>
      <w:r w:rsidR="0030798E" w:rsidRPr="00D51342">
        <w:rPr>
          <w:rStyle w:val="token"/>
          <w:rFonts w:ascii="Courier New" w:hAnsi="Courier New"/>
          <w:color w:val="343434"/>
          <w:shd w:val="clear" w:color="auto" w:fill="FCFCFC"/>
        </w:rPr>
        <w:t>ode.</w:t>
      </w:r>
      <w:r w:rsidR="0030798E">
        <w:rPr>
          <w:rStyle w:val="token"/>
          <w:rFonts w:ascii="Courier New" w:hAnsi="Courier New" w:cs="Courier New"/>
          <w:color w:val="343434"/>
          <w:shd w:val="clear" w:color="auto" w:fill="FCFCFC"/>
        </w:rPr>
        <w:t>uploadLocationRoot/backup</w:t>
      </w:r>
      <w:r>
        <w:t>” sub-directory. The backed</w:t>
      </w:r>
      <w:r w:rsidR="00CA4412">
        <w:t>-</w:t>
      </w:r>
      <w:r>
        <w:t>up file is renamed with a timestamp in milliseconds.</w:t>
      </w:r>
      <w:r w:rsidR="00D43580">
        <w:t xml:space="preserve"> If the ODE fails to process a file, it instead moves the file to the “</w:t>
      </w:r>
      <w:r w:rsidR="00D43580" w:rsidRPr="00D51342">
        <w:rPr>
          <w:rStyle w:val="token"/>
          <w:rFonts w:ascii="Courier New" w:hAnsi="Courier New"/>
          <w:color w:val="343434"/>
          <w:shd w:val="clear" w:color="auto" w:fill="FCFCFC"/>
        </w:rPr>
        <w:t>ode.</w:t>
      </w:r>
      <w:r w:rsidR="00D43580">
        <w:rPr>
          <w:rStyle w:val="token"/>
          <w:rFonts w:ascii="Courier New" w:hAnsi="Courier New" w:cs="Courier New"/>
          <w:color w:val="343434"/>
          <w:shd w:val="clear" w:color="auto" w:fill="FCFCFC"/>
        </w:rPr>
        <w:t>uploadLocationRoot/failed</w:t>
      </w:r>
      <w:r w:rsidR="00D43580">
        <w:t>” sub-directory.</w:t>
      </w:r>
    </w:p>
    <w:p w14:paraId="73F4FCFA" w14:textId="58B9004C" w:rsidR="00BB1EE9" w:rsidRDefault="00CA4412" w:rsidP="00CA4412">
      <w:r>
        <w:t>The files copied to “</w:t>
      </w:r>
      <w:r>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r>
        <w:t xml:space="preserve">” are treated as binary data of variable length records conforming to the specification in </w:t>
      </w:r>
      <w:r w:rsidR="0030798E">
        <w:t>“</w:t>
      </w:r>
      <w:r w:rsidR="0030798E" w:rsidRPr="00D43580">
        <w:rPr>
          <w:rStyle w:val="token"/>
          <w:rFonts w:ascii="Courier New" w:hAnsi="Courier New" w:cs="Courier New"/>
          <w:color w:val="343434"/>
          <w:shd w:val="clear" w:color="auto" w:fill="FCFCFC"/>
        </w:rPr>
        <w:t>data/wydotLogRecords.h</w:t>
      </w:r>
      <w:r w:rsidR="0030798E">
        <w:t>” file</w:t>
      </w:r>
      <w:r>
        <w:t>. No header information is expected to precede each record.</w:t>
      </w:r>
      <w:r w:rsidR="00BB1EE9">
        <w:t xml:space="preserve"> As mentioned in section </w:t>
      </w:r>
      <w:r w:rsidR="002811A5">
        <w:fldChar w:fldCharType="begin"/>
      </w:r>
      <w:r w:rsidR="002811A5">
        <w:instrText xml:space="preserve"> REF _Ref506459515 \r \h </w:instrText>
      </w:r>
      <w:r w:rsidR="002811A5">
        <w:fldChar w:fldCharType="separate"/>
      </w:r>
      <w:r w:rsidR="002811A5">
        <w:t>7.5</w:t>
      </w:r>
      <w:r w:rsidR="002811A5">
        <w:fldChar w:fldCharType="end"/>
      </w:r>
      <w:r w:rsidR="00BB1EE9">
        <w:t>, the ODE is also capable of accepting individual files compressed with GZIP. Note that while the ODE will automatically detect and process GZIP files, it is not capable of importing GZIP-TAR archives containing multiple files.</w:t>
      </w:r>
    </w:p>
    <w:tbl>
      <w:tblPr>
        <w:tblStyle w:val="GridTable4-Accent11"/>
        <w:tblW w:w="0" w:type="auto"/>
        <w:tblLook w:val="04A0" w:firstRow="1" w:lastRow="0" w:firstColumn="1" w:lastColumn="0" w:noHBand="0" w:noVBand="1"/>
      </w:tblPr>
      <w:tblGrid>
        <w:gridCol w:w="2414"/>
        <w:gridCol w:w="1097"/>
        <w:gridCol w:w="9439"/>
      </w:tblGrid>
      <w:tr w:rsidR="007F467D" w:rsidRPr="003048A6" w14:paraId="5617C05A" w14:textId="77777777" w:rsidTr="0075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574E253" w14:textId="77777777" w:rsidR="007F467D" w:rsidRPr="003048A6" w:rsidRDefault="007F467D" w:rsidP="00D0595A">
            <w:r w:rsidRPr="003048A6">
              <w:t>Field Name</w:t>
            </w:r>
          </w:p>
        </w:tc>
        <w:tc>
          <w:tcPr>
            <w:tcW w:w="1097" w:type="dxa"/>
          </w:tcPr>
          <w:p w14:paraId="001B6605"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Field Length (bytes)</w:t>
            </w:r>
          </w:p>
        </w:tc>
        <w:tc>
          <w:tcPr>
            <w:tcW w:w="9439" w:type="dxa"/>
          </w:tcPr>
          <w:p w14:paraId="36257574"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Description</w:t>
            </w:r>
          </w:p>
        </w:tc>
      </w:tr>
      <w:tr w:rsidR="007F467D" w:rsidRPr="003048A6" w14:paraId="3F209727"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83B236B" w14:textId="77777777" w:rsidR="007F467D" w:rsidRPr="003048A6" w:rsidRDefault="007F467D" w:rsidP="00D0595A">
            <w:r w:rsidRPr="003048A6">
              <w:t>direction</w:t>
            </w:r>
          </w:p>
        </w:tc>
        <w:tc>
          <w:tcPr>
            <w:tcW w:w="1097" w:type="dxa"/>
          </w:tcPr>
          <w:p w14:paraId="3FCAC133"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1</w:t>
            </w:r>
          </w:p>
        </w:tc>
        <w:tc>
          <w:tcPr>
            <w:tcW w:w="9439" w:type="dxa"/>
          </w:tcPr>
          <w:p w14:paraId="606288A2" w14:textId="3B339675" w:rsidR="007F467D" w:rsidRPr="003048A6" w:rsidRDefault="006930F7" w:rsidP="00D0595A">
            <w:pPr>
              <w:cnfStyle w:val="000000100000" w:firstRow="0" w:lastRow="0" w:firstColumn="0" w:lastColumn="0" w:oddVBand="0" w:evenVBand="0" w:oddHBand="1" w:evenHBand="0" w:firstRowFirstColumn="0" w:firstRowLastColumn="0" w:lastRowFirstColumn="0" w:lastRowLastColumn="0"/>
            </w:pPr>
            <w:r>
              <w:t xml:space="preserve">Represents the source of the BSM. </w:t>
            </w:r>
            <w:r w:rsidR="007F467D" w:rsidRPr="003048A6">
              <w:t>0 for EV(Tx), 1 for RV(Rx)</w:t>
            </w:r>
          </w:p>
        </w:tc>
      </w:tr>
      <w:tr w:rsidR="007F467D" w:rsidRPr="003048A6" w14:paraId="46C57C7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0538703" w14:textId="77777777" w:rsidR="007F467D" w:rsidRPr="003048A6" w:rsidRDefault="007F467D" w:rsidP="00D0595A">
            <w:r w:rsidRPr="003048A6">
              <w:t>utctimeInSec</w:t>
            </w:r>
          </w:p>
        </w:tc>
        <w:tc>
          <w:tcPr>
            <w:tcW w:w="1097" w:type="dxa"/>
          </w:tcPr>
          <w:p w14:paraId="7F6F61BE"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4</w:t>
            </w:r>
          </w:p>
        </w:tc>
        <w:tc>
          <w:tcPr>
            <w:tcW w:w="9439" w:type="dxa"/>
          </w:tcPr>
          <w:p w14:paraId="6F05A630"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UTC time in seconds from Epoc 1/1/1970</w:t>
            </w:r>
          </w:p>
        </w:tc>
      </w:tr>
      <w:tr w:rsidR="007F467D" w:rsidRPr="003048A6" w14:paraId="71557A4A"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145CDC2" w14:textId="77777777" w:rsidR="007F467D" w:rsidRPr="003048A6" w:rsidRDefault="007F467D" w:rsidP="00D0595A">
            <w:r w:rsidRPr="003048A6">
              <w:t>mSec</w:t>
            </w:r>
          </w:p>
        </w:tc>
        <w:tc>
          <w:tcPr>
            <w:tcW w:w="1097" w:type="dxa"/>
          </w:tcPr>
          <w:p w14:paraId="0DF3591B"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w:t>
            </w:r>
          </w:p>
        </w:tc>
        <w:tc>
          <w:tcPr>
            <w:tcW w:w="9439" w:type="dxa"/>
          </w:tcPr>
          <w:p w14:paraId="4BAE1B2D"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 xml:space="preserve">milliseconds part of UTC time </w:t>
            </w:r>
          </w:p>
        </w:tc>
      </w:tr>
      <w:tr w:rsidR="007F467D" w:rsidRPr="003048A6" w14:paraId="0A11ADBF"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77416D21" w14:textId="77777777" w:rsidR="007F467D" w:rsidRPr="003048A6" w:rsidRDefault="007F467D" w:rsidP="00D0595A">
            <w:r w:rsidRPr="003048A6">
              <w:t>verificationStatus</w:t>
            </w:r>
          </w:p>
        </w:tc>
        <w:tc>
          <w:tcPr>
            <w:tcW w:w="1097" w:type="dxa"/>
          </w:tcPr>
          <w:p w14:paraId="24047BC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1</w:t>
            </w:r>
          </w:p>
        </w:tc>
        <w:tc>
          <w:tcPr>
            <w:tcW w:w="9439" w:type="dxa"/>
          </w:tcPr>
          <w:p w14:paraId="63C02EF9" w14:textId="10C6A030" w:rsidR="007F467D" w:rsidRDefault="006930F7" w:rsidP="00D0595A">
            <w:pPr>
              <w:cnfStyle w:val="000000000000" w:firstRow="0" w:lastRow="0" w:firstColumn="0" w:lastColumn="0" w:oddVBand="0" w:evenVBand="0" w:oddHBand="0" w:evenHBand="0" w:firstRowFirstColumn="0" w:firstRowLastColumn="0" w:lastRowFirstColumn="0" w:lastRowLastColumn="0"/>
            </w:pPr>
            <w:r>
              <w:t>contains a S</w:t>
            </w:r>
            <w:r w:rsidR="00B61686">
              <w:t>ecurtyStatusCode as defined below:</w:t>
            </w:r>
          </w:p>
          <w:p w14:paraId="239C8E87" w14:textId="38EF0292" w:rsidR="006930F7" w:rsidRDefault="006930F7" w:rsidP="00D0595A">
            <w:pPr>
              <w:cnfStyle w:val="000000000000" w:firstRow="0" w:lastRow="0" w:firstColumn="0" w:lastColumn="0" w:oddVBand="0" w:evenVBand="0" w:oddHBand="0" w:evenHBand="0" w:firstRowFirstColumn="0" w:firstRowLastColumn="0" w:lastRowFirstColumn="0" w:lastRowLastColumn="0"/>
            </w:pPr>
          </w:p>
          <w:p w14:paraId="397A6B4F"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typedef enum _securityResultCode {             /* from dot3 */</w:t>
            </w:r>
          </w:p>
          <w:p w14:paraId="28738FFD"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lastRenderedPageBreak/>
              <w:t xml:space="preserve">    success = 0,</w:t>
            </w:r>
          </w:p>
          <w:p w14:paraId="7467B207"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inconsistentInputParameters = 2,</w:t>
            </w:r>
          </w:p>
          <w:p w14:paraId="49259D92"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spduParsingInvalidInput = 3,</w:t>
            </w:r>
          </w:p>
          <w:p w14:paraId="431ABA96"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spduParsingUnsupportedCriticalInformationField = 4,</w:t>
            </w:r>
          </w:p>
          <w:p w14:paraId="7374F072"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spduParsingCertificateNotFound = 5,</w:t>
            </w:r>
          </w:p>
          <w:p w14:paraId="68392B17"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spduParsingGenerationTimeNotAvailable = 6,</w:t>
            </w:r>
          </w:p>
          <w:p w14:paraId="7436FDEC"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spduParsingGenerationLocationNotAvailable = 7,</w:t>
            </w:r>
          </w:p>
          <w:p w14:paraId="7CB84E80"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spduCertificateChainNotEnoughInformationToConstructChain = 8,</w:t>
            </w:r>
          </w:p>
          <w:p w14:paraId="45A889CC"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spduCertificateChainChainEndedAtUntrustedRoot = 9,</w:t>
            </w:r>
          </w:p>
          <w:p w14:paraId="6DBB3657"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spduCertificateChainChainWasTooLongForImplementation = 10,</w:t>
            </w:r>
          </w:p>
          <w:p w14:paraId="4220A2A3"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spduCertificateChainCertificateRevoked = 11,</w:t>
            </w:r>
          </w:p>
          <w:p w14:paraId="790C2AF1"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spduCertificateChainOverdueCRL = 12,</w:t>
            </w:r>
          </w:p>
          <w:p w14:paraId="62D856AF"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spduCertificateChainInconsistentExpiryTimes = 13,</w:t>
            </w:r>
          </w:p>
          <w:p w14:paraId="20827096"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spduCertificateChainInconsistentStartTimes = 14,</w:t>
            </w:r>
          </w:p>
          <w:p w14:paraId="4725EB61"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spduCertificateChainInconsistentChainPermissions = 15,</w:t>
            </w:r>
          </w:p>
          <w:p w14:paraId="14C3CD9F"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spduCryptoVerificationFailure = 16,</w:t>
            </w:r>
          </w:p>
          <w:p w14:paraId="36B3F706"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spduConsistencyFutureCertificateAtGenerationTime = 17,</w:t>
            </w:r>
          </w:p>
          <w:p w14:paraId="311865BE"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spduConsistencyExpiredCertificateAtGenerationTime = 18,</w:t>
            </w:r>
          </w:p>
          <w:p w14:paraId="1003E538"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spduConsistencyExpiryDateTooEarly = 19,</w:t>
            </w:r>
          </w:p>
          <w:p w14:paraId="007D5BDB"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spduConsistencyExpiryDateTooLate = 20,</w:t>
            </w:r>
          </w:p>
          <w:p w14:paraId="6439911C"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spduConsistencyGenerationLocationOutsideValidityRegion = 21,</w:t>
            </w:r>
          </w:p>
          <w:p w14:paraId="0F80D3FD"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spduConsistencyNoGenerationLocation = 22,</w:t>
            </w:r>
          </w:p>
          <w:p w14:paraId="5C5156AB"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spduConsistencyUnauthorizedPSID = 23,</w:t>
            </w:r>
          </w:p>
          <w:p w14:paraId="3776BC15"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spduInternalConsistencyExpiryTimeBeforeGenerationTime = 24,</w:t>
            </w:r>
          </w:p>
          <w:p w14:paraId="611A42ED"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spduInternalConsistencyextDataHashDoesntMatch = 25,</w:t>
            </w:r>
          </w:p>
          <w:p w14:paraId="47865B02"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spduInternalConsistencynoExtDataHashProvided = 26,</w:t>
            </w:r>
          </w:p>
          <w:p w14:paraId="085E3E90"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spduInternalConsistencynoExtDataHashPresent = 27,</w:t>
            </w:r>
          </w:p>
          <w:p w14:paraId="2292BDD5"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spduLocalConsistencyPSIDsDontMatch = 28,</w:t>
            </w:r>
          </w:p>
          <w:p w14:paraId="72894B99"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spduLocalConsistencyChainWasTooLongForSDEE = 29,</w:t>
            </w:r>
          </w:p>
          <w:p w14:paraId="182627C4"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spduRelevanceGenerationTimeTooFarInPast = 30,</w:t>
            </w:r>
          </w:p>
          <w:p w14:paraId="0AD0555C"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spduRelevanceGenerationTimeTooFarInFuture = 31,</w:t>
            </w:r>
          </w:p>
          <w:p w14:paraId="75676503"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spduRelevanceExpiryTimeInPast = 32,</w:t>
            </w:r>
          </w:p>
          <w:p w14:paraId="1A9B25F1"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spduRelevanceGenerationLocationTooDistant = 33,</w:t>
            </w:r>
          </w:p>
          <w:p w14:paraId="4D0B6026"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spduRelevanceReplayedSpdu = 34,</w:t>
            </w:r>
          </w:p>
          <w:p w14:paraId="4874643A"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spduCertificateExpired = 35</w:t>
            </w:r>
          </w:p>
          <w:p w14:paraId="5B0C8330" w14:textId="07778AA9" w:rsidR="006930F7" w:rsidRPr="003048A6" w:rsidRDefault="006930F7" w:rsidP="001B3FCC">
            <w:pPr>
              <w:cnfStyle w:val="000000000000" w:firstRow="0" w:lastRow="0" w:firstColumn="0" w:lastColumn="0" w:oddVBand="0" w:evenVBand="0" w:oddHBand="0" w:evenHBand="0" w:firstRowFirstColumn="0" w:firstRowLastColumn="0" w:lastRowFirstColumn="0" w:lastRowLastColumn="0"/>
            </w:pPr>
            <w:r w:rsidRPr="000901B3">
              <w:rPr>
                <w:rFonts w:ascii="Courier New" w:hAnsi="Courier New" w:cs="Courier New"/>
              </w:rPr>
              <w:t>} securityResultCode;</w:t>
            </w:r>
          </w:p>
        </w:tc>
      </w:tr>
      <w:tr w:rsidR="006930F7" w:rsidRPr="003048A6" w14:paraId="7B437CF8"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737A4E96" w14:textId="3FA8B78F" w:rsidR="006930F7" w:rsidRPr="003048A6" w:rsidRDefault="006930F7" w:rsidP="00D0595A">
            <w:r>
              <w:lastRenderedPageBreak/>
              <w:t>curLocation</w:t>
            </w:r>
          </w:p>
        </w:tc>
        <w:tc>
          <w:tcPr>
            <w:tcW w:w="1097" w:type="dxa"/>
          </w:tcPr>
          <w:p w14:paraId="3625D1BF" w14:textId="4728BC2C" w:rsidR="006930F7" w:rsidRPr="003048A6" w:rsidRDefault="00756CCC" w:rsidP="00D0595A">
            <w:pPr>
              <w:cnfStyle w:val="000000100000" w:firstRow="0" w:lastRow="0" w:firstColumn="0" w:lastColumn="0" w:oddVBand="0" w:evenVBand="0" w:oddHBand="1" w:evenHBand="0" w:firstRowFirstColumn="0" w:firstRowLastColumn="0" w:lastRowFirstColumn="0" w:lastRowLastColumn="0"/>
            </w:pPr>
            <w:r>
              <w:t>location</w:t>
            </w:r>
          </w:p>
        </w:tc>
        <w:tc>
          <w:tcPr>
            <w:tcW w:w="9439" w:type="dxa"/>
          </w:tcPr>
          <w:p w14:paraId="11ADB385" w14:textId="77777777" w:rsidR="006930F7" w:rsidRDefault="00756CCC" w:rsidP="00D0595A">
            <w:pPr>
              <w:cnfStyle w:val="000000100000" w:firstRow="0" w:lastRow="0" w:firstColumn="0" w:lastColumn="0" w:oddVBand="0" w:evenVBand="0" w:oddHBand="1" w:evenHBand="0" w:firstRowFirstColumn="0" w:firstRowLastColumn="0" w:lastRowFirstColumn="0" w:lastRowLastColumn="0"/>
            </w:pPr>
            <w:r>
              <w:t>The location and speed of the vehicle receiving and reporting the event.</w:t>
            </w:r>
          </w:p>
          <w:p w14:paraId="04C0C49E" w14:textId="77777777" w:rsidR="00756CCC" w:rsidRDefault="00756CCC" w:rsidP="00D0595A">
            <w:pPr>
              <w:cnfStyle w:val="000000100000" w:firstRow="0" w:lastRow="0" w:firstColumn="0" w:lastColumn="0" w:oddVBand="0" w:evenVBand="0" w:oddHBand="1" w:evenHBand="0" w:firstRowFirstColumn="0" w:firstRowLastColumn="0" w:lastRowFirstColumn="0" w:lastRowLastColumn="0"/>
            </w:pPr>
          </w:p>
          <w:p w14:paraId="051BC27C"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below elements units are as per SAE-2735 */</w:t>
            </w:r>
          </w:p>
          <w:p w14:paraId="1500BBC8"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typedef struct _location {</w:t>
            </w:r>
          </w:p>
          <w:p w14:paraId="5830ABFD"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latitude;</w:t>
            </w:r>
          </w:p>
          <w:p w14:paraId="5E42FBEC"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longitude;</w:t>
            </w:r>
          </w:p>
          <w:p w14:paraId="4AC785F8"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elevation;</w:t>
            </w:r>
          </w:p>
          <w:p w14:paraId="636B50E3"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speed;</w:t>
            </w:r>
          </w:p>
          <w:p w14:paraId="270AED7B"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heading;</w:t>
            </w:r>
          </w:p>
          <w:p w14:paraId="63EC4C99" w14:textId="27F54C57" w:rsidR="00756CCC" w:rsidRPr="003048A6" w:rsidDel="00B61686" w:rsidRDefault="00756CCC" w:rsidP="00756C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__attribute__((__packed__)) location;</w:t>
            </w:r>
          </w:p>
        </w:tc>
      </w:tr>
      <w:tr w:rsidR="00756CCC" w:rsidRPr="003048A6" w14:paraId="19030302"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0FA6CC0C" w14:textId="655C084D" w:rsidR="00756CCC" w:rsidRDefault="00756CCC" w:rsidP="00D0595A">
            <w:r w:rsidRPr="00756CCC">
              <w:lastRenderedPageBreak/>
              <w:t>rxFrom</w:t>
            </w:r>
          </w:p>
        </w:tc>
        <w:tc>
          <w:tcPr>
            <w:tcW w:w="1097" w:type="dxa"/>
          </w:tcPr>
          <w:p w14:paraId="0CEE96F8" w14:textId="7B564FE1" w:rsidR="00756CCC" w:rsidRDefault="00756CCC" w:rsidP="00D0595A">
            <w:pPr>
              <w:cnfStyle w:val="000000000000" w:firstRow="0" w:lastRow="0" w:firstColumn="0" w:lastColumn="0" w:oddVBand="0" w:evenVBand="0" w:oddHBand="0" w:evenHBand="0" w:firstRowFirstColumn="0" w:firstRowLastColumn="0" w:lastRowFirstColumn="0" w:lastRowLastColumn="0"/>
            </w:pPr>
            <w:r>
              <w:t>rxSource</w:t>
            </w:r>
          </w:p>
        </w:tc>
        <w:tc>
          <w:tcPr>
            <w:tcW w:w="9439" w:type="dxa"/>
          </w:tcPr>
          <w:p w14:paraId="0FD94650" w14:textId="77777777" w:rsidR="00756CCC" w:rsidRDefault="00756CCC" w:rsidP="00D0595A">
            <w:pPr>
              <w:cnfStyle w:val="000000000000" w:firstRow="0" w:lastRow="0" w:firstColumn="0" w:lastColumn="0" w:oddVBand="0" w:evenVBand="0" w:oddHBand="0" w:evenHBand="0" w:firstRowFirstColumn="0" w:firstRowLastColumn="0" w:lastRowFirstColumn="0" w:lastRowLastColumn="0"/>
            </w:pPr>
            <w:r>
              <w:t>The source of the message received:</w:t>
            </w:r>
          </w:p>
          <w:p w14:paraId="03332A5E"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typedef enum _rxSource {</w:t>
            </w:r>
          </w:p>
          <w:p w14:paraId="5CED040E"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RSU = 0,</w:t>
            </w:r>
          </w:p>
          <w:p w14:paraId="0BC177DD"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SAT, //XM satelite</w:t>
            </w:r>
          </w:p>
          <w:p w14:paraId="18201D8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RV, /* for BSM rx */</w:t>
            </w:r>
          </w:p>
          <w:p w14:paraId="231A498B"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SNMP /* for SRM payload from backend/ODE*/</w:t>
            </w:r>
          </w:p>
          <w:p w14:paraId="38225AD2" w14:textId="0D6F30C3" w:rsidR="00756CCC" w:rsidRDefault="00756CCC" w:rsidP="00756CCC">
            <w:pPr>
              <w:cnfStyle w:val="000000000000" w:firstRow="0" w:lastRow="0" w:firstColumn="0" w:lastColumn="0" w:oddVBand="0" w:evenVBand="0" w:oddHBand="0" w:evenHBand="0" w:firstRowFirstColumn="0" w:firstRowLastColumn="0" w:lastRowFirstColumn="0" w:lastRowLastColumn="0"/>
            </w:pPr>
            <w:r w:rsidRPr="000901B3">
              <w:rPr>
                <w:rFonts w:ascii="Courier New" w:hAnsi="Courier New" w:cs="Courier New"/>
              </w:rPr>
              <w:t>} rxSource;</w:t>
            </w:r>
          </w:p>
        </w:tc>
      </w:tr>
      <w:tr w:rsidR="00756CCC" w:rsidRPr="003048A6" w14:paraId="037FF4B7"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17411A88" w14:textId="360F25AC" w:rsidR="00756CCC" w:rsidRPr="00756CCC" w:rsidRDefault="00756CCC" w:rsidP="00D0595A">
            <w:r w:rsidRPr="00756CCC">
              <w:t>latitude</w:t>
            </w:r>
          </w:p>
        </w:tc>
        <w:tc>
          <w:tcPr>
            <w:tcW w:w="1097" w:type="dxa"/>
          </w:tcPr>
          <w:p w14:paraId="37A3895B" w14:textId="4FFC484E" w:rsidR="00756CCC" w:rsidRDefault="00756CCC" w:rsidP="00D0595A">
            <w:pPr>
              <w:cnfStyle w:val="000000100000" w:firstRow="0" w:lastRow="0" w:firstColumn="0" w:lastColumn="0" w:oddVBand="0" w:evenVBand="0" w:oddHBand="1" w:evenHBand="0" w:firstRowFirstColumn="0" w:firstRowLastColumn="0" w:lastRowFirstColumn="0" w:lastRowLastColumn="0"/>
            </w:pPr>
            <w:r>
              <w:t>4</w:t>
            </w:r>
          </w:p>
        </w:tc>
        <w:tc>
          <w:tcPr>
            <w:tcW w:w="9439" w:type="dxa"/>
          </w:tcPr>
          <w:p w14:paraId="17D93982" w14:textId="51F03D93" w:rsidR="00756CCC" w:rsidRDefault="00756CCC" w:rsidP="00D0595A">
            <w:pPr>
              <w:cnfStyle w:val="000000100000" w:firstRow="0" w:lastRow="0" w:firstColumn="0" w:lastColumn="0" w:oddVBand="0" w:evenVBand="0" w:oddHBand="1" w:evenHBand="0" w:firstRowFirstColumn="0" w:firstRowLastColumn="0" w:lastRowFirstColumn="0" w:lastRowLastColumn="0"/>
            </w:pPr>
            <w:r>
              <w:t>The latitude of the vehicle receiving and reporting the event.</w:t>
            </w:r>
          </w:p>
        </w:tc>
      </w:tr>
      <w:tr w:rsidR="00756CCC" w:rsidRPr="003048A6" w14:paraId="0262275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54523D0E" w14:textId="6B3F66D7" w:rsidR="00756CCC" w:rsidRPr="00756CCC" w:rsidRDefault="00756CCC" w:rsidP="00756CCC">
            <w:r w:rsidRPr="00756CCC">
              <w:t>longitude</w:t>
            </w:r>
          </w:p>
        </w:tc>
        <w:tc>
          <w:tcPr>
            <w:tcW w:w="1097" w:type="dxa"/>
          </w:tcPr>
          <w:p w14:paraId="71FD254A" w14:textId="2A868938" w:rsidR="00756CCC" w:rsidRDefault="00756CCC" w:rsidP="00756CCC">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178C749B" w14:textId="3531F61E" w:rsidR="00756CCC" w:rsidRDefault="00756CCC" w:rsidP="00756CCC">
            <w:pPr>
              <w:cnfStyle w:val="000000000000" w:firstRow="0" w:lastRow="0" w:firstColumn="0" w:lastColumn="0" w:oddVBand="0" w:evenVBand="0" w:oddHBand="0" w:evenHBand="0" w:firstRowFirstColumn="0" w:firstRowLastColumn="0" w:lastRowFirstColumn="0" w:lastRowLastColumn="0"/>
            </w:pPr>
            <w:r>
              <w:t>The longitude of the vehicle receiving and reporting the event.</w:t>
            </w:r>
          </w:p>
        </w:tc>
      </w:tr>
      <w:tr w:rsidR="00756CCC" w:rsidRPr="003048A6" w14:paraId="1A8A982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8E2E6B7" w14:textId="0408D8EB" w:rsidR="00756CCC" w:rsidRPr="00756CCC" w:rsidRDefault="00756CCC" w:rsidP="00756CCC">
            <w:r w:rsidRPr="00756CCC">
              <w:t>elevation</w:t>
            </w:r>
          </w:p>
        </w:tc>
        <w:tc>
          <w:tcPr>
            <w:tcW w:w="1097" w:type="dxa"/>
          </w:tcPr>
          <w:p w14:paraId="23B9B00E" w14:textId="083B744A" w:rsidR="00756CCC" w:rsidRDefault="00756CCC" w:rsidP="00756CCC">
            <w:pPr>
              <w:cnfStyle w:val="000000100000" w:firstRow="0" w:lastRow="0" w:firstColumn="0" w:lastColumn="0" w:oddVBand="0" w:evenVBand="0" w:oddHBand="1" w:evenHBand="0" w:firstRowFirstColumn="0" w:firstRowLastColumn="0" w:lastRowFirstColumn="0" w:lastRowLastColumn="0"/>
            </w:pPr>
            <w:r>
              <w:t>4</w:t>
            </w:r>
          </w:p>
        </w:tc>
        <w:tc>
          <w:tcPr>
            <w:tcW w:w="9439" w:type="dxa"/>
          </w:tcPr>
          <w:p w14:paraId="25A3DE0E" w14:textId="2A844594" w:rsidR="00756CCC" w:rsidRDefault="00756CCC" w:rsidP="00756CCC">
            <w:pPr>
              <w:cnfStyle w:val="000000100000" w:firstRow="0" w:lastRow="0" w:firstColumn="0" w:lastColumn="0" w:oddVBand="0" w:evenVBand="0" w:oddHBand="1" w:evenHBand="0" w:firstRowFirstColumn="0" w:firstRowLastColumn="0" w:lastRowFirstColumn="0" w:lastRowLastColumn="0"/>
            </w:pPr>
            <w:r>
              <w:t>The elevation of the vehicle receiving and reporting the event.</w:t>
            </w:r>
          </w:p>
        </w:tc>
      </w:tr>
      <w:tr w:rsidR="00756CCC" w:rsidRPr="003048A6" w14:paraId="181E795F"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04C5C738" w14:textId="2177B8A4" w:rsidR="00756CCC" w:rsidRPr="00756CCC" w:rsidRDefault="00756CCC" w:rsidP="00756CCC">
            <w:r w:rsidRPr="00756CCC">
              <w:t>speed</w:t>
            </w:r>
          </w:p>
        </w:tc>
        <w:tc>
          <w:tcPr>
            <w:tcW w:w="1097" w:type="dxa"/>
          </w:tcPr>
          <w:p w14:paraId="327869F0" w14:textId="674F0513" w:rsidR="00756CCC" w:rsidRDefault="00756CCC" w:rsidP="00756CCC">
            <w:pPr>
              <w:cnfStyle w:val="000000000000" w:firstRow="0" w:lastRow="0" w:firstColumn="0" w:lastColumn="0" w:oddVBand="0" w:evenVBand="0" w:oddHBand="0" w:evenHBand="0" w:firstRowFirstColumn="0" w:firstRowLastColumn="0" w:lastRowFirstColumn="0" w:lastRowLastColumn="0"/>
            </w:pPr>
            <w:r>
              <w:t>2</w:t>
            </w:r>
          </w:p>
        </w:tc>
        <w:tc>
          <w:tcPr>
            <w:tcW w:w="9439" w:type="dxa"/>
          </w:tcPr>
          <w:p w14:paraId="5084F7AD" w14:textId="47C14AF6" w:rsidR="00756CCC" w:rsidRDefault="00756CCC" w:rsidP="00756CCC">
            <w:pPr>
              <w:cnfStyle w:val="000000000000" w:firstRow="0" w:lastRow="0" w:firstColumn="0" w:lastColumn="0" w:oddVBand="0" w:evenVBand="0" w:oddHBand="0" w:evenHBand="0" w:firstRowFirstColumn="0" w:firstRowLastColumn="0" w:lastRowFirstColumn="0" w:lastRowLastColumn="0"/>
            </w:pPr>
            <w:r>
              <w:t>The speed of the vehicle receiving and reporting the event.</w:t>
            </w:r>
          </w:p>
        </w:tc>
      </w:tr>
      <w:tr w:rsidR="00756CCC" w:rsidRPr="003048A6" w14:paraId="1C726718"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416D15CA" w14:textId="7B6D67EE" w:rsidR="00756CCC" w:rsidRPr="00756CCC" w:rsidRDefault="00756CCC" w:rsidP="00756CCC">
            <w:r w:rsidRPr="00756CCC">
              <w:t>heading</w:t>
            </w:r>
          </w:p>
        </w:tc>
        <w:tc>
          <w:tcPr>
            <w:tcW w:w="1097" w:type="dxa"/>
          </w:tcPr>
          <w:p w14:paraId="10E9B7AF" w14:textId="7797E240" w:rsidR="00756CCC" w:rsidRDefault="00756CCC" w:rsidP="00756CCC">
            <w:pPr>
              <w:cnfStyle w:val="000000100000" w:firstRow="0" w:lastRow="0" w:firstColumn="0" w:lastColumn="0" w:oddVBand="0" w:evenVBand="0" w:oddHBand="1" w:evenHBand="0" w:firstRowFirstColumn="0" w:firstRowLastColumn="0" w:lastRowFirstColumn="0" w:lastRowLastColumn="0"/>
            </w:pPr>
            <w:r>
              <w:t>2</w:t>
            </w:r>
          </w:p>
        </w:tc>
        <w:tc>
          <w:tcPr>
            <w:tcW w:w="9439" w:type="dxa"/>
          </w:tcPr>
          <w:p w14:paraId="71386B1F" w14:textId="5AA6F307" w:rsidR="00756CCC" w:rsidRDefault="00756CCC" w:rsidP="00756CCC">
            <w:pPr>
              <w:cnfStyle w:val="000000100000" w:firstRow="0" w:lastRow="0" w:firstColumn="0" w:lastColumn="0" w:oddVBand="0" w:evenVBand="0" w:oddHBand="1" w:evenHBand="0" w:firstRowFirstColumn="0" w:firstRowLastColumn="0" w:lastRowFirstColumn="0" w:lastRowLastColumn="0"/>
            </w:pPr>
            <w:r>
              <w:t>The heading of the vehicle receiving and reporting the event.</w:t>
            </w:r>
          </w:p>
        </w:tc>
      </w:tr>
      <w:tr w:rsidR="007F467D" w:rsidRPr="003048A6" w14:paraId="7B85131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3431BAD" w14:textId="77777777" w:rsidR="007F467D" w:rsidRPr="003048A6" w:rsidRDefault="007F467D" w:rsidP="00D0595A">
            <w:r w:rsidRPr="003048A6">
              <w:t>length</w:t>
            </w:r>
          </w:p>
        </w:tc>
        <w:tc>
          <w:tcPr>
            <w:tcW w:w="1097" w:type="dxa"/>
          </w:tcPr>
          <w:p w14:paraId="2089AAE5"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w:t>
            </w:r>
          </w:p>
        </w:tc>
        <w:tc>
          <w:tcPr>
            <w:tcW w:w="9439" w:type="dxa"/>
          </w:tcPr>
          <w:p w14:paraId="5C6DCE0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Length of data contained in the following payload</w:t>
            </w:r>
          </w:p>
        </w:tc>
      </w:tr>
      <w:tr w:rsidR="007F467D" w:rsidRPr="003048A6" w14:paraId="25887C30"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3B3B516C" w14:textId="77777777" w:rsidR="007F467D" w:rsidRPr="003048A6" w:rsidRDefault="007F467D" w:rsidP="00D0595A">
            <w:r w:rsidRPr="003048A6">
              <w:t>payload</w:t>
            </w:r>
          </w:p>
        </w:tc>
        <w:tc>
          <w:tcPr>
            <w:tcW w:w="1097" w:type="dxa"/>
          </w:tcPr>
          <w:p w14:paraId="6DAF68E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2302</w:t>
            </w:r>
          </w:p>
        </w:tc>
        <w:tc>
          <w:tcPr>
            <w:tcW w:w="9439" w:type="dxa"/>
          </w:tcPr>
          <w:p w14:paraId="7D579F55" w14:textId="10A235A3"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RAW encoded data in 1609.2 format containing a MessageFrame</w:t>
            </w:r>
            <w:r>
              <w:t xml:space="preserve"> header plus BSM or raw BSM</w:t>
            </w:r>
          </w:p>
        </w:tc>
      </w:tr>
    </w:tbl>
    <w:p w14:paraId="3404A74A" w14:textId="0585805F" w:rsidR="00CA4412" w:rsidRDefault="007F467D" w:rsidP="0060433B">
      <w:r>
        <w:t xml:space="preserve">ODE will use </w:t>
      </w:r>
      <w:r w:rsidRPr="003048A6">
        <w:t>utctimeInSec</w:t>
      </w:r>
      <w:r>
        <w:t xml:space="preserve"> plus mSec fields to populate the generatedAt field of the output messages if and only if the payload is not signed with a valid signature. If the payload contains a valid 1609.2 signature, the generationTime from 1609.2 header will be used.</w:t>
      </w:r>
    </w:p>
    <w:p w14:paraId="6D1EDC13" w14:textId="77777777" w:rsidR="00BC38F2" w:rsidRDefault="00BC38F2" w:rsidP="00BC38F2">
      <w:pPr>
        <w:pStyle w:val="Heading3"/>
      </w:pPr>
      <w:bookmarkStart w:id="114" w:name="_Toc483908176"/>
      <w:r>
        <w:t>Messages and Alerts</w:t>
      </w:r>
      <w:bookmarkEnd w:id="114"/>
    </w:p>
    <w:p w14:paraId="53EDBE23" w14:textId="3AADE2F1" w:rsidR="00BC38F2" w:rsidRDefault="00BC38F2" w:rsidP="00BC38F2">
      <w:r>
        <w:t>This interface uses the file system to copy a file from source to destination. As a result, the messages and alerts generated by the copy command are platform dependent. The following table describes a sample set of exit codes returned by scp command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115" w:name="_Ref481149225"/>
      <w:r>
        <w:lastRenderedPageBreak/>
        <w:t xml:space="preserve">Table </w:t>
      </w:r>
      <w:r w:rsidR="00CC6B10">
        <w:fldChar w:fldCharType="begin"/>
      </w:r>
      <w:r w:rsidR="00CC6B10">
        <w:instrText xml:space="preserve"> SEQ Table \* ARABIC </w:instrText>
      </w:r>
      <w:r w:rsidR="00CC6B10">
        <w:fldChar w:fldCharType="separate"/>
      </w:r>
      <w:r w:rsidR="00C910EC">
        <w:rPr>
          <w:noProof/>
        </w:rPr>
        <w:t>1</w:t>
      </w:r>
      <w:r w:rsidR="00CC6B10">
        <w:rPr>
          <w:noProof/>
        </w:rPr>
        <w:fldChar w:fldCharType="end"/>
      </w:r>
      <w:r>
        <w:t xml:space="preserve"> - </w:t>
      </w:r>
      <w:r w:rsidRPr="000970CE">
        <w:t>SCP Return Codes</w:t>
      </w:r>
      <w:bookmarkEnd w:id="115"/>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Maximum symlink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ssh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r w:rsidR="00CC6B10">
        <w:fldChar w:fldCharType="begin"/>
      </w:r>
      <w:r w:rsidR="00CC6B10">
        <w:instrText xml:space="preserve"> SEQ Table \* ARABIC </w:instrText>
      </w:r>
      <w:r w:rsidR="00CC6B10">
        <w:fldChar w:fldCharType="separate"/>
      </w:r>
      <w:r>
        <w:rPr>
          <w:noProof/>
        </w:rPr>
        <w:t>2</w:t>
      </w:r>
      <w:r w:rsidR="00CC6B10">
        <w:rPr>
          <w:noProof/>
        </w:rPr>
        <w:fldChar w:fldCharType="end"/>
      </w:r>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2EFC04FD" w:rsidR="009417E3" w:rsidRDefault="009417E3" w:rsidP="00277F13">
            <w:pPr>
              <w:pStyle w:val="ListParagraph"/>
              <w:numPr>
                <w:ilvl w:val="0"/>
                <w:numId w:val="49"/>
              </w:numPr>
            </w:pPr>
            <w:r w:rsidRPr="00886A51">
              <w:t xml:space="preserve">“IMPORTER - </w:t>
            </w:r>
            <w:r w:rsidR="00D43580">
              <w:t>Failed</w:t>
            </w:r>
            <w:r w:rsidR="00D43580" w:rsidRPr="00886A51">
              <w:t xml:space="preserve"> </w:t>
            </w:r>
            <w:r w:rsidRPr="00886A51">
              <w:t>to open or process file: {}”</w:t>
            </w:r>
          </w:p>
          <w:p w14:paraId="052560CC" w14:textId="696055B8" w:rsidR="009417E3" w:rsidRPr="00886A51" w:rsidRDefault="009417E3" w:rsidP="00277F13">
            <w:pPr>
              <w:pStyle w:val="ListParagraph"/>
              <w:numPr>
                <w:ilvl w:val="1"/>
                <w:numId w:val="49"/>
              </w:numPr>
            </w:pPr>
            <w:r w:rsidRPr="001F1A9D">
              <w:t>FileNotFoundException</w:t>
            </w:r>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 xml:space="preserve">When a data file is copied into one of the ODE upload folders, ODE will try to open the file and process its content. This error message </w:t>
            </w:r>
            <w:r>
              <w:lastRenderedPageBreak/>
              <w:t>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lastRenderedPageBreak/>
              <w:t>I</w:t>
            </w:r>
            <w:r w:rsidRPr="001F1A9D">
              <w:t>f the file does not exist</w:t>
            </w:r>
            <w:r>
              <w:t xml:space="preserve"> when ODE starts to process it </w:t>
            </w:r>
            <w:r w:rsidRPr="001F1A9D">
              <w:t>or for some other reas</w:t>
            </w:r>
            <w:r>
              <w:t xml:space="preserve">on cannot be opened for reading, this </w:t>
            </w:r>
            <w:r>
              <w:lastRenderedPageBreak/>
              <w:t>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1558368E"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66824018" w14:textId="77777777" w:rsidR="009417E3" w:rsidRPr="00886A51" w:rsidRDefault="009417E3" w:rsidP="009417E3">
            <w:pPr>
              <w:pStyle w:val="ListParagraph"/>
              <w:numPr>
                <w:ilvl w:val="1"/>
                <w:numId w:val="49"/>
              </w:numPr>
            </w:pPr>
            <w:r w:rsidRPr="001F1A9D">
              <w:t>SecurityException</w:t>
            </w:r>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When a data file is copied into one of the ODE upload folders, ODE will try to open the file and process its 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t>I</w:t>
            </w:r>
            <w:r w:rsidRPr="001F1A9D">
              <w:t>f a security manager exists and its checkRead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431947D"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1A84047A" w:rsidR="00C26C45" w:rsidRDefault="00C26C45" w:rsidP="00A55F58">
      <w:pPr>
        <w:pStyle w:val="Heading2"/>
      </w:pPr>
      <w:bookmarkStart w:id="116" w:name="_Ref476570427"/>
      <w:bookmarkStart w:id="117" w:name="_Ref476570491"/>
      <w:bookmarkStart w:id="118" w:name="_Toc483908177"/>
      <w:r w:rsidRPr="001E40C7">
        <w:t xml:space="preserve">ODE </w:t>
      </w:r>
      <w:r w:rsidR="005D1916">
        <w:t>REST</w:t>
      </w:r>
      <w:r w:rsidRPr="001E40C7">
        <w:t xml:space="preserve"> API</w:t>
      </w:r>
      <w:bookmarkEnd w:id="112"/>
      <w:bookmarkEnd w:id="113"/>
      <w:bookmarkEnd w:id="116"/>
      <w:bookmarkEnd w:id="117"/>
      <w:bookmarkEnd w:id="118"/>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119" w:name="_Toc462052287"/>
    </w:p>
    <w:p w14:paraId="58651E27" w14:textId="165802E1" w:rsidR="0004668C" w:rsidRDefault="0004668C" w:rsidP="00B54D4D">
      <w:r>
        <w:lastRenderedPageBreak/>
        <w:t>The REST API is documented using Swagger and can be found at</w:t>
      </w:r>
      <w:r w:rsidRPr="0004668C">
        <w:t xml:space="preserve"> </w:t>
      </w:r>
      <w:hyperlink r:id="rId37" w:history="1">
        <w:r w:rsidRPr="00E7671C">
          <w:rPr>
            <w:rStyle w:val="Hyperlink"/>
          </w:rPr>
          <w:t>https://usdot-jpo-ode.github.io/</w:t>
        </w:r>
      </w:hyperlink>
      <w:r>
        <w:t xml:space="preserve"> - this document is also located in the repository at docs/ODESwagger.yml.</w:t>
      </w:r>
      <w:r w:rsidR="00B54D4D">
        <w:t xml:space="preserve"> </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5038090"/>
                    </a:xfrm>
                    <a:prstGeom prst="rect">
                      <a:avLst/>
                    </a:prstGeom>
                  </pic:spPr>
                </pic:pic>
              </a:graphicData>
            </a:graphic>
          </wp:inline>
        </w:drawing>
      </w:r>
    </w:p>
    <w:p w14:paraId="1C5FABF5" w14:textId="7774F751" w:rsidR="00C26C45" w:rsidRPr="00886E1A" w:rsidRDefault="00B54D4D" w:rsidP="00886E1A">
      <w:pPr>
        <w:pStyle w:val="Caption"/>
      </w:pPr>
      <w:bookmarkStart w:id="120" w:name="_Ref476590854"/>
      <w:r>
        <w:t>Figure</w:t>
      </w:r>
      <w:r w:rsidR="00ED0E13">
        <w:t xml:space="preserve"> </w:t>
      </w:r>
      <w:r w:rsidR="00CC6B10">
        <w:fldChar w:fldCharType="begin"/>
      </w:r>
      <w:r w:rsidR="00CC6B10">
        <w:instrText xml:space="preserve"> SEQ Figure \* ARABIC </w:instrText>
      </w:r>
      <w:r w:rsidR="00CC6B10">
        <w:fldChar w:fldCharType="separate"/>
      </w:r>
      <w:r w:rsidR="003D1E97">
        <w:rPr>
          <w:noProof/>
        </w:rPr>
        <w:t>3</w:t>
      </w:r>
      <w:r w:rsidR="00CC6B10">
        <w:rPr>
          <w:noProof/>
        </w:rPr>
        <w:fldChar w:fldCharType="end"/>
      </w:r>
      <w:bookmarkEnd w:id="120"/>
      <w:r w:rsidR="00ED0E13">
        <w:t xml:space="preserve"> - </w:t>
      </w:r>
      <w:r w:rsidR="00ED0E13" w:rsidRPr="001B7751">
        <w:t xml:space="preserve">ODE </w:t>
      </w:r>
      <w:r>
        <w:t>REST</w:t>
      </w:r>
      <w:bookmarkEnd w:id="119"/>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121" w:name="_Toc483908178"/>
      <w:commentRangeStart w:id="122"/>
      <w:r>
        <w:t>Upload BSM File</w:t>
      </w:r>
      <w:bookmarkEnd w:id="121"/>
    </w:p>
    <w:p w14:paraId="04D2A501" w14:textId="5FA8E741" w:rsidR="000B15A1" w:rsidRPr="000B15A1" w:rsidRDefault="00715139" w:rsidP="000B15A1">
      <w:r>
        <w:t>ODE Web UI uses the following http REST call to deposit a file to one of the supported upload directories.</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7F6C3610"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w:t>
            </w:r>
            <w:r w:rsidR="00BF058B">
              <w:rPr>
                <w:rFonts w:ascii="Courier New" w:hAnsi="Courier New" w:cs="Courier New"/>
              </w:rPr>
              <w:t>bsmlog</w:t>
            </w:r>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0CF1418" w:rsidR="005F7EB4" w:rsidRPr="008A6E46" w:rsidRDefault="004C1E36" w:rsidP="006B30A2">
                  <w:pPr>
                    <w:rPr>
                      <w:rFonts w:ascii="Courier New" w:hAnsi="Courier New" w:cs="Courier New"/>
                    </w:rPr>
                  </w:pPr>
                  <w:r>
                    <w:rPr>
                      <w:rFonts w:ascii="Courier New" w:hAnsi="Courier New" w:cs="Courier New"/>
                    </w:rPr>
                    <w:t xml:space="preserve">bsmlog </w:t>
                  </w:r>
                </w:p>
              </w:tc>
              <w:tc>
                <w:tcPr>
                  <w:tcW w:w="3601" w:type="dxa"/>
                </w:tcPr>
                <w:p w14:paraId="75381B72" w14:textId="7902A9B8" w:rsidR="005F7EB4" w:rsidRPr="008A6E46" w:rsidRDefault="00D276F1" w:rsidP="00D276F1">
                  <w:pPr>
                    <w:rPr>
                      <w:rFonts w:ascii="Courier New" w:hAnsi="Courier New" w:cs="Courier New"/>
                    </w:rPr>
                  </w:pPr>
                  <w:r>
                    <w:rPr>
                      <w:rFonts w:ascii="Courier New" w:hAnsi="Courier New" w:cs="Courier New"/>
                    </w:rPr>
                    <w:t xml:space="preserve">The </w:t>
                  </w:r>
                  <w:r w:rsidR="005B5BA6">
                    <w:rPr>
                      <w:rFonts w:ascii="Courier New" w:hAnsi="Courier New" w:cs="Courier New"/>
                    </w:rPr>
                    <w:t xml:space="preserve">type of file being </w:t>
                  </w:r>
                  <w:r>
                    <w:rPr>
                      <w:rFonts w:ascii="Courier New" w:hAnsi="Courier New" w:cs="Courier New"/>
                    </w:rPr>
                    <w:t>uploaded.</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CC6B10">
        <w:fldChar w:fldCharType="begin"/>
      </w:r>
      <w:r w:rsidR="00CC6B10">
        <w:instrText xml:space="preserve"> SEQ Table \* ARABIC </w:instrText>
      </w:r>
      <w:r w:rsidR="00CC6B10">
        <w:fldChar w:fldCharType="separate"/>
      </w:r>
      <w:r w:rsidR="00C910EC">
        <w:rPr>
          <w:noProof/>
        </w:rPr>
        <w:t>3</w:t>
      </w:r>
      <w:r w:rsidR="00CC6B10">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122"/>
      <w:r w:rsidR="00A529B3">
        <w:rPr>
          <w:rStyle w:val="CommentReference"/>
        </w:rPr>
        <w:commentReference w:id="122"/>
      </w:r>
    </w:p>
    <w:p w14:paraId="142BF94F" w14:textId="77777777" w:rsidR="00ED0E13" w:rsidRPr="005F7EB4" w:rsidRDefault="00ED0E13" w:rsidP="005F7EB4"/>
    <w:p w14:paraId="3AAAD05A" w14:textId="7B800CD4" w:rsidR="00F44C7C" w:rsidRDefault="00F44C7C" w:rsidP="00F44C7C">
      <w:pPr>
        <w:pStyle w:val="Heading3"/>
      </w:pPr>
      <w:bookmarkStart w:id="123" w:name="_Toc483908179"/>
      <w:bookmarkStart w:id="124" w:name="_Toc462052289"/>
      <w:bookmarkStart w:id="125" w:name="_Ref471804513"/>
      <w:r>
        <w:lastRenderedPageBreak/>
        <w:t xml:space="preserve">MANAGE SNMP </w:t>
      </w:r>
      <w:r w:rsidRPr="00E35BF2">
        <w:t>API</w:t>
      </w:r>
      <w:bookmarkEnd w:id="123"/>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126"/>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126"/>
      <w:r w:rsidR="00A529B3">
        <w:rPr>
          <w:rStyle w:val="CommentReference"/>
        </w:rPr>
        <w:commentReference w:id="126"/>
      </w:r>
    </w:p>
    <w:p w14:paraId="6D121423" w14:textId="0D922875" w:rsidR="00A176FA" w:rsidRDefault="00E6110E" w:rsidP="00A176FA">
      <w:pPr>
        <w:pStyle w:val="Heading3"/>
      </w:pPr>
      <w:bookmarkStart w:id="127" w:name="_Toc483908180"/>
      <w:r>
        <w:t xml:space="preserve">Traveler Information Message (TIM) </w:t>
      </w:r>
      <w:r w:rsidR="000B7E76">
        <w:t>Interface</w:t>
      </w:r>
      <w:bookmarkEnd w:id="127"/>
    </w:p>
    <w:p w14:paraId="79407A7C" w14:textId="7D0DD6DE" w:rsidR="00836EF5" w:rsidRDefault="00E145C0" w:rsidP="00A176FA">
      <w:r>
        <w:t xml:space="preserve">Refer to the </w:t>
      </w:r>
      <w:hyperlink r:id="rId43" w:history="1">
        <w:r w:rsidRPr="00E145C0">
          <w:rPr>
            <w:rStyle w:val="Hyperlink"/>
          </w:rPr>
          <w:t>ODESwagger.yaml</w:t>
        </w:r>
      </w:hyperlink>
      <w:r>
        <w:t xml:space="preserve"> for details of the TIM interface.</w:t>
      </w:r>
    </w:p>
    <w:p w14:paraId="515950AD" w14:textId="771E548E" w:rsidR="00E145C0" w:rsidRDefault="00E6110E" w:rsidP="00E145C0">
      <w:pPr>
        <w:pStyle w:val="Heading3"/>
      </w:pPr>
      <w:bookmarkStart w:id="128" w:name="_Toc483908181"/>
      <w:r>
        <w:t>Probe Data Management Messages (</w:t>
      </w:r>
      <w:r w:rsidR="00E145C0">
        <w:t>PDM</w:t>
      </w:r>
      <w:r>
        <w:t>)</w:t>
      </w:r>
      <w:r w:rsidR="00E145C0">
        <w:t xml:space="preserve"> Interface</w:t>
      </w:r>
      <w:bookmarkEnd w:id="128"/>
    </w:p>
    <w:p w14:paraId="0010FAE4" w14:textId="35A72EFD" w:rsidR="00C910EC" w:rsidRPr="00E145C0" w:rsidRDefault="00C910EC" w:rsidP="00E145C0">
      <w:r>
        <w:t xml:space="preserve">Refer to the </w:t>
      </w:r>
      <w:hyperlink r:id="rId44" w:history="1">
        <w:r w:rsidRPr="00E145C0">
          <w:rPr>
            <w:rStyle w:val="Hyperlink"/>
          </w:rPr>
          <w:t>ODESwagger.yaml</w:t>
        </w:r>
      </w:hyperlink>
      <w:r>
        <w:t xml:space="preserve"> for details of the PDM interface.</w:t>
      </w:r>
    </w:p>
    <w:p w14:paraId="4E6D5A99" w14:textId="29580B84" w:rsidR="00C26C45" w:rsidRDefault="00C26C45" w:rsidP="00B05D2B">
      <w:pPr>
        <w:pStyle w:val="Heading2"/>
      </w:pPr>
      <w:bookmarkStart w:id="129" w:name="_Toc483908182"/>
      <w:r w:rsidRPr="00E35BF2">
        <w:t>ODE Streaming API</w:t>
      </w:r>
      <w:bookmarkEnd w:id="124"/>
      <w:bookmarkEnd w:id="125"/>
      <w:bookmarkEnd w:id="129"/>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5"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130" w:name="_Ref471811829"/>
      <w:bookmarkStart w:id="131" w:name="_Toc483908183"/>
      <w:r>
        <w:t>Direct Kafka Interface</w:t>
      </w:r>
      <w:bookmarkEnd w:id="130"/>
      <w:bookmarkEnd w:id="131"/>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6"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7"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r w:rsidRPr="00F01B77">
        <w:t>jpo-ode-consumer-example</w:t>
      </w:r>
      <w:r>
        <w:t xml:space="preserve"> project.</w:t>
      </w:r>
    </w:p>
    <w:p w14:paraId="32947F86" w14:textId="34687D8C" w:rsidR="008461B4" w:rsidRDefault="00FA5D0B" w:rsidP="008461B4">
      <w:pPr>
        <w:pStyle w:val="Heading4"/>
      </w:pPr>
      <w:bookmarkStart w:id="132"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13225" w:type="dxa"/>
        <w:tblLayout w:type="fixed"/>
        <w:tblLook w:val="04A0" w:firstRow="1" w:lastRow="0" w:firstColumn="1" w:lastColumn="0" w:noHBand="0" w:noVBand="1"/>
      </w:tblPr>
      <w:tblGrid>
        <w:gridCol w:w="3685"/>
        <w:gridCol w:w="7110"/>
        <w:gridCol w:w="2430"/>
      </w:tblGrid>
      <w:tr w:rsidR="006916B6" w:rsidRPr="00FA5D0B" w14:paraId="22EF592C" w14:textId="47405D1C" w:rsidTr="00D43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1CD725" w14:textId="77777777" w:rsidR="006916B6" w:rsidRPr="00FA5D0B" w:rsidRDefault="006916B6" w:rsidP="00AD06BA">
            <w:r w:rsidRPr="00FA5D0B">
              <w:t>Topic Name</w:t>
            </w:r>
          </w:p>
        </w:tc>
        <w:tc>
          <w:tcPr>
            <w:tcW w:w="71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430"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3CBCDB" w14:textId="238ECC29" w:rsidR="006916B6" w:rsidRPr="00FA5D0B" w:rsidRDefault="00F47D65" w:rsidP="00AD06BA">
            <w:pPr>
              <w:rPr>
                <w:rFonts w:ascii="Courier New" w:hAnsi="Courier New" w:cs="Courier New"/>
              </w:rPr>
            </w:pPr>
            <w:r>
              <w:t>topic.OdeBsmPojo</w:t>
            </w:r>
          </w:p>
        </w:tc>
        <w:tc>
          <w:tcPr>
            <w:tcW w:w="7110" w:type="dxa"/>
          </w:tcPr>
          <w:p w14:paraId="5C260F86" w14:textId="383B04DB" w:rsidR="006916B6" w:rsidRPr="00FA5D0B" w:rsidRDefault="00F47D65" w:rsidP="00FA5D0B">
            <w:pPr>
              <w:keepNext/>
              <w:cnfStyle w:val="000000100000" w:firstRow="0" w:lastRow="0" w:firstColumn="0" w:lastColumn="0" w:oddVBand="0" w:evenVBand="0" w:oddHBand="1" w:evenHBand="0" w:firstRowFirstColumn="0" w:firstRowLastColumn="0" w:lastRowFirstColumn="0" w:lastRowLastColumn="0"/>
              <w:rPr>
                <w:b/>
              </w:rPr>
            </w:pPr>
            <w:r w:rsidRPr="00F47D65">
              <w:rPr>
                <w:rFonts w:ascii="Courier New" w:hAnsi="Courier New" w:cs="Courier New"/>
              </w:rPr>
              <w:t>us.dot.its.jpo.ode.model.OdeBsmData</w:t>
            </w:r>
          </w:p>
        </w:tc>
        <w:tc>
          <w:tcPr>
            <w:tcW w:w="2430"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F47D65" w:rsidRPr="00FA5D0B" w14:paraId="5D8B6656"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7676CEF3" w14:textId="74EC8E68" w:rsidR="00F47D65" w:rsidRPr="00FA5D0B" w:rsidRDefault="00F47D65" w:rsidP="00F47D65">
            <w:pPr>
              <w:rPr>
                <w:rFonts w:ascii="Courier New" w:hAnsi="Courier New" w:cs="Courier New"/>
              </w:rPr>
            </w:pPr>
            <w:r>
              <w:t>topic.OdeBsmJson</w:t>
            </w:r>
          </w:p>
        </w:tc>
        <w:tc>
          <w:tcPr>
            <w:tcW w:w="7110" w:type="dxa"/>
          </w:tcPr>
          <w:p w14:paraId="46EE408E" w14:textId="32202611" w:rsidR="00F47D65" w:rsidRPr="00FA5D0B"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us.dot.its.jpo.ode.model.OdeBsmData</w:t>
            </w:r>
          </w:p>
        </w:tc>
        <w:tc>
          <w:tcPr>
            <w:tcW w:w="2430" w:type="dxa"/>
          </w:tcPr>
          <w:p w14:paraId="3D2F603A" w14:textId="5304A1D7"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134262" w:rsidRPr="00FA5D0B" w14:paraId="296157FF"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77D2CC8" w14:textId="26D9745F" w:rsidR="00134262" w:rsidRPr="00CB4AD1" w:rsidRDefault="00F47D65" w:rsidP="00134262">
            <w:pPr>
              <w:rPr>
                <w:rFonts w:ascii="Courier New" w:hAnsi="Courier New" w:cs="Courier New"/>
              </w:rPr>
            </w:pPr>
            <w:r>
              <w:t>topic.OdeBsmRxPojo</w:t>
            </w:r>
          </w:p>
        </w:tc>
        <w:tc>
          <w:tcPr>
            <w:tcW w:w="7110" w:type="dxa"/>
          </w:tcPr>
          <w:p w14:paraId="082BCCDA" w14:textId="0583713B" w:rsidR="00134262" w:rsidRPr="00FA5D0B" w:rsidRDefault="00134262" w:rsidP="00134262">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135E72A8" w14:textId="3B40D6BB" w:rsidR="00134262" w:rsidRDefault="00134262" w:rsidP="00134262">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10AC89FF"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3E389474" w14:textId="10282549" w:rsidR="00F47D65" w:rsidRPr="00CB4AD1" w:rsidRDefault="00F47D65" w:rsidP="00F47D65">
            <w:pPr>
              <w:rPr>
                <w:rFonts w:ascii="Courier New" w:hAnsi="Courier New" w:cs="Courier New"/>
              </w:rPr>
            </w:pPr>
            <w:r>
              <w:t>topic.OdeBsmTxPojo</w:t>
            </w:r>
          </w:p>
        </w:tc>
        <w:tc>
          <w:tcPr>
            <w:tcW w:w="7110" w:type="dxa"/>
          </w:tcPr>
          <w:p w14:paraId="1BA3FD36" w14:textId="6F22225F" w:rsidR="00F47D65" w:rsidRPr="00FA5D0B"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7D35B6A3" w14:textId="6F2B17B1"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0C28A6D7"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D2600F8" w14:textId="6338C7A7" w:rsidR="00F47D65" w:rsidRPr="00CB4AD1" w:rsidRDefault="00F47D65" w:rsidP="00F47D65">
            <w:pPr>
              <w:rPr>
                <w:rFonts w:ascii="Courier New" w:hAnsi="Courier New" w:cs="Courier New"/>
              </w:rPr>
            </w:pPr>
            <w:r>
              <w:t>topic.OdeBsmDuringEventPojo</w:t>
            </w:r>
          </w:p>
        </w:tc>
        <w:tc>
          <w:tcPr>
            <w:tcW w:w="7110" w:type="dxa"/>
          </w:tcPr>
          <w:p w14:paraId="25FFFE3D" w14:textId="55B963D0"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68C94353" w14:textId="1450304E"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5D00DE22"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5A078ED8" w14:textId="6359E39F" w:rsidR="00F47D65" w:rsidRPr="00CB4AD1" w:rsidRDefault="00F47D65" w:rsidP="00F47D65">
            <w:pPr>
              <w:rPr>
                <w:rFonts w:ascii="Courier New" w:hAnsi="Courier New" w:cs="Courier New"/>
              </w:rPr>
            </w:pPr>
            <w:r>
              <w:t>topic.FilteredOdeBsmJson</w:t>
            </w:r>
          </w:p>
        </w:tc>
        <w:tc>
          <w:tcPr>
            <w:tcW w:w="7110" w:type="dxa"/>
          </w:tcPr>
          <w:p w14:paraId="6EFFEAEE" w14:textId="0A7E28F3" w:rsidR="00F47D65" w:rsidRPr="00134262"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6AE48CF7" w14:textId="24F5B21E"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F47D65" w:rsidRPr="00FA5D0B" w14:paraId="7039D702"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BC692B" w14:textId="00BEF973" w:rsidR="00F47D65" w:rsidRPr="00CB4AD1" w:rsidRDefault="00F47D65" w:rsidP="00F47D65">
            <w:pPr>
              <w:rPr>
                <w:rFonts w:ascii="Courier New" w:hAnsi="Courier New" w:cs="Courier New"/>
              </w:rPr>
            </w:pPr>
            <w:r>
              <w:t>topic.OdeTimPojo</w:t>
            </w:r>
          </w:p>
        </w:tc>
        <w:tc>
          <w:tcPr>
            <w:tcW w:w="7110" w:type="dxa"/>
          </w:tcPr>
          <w:p w14:paraId="3C1B5AE2" w14:textId="39746E5E"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007A55CA" w14:textId="42BAF1D4"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02BB5C57"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2A354A52" w14:textId="30D20C85" w:rsidR="00F47D65" w:rsidRPr="00CB4AD1" w:rsidRDefault="00F47D65" w:rsidP="00F47D65">
            <w:pPr>
              <w:rPr>
                <w:rFonts w:ascii="Courier New" w:hAnsi="Courier New" w:cs="Courier New"/>
              </w:rPr>
            </w:pPr>
            <w:r>
              <w:t>topic.OdeTimJson</w:t>
            </w:r>
          </w:p>
        </w:tc>
        <w:tc>
          <w:tcPr>
            <w:tcW w:w="7110" w:type="dxa"/>
          </w:tcPr>
          <w:p w14:paraId="5970F059" w14:textId="655FE5FB" w:rsidR="00F47D65" w:rsidRPr="00134262"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5CC167E3" w14:textId="686F9E47"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F47D65" w:rsidRPr="00FA5D0B" w14:paraId="705EFB6C"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D81B166" w14:textId="6B1098D7" w:rsidR="00F47D65" w:rsidRPr="00CB4AD1" w:rsidRDefault="00F47D65" w:rsidP="00F47D65">
            <w:pPr>
              <w:rPr>
                <w:rFonts w:ascii="Courier New" w:hAnsi="Courier New" w:cs="Courier New"/>
              </w:rPr>
            </w:pPr>
            <w:r>
              <w:t>topic.OdeDNMsgJson</w:t>
            </w:r>
          </w:p>
        </w:tc>
        <w:tc>
          <w:tcPr>
            <w:tcW w:w="7110" w:type="dxa"/>
          </w:tcPr>
          <w:p w14:paraId="237F78E3" w14:textId="5554D8E1"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J2735 TravelerInformation</w:t>
            </w:r>
          </w:p>
        </w:tc>
        <w:tc>
          <w:tcPr>
            <w:tcW w:w="2430" w:type="dxa"/>
          </w:tcPr>
          <w:p w14:paraId="6C4D666B" w14:textId="121A5D90" w:rsidR="00F47D65" w:rsidRDefault="00D20B93"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w:t>
            </w:r>
            <w:r w:rsidR="00F47D65">
              <w:rPr>
                <w:rFonts w:ascii="Courier New" w:hAnsi="Courier New" w:cs="Courier New"/>
              </w:rPr>
              <w:t>ASN.1 XER Format</w:t>
            </w:r>
          </w:p>
        </w:tc>
      </w:tr>
      <w:tr w:rsidR="00F47D65" w:rsidRPr="00FA5D0B" w14:paraId="07B766C2"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5272B4A9" w14:textId="70BDECD5" w:rsidR="00F47D65" w:rsidRDefault="00F47D65" w:rsidP="00F47D65">
            <w:r>
              <w:t>topic.OdeTimRxJson</w:t>
            </w:r>
          </w:p>
        </w:tc>
        <w:tc>
          <w:tcPr>
            <w:tcW w:w="7110" w:type="dxa"/>
          </w:tcPr>
          <w:p w14:paraId="15899F19" w14:textId="06286CEB"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J2735 TravelerInformation</w:t>
            </w:r>
          </w:p>
        </w:tc>
        <w:tc>
          <w:tcPr>
            <w:tcW w:w="2430" w:type="dxa"/>
          </w:tcPr>
          <w:p w14:paraId="5BA9448B" w14:textId="3866581E"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ASN.1 XER Format</w:t>
            </w:r>
          </w:p>
        </w:tc>
      </w:tr>
      <w:tr w:rsidR="00F47D65" w:rsidRPr="00FA5D0B" w14:paraId="2D13DFC6"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FA1FA4B" w14:textId="2B201619" w:rsidR="00F47D65" w:rsidRDefault="00F47D65" w:rsidP="00F47D65">
            <w:r>
              <w:t>topic.OdeTimBroadcastPojo</w:t>
            </w:r>
          </w:p>
        </w:tc>
        <w:tc>
          <w:tcPr>
            <w:tcW w:w="7110" w:type="dxa"/>
          </w:tcPr>
          <w:p w14:paraId="640BE749" w14:textId="5C7646C5"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37B4C5C5" w14:textId="183E3E48"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7872648A"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0D92E55B" w14:textId="0022F459" w:rsidR="00F47D65" w:rsidRDefault="00F47D65" w:rsidP="00F47D65">
            <w:r>
              <w:t>topic.OdeTimBroadcastJson</w:t>
            </w:r>
          </w:p>
        </w:tc>
        <w:tc>
          <w:tcPr>
            <w:tcW w:w="7110" w:type="dxa"/>
          </w:tcPr>
          <w:p w14:paraId="5775952C" w14:textId="4266C2B4" w:rsidR="00F47D65" w:rsidRP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54E88CE7" w14:textId="6346D40C"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D20B93" w:rsidRPr="00FA5D0B" w14:paraId="24A824BA"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DA0CFC3" w14:textId="772A56C5" w:rsidR="00D20B93" w:rsidRDefault="00D20B93" w:rsidP="00D20B93">
            <w:r>
              <w:t>topic.Asn1DecoderInput</w:t>
            </w:r>
          </w:p>
        </w:tc>
        <w:tc>
          <w:tcPr>
            <w:tcW w:w="7110" w:type="dxa"/>
          </w:tcPr>
          <w:p w14:paraId="0D4F4169" w14:textId="4C0A2335" w:rsidR="00D20B93" w:rsidRPr="00F47D65"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348D1D41" w14:textId="193FAAB5" w:rsid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03B8AF92"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1EA34639" w14:textId="2B32C7D6" w:rsidR="00D20B93" w:rsidRDefault="00D20B93" w:rsidP="00D20B93">
            <w:r>
              <w:t>topic.Asn1DecoderOutput</w:t>
            </w:r>
          </w:p>
        </w:tc>
        <w:tc>
          <w:tcPr>
            <w:tcW w:w="7110" w:type="dxa"/>
          </w:tcPr>
          <w:p w14:paraId="78C9BAB7" w14:textId="506C235A" w:rsidR="00D20B93" w:rsidRP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6E0CFFA8" w14:textId="39BE5D0C" w:rsid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338A82D4"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83DD5CC" w14:textId="3C041E89" w:rsidR="00D20B93" w:rsidRDefault="00D20B93" w:rsidP="00D20B93">
            <w:r>
              <w:t>topic.Asn1EncoderInput</w:t>
            </w:r>
          </w:p>
        </w:tc>
        <w:tc>
          <w:tcPr>
            <w:tcW w:w="7110" w:type="dxa"/>
          </w:tcPr>
          <w:p w14:paraId="473FB2CC" w14:textId="58CFC678" w:rsidR="00D20B93" w:rsidRP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71BB2515" w14:textId="5704678E" w:rsid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59BA9256"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6A77A569" w14:textId="3825C8D4" w:rsidR="00D20B93" w:rsidRDefault="00D20B93" w:rsidP="00D20B93">
            <w:r>
              <w:t>topic.Asn1EncoderInput</w:t>
            </w:r>
          </w:p>
        </w:tc>
        <w:tc>
          <w:tcPr>
            <w:tcW w:w="7110" w:type="dxa"/>
          </w:tcPr>
          <w:p w14:paraId="0B119BD1" w14:textId="466DB1C1" w:rsidR="00D20B93" w:rsidRP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3D935F44" w14:textId="5F059664" w:rsid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bl>
    <w:p w14:paraId="793A2536" w14:textId="77777777" w:rsidR="00FA5D0B" w:rsidRDefault="00FA5D0B">
      <w:pPr>
        <w:pStyle w:val="Caption"/>
      </w:pPr>
      <w:bookmarkStart w:id="133" w:name="_Ref497219138"/>
      <w:r>
        <w:t xml:space="preserve">Table </w:t>
      </w:r>
      <w:r w:rsidR="00CC6B10">
        <w:fldChar w:fldCharType="begin"/>
      </w:r>
      <w:r w:rsidR="00CC6B10">
        <w:instrText xml:space="preserve"> SEQ Table \* ARABIC </w:instrText>
      </w:r>
      <w:r w:rsidR="00CC6B10">
        <w:fldChar w:fldCharType="separate"/>
      </w:r>
      <w:r w:rsidR="00C910EC">
        <w:rPr>
          <w:noProof/>
        </w:rPr>
        <w:t>6</w:t>
      </w:r>
      <w:r w:rsidR="00CC6B10">
        <w:rPr>
          <w:noProof/>
        </w:rPr>
        <w:fldChar w:fldCharType="end"/>
      </w:r>
      <w:bookmarkEnd w:id="133"/>
      <w:r>
        <w:t xml:space="preserve"> - Kafka Publish/Subscribe Topics</w:t>
      </w:r>
    </w:p>
    <w:p w14:paraId="46B273E1" w14:textId="25E70118" w:rsidR="00FA5D0B" w:rsidRPr="00FA5D0B" w:rsidRDefault="00FA5D0B"/>
    <w:p w14:paraId="7D40E325" w14:textId="3404E275" w:rsidR="00F01B77" w:rsidRDefault="00F01B77" w:rsidP="00F01B77">
      <w:pPr>
        <w:pStyle w:val="Heading3"/>
      </w:pPr>
      <w:bookmarkStart w:id="134" w:name="_Toc483908184"/>
      <w:r>
        <w:t>ODE WebSocket Interface</w:t>
      </w:r>
      <w:bookmarkEnd w:id="132"/>
      <w:bookmarkEnd w:id="134"/>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lastRenderedPageBreak/>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135" w:name="_Toc462052290"/>
      <w:r>
        <w:t>O</w:t>
      </w:r>
      <w:r w:rsidR="00C26C45" w:rsidRPr="00E35BF2">
        <w:t xml:space="preserve">DE </w:t>
      </w:r>
      <w:r w:rsidR="00ED0E13">
        <w:t xml:space="preserve">WebSocket </w:t>
      </w:r>
      <w:r w:rsidR="00C26C45" w:rsidRPr="00E35BF2">
        <w:t>Control Messages</w:t>
      </w:r>
      <w:bookmarkEnd w:id="135"/>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136" w:name="_Toc462052291"/>
      <w:r>
        <w:t>BSM</w:t>
      </w:r>
      <w:r w:rsidR="00C26C45" w:rsidRPr="00E35BF2">
        <w:t xml:space="preserve"> </w:t>
      </w:r>
      <w:r>
        <w:t>WebSocket</w:t>
      </w:r>
      <w:r w:rsidR="00C26C45" w:rsidRPr="00E35BF2">
        <w:t xml:space="preserve"> Subscription </w:t>
      </w:r>
      <w:bookmarkEnd w:id="136"/>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2CE0EA51" w:rsidR="00C26C45" w:rsidRPr="008A6E46" w:rsidRDefault="00ED0E13" w:rsidP="00C26C45">
            <w:pPr>
              <w:rPr>
                <w:rFonts w:ascii="Courier New" w:hAnsi="Courier New" w:cs="Courier New"/>
              </w:rPr>
            </w:pPr>
            <w:r>
              <w:rPr>
                <w:rFonts w:ascii="Courier New" w:hAnsi="Courier New" w:cs="Courier New"/>
              </w:rPr>
              <w:t>/</w:t>
            </w:r>
            <w:r w:rsidR="00C6663D">
              <w:rPr>
                <w:rFonts w:ascii="Courier New" w:hAnsi="Courier New" w:cs="Courier New"/>
              </w:rPr>
              <w:t>obu</w:t>
            </w:r>
            <w:r w:rsidR="00A8358B">
              <w:rPr>
                <w:rFonts w:ascii="Courier New" w:hAnsi="Courier New" w:cs="Courier New"/>
              </w:rPr>
              <w:t>log</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04E24A1C"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lastRenderedPageBreak/>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lastRenderedPageBreak/>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7841B450" w:rsidR="00C26C45" w:rsidRPr="003E745F" w:rsidRDefault="00A8358B" w:rsidP="00C26C45">
                  <w:pPr>
                    <w:rPr>
                      <w:rFonts w:ascii="Courier New" w:hAnsi="Courier New" w:cs="Courier New"/>
                    </w:rPr>
                  </w:pPr>
                  <w:r>
                    <w:rPr>
                      <w:rFonts w:ascii="Courier New" w:hAnsi="Courier New" w:cs="Courier New"/>
                    </w:rPr>
                    <w:t xml:space="preserve">See </w:t>
                  </w:r>
                  <w:r>
                    <w:rPr>
                      <w:rFonts w:ascii="Courier New" w:hAnsi="Courier New" w:cs="Courier New"/>
                    </w:rPr>
                    <w:fldChar w:fldCharType="begin"/>
                  </w:r>
                  <w:r>
                    <w:rPr>
                      <w:rFonts w:ascii="Courier New" w:hAnsi="Courier New" w:cs="Courier New"/>
                    </w:rPr>
                    <w:instrText xml:space="preserve"> REF _Ref497219138 \h </w:instrText>
                  </w:r>
                  <w:r>
                    <w:rPr>
                      <w:rFonts w:ascii="Courier New" w:hAnsi="Courier New" w:cs="Courier New"/>
                    </w:rPr>
                  </w:r>
                  <w:r>
                    <w:rPr>
                      <w:rFonts w:ascii="Courier New" w:hAnsi="Courier New" w:cs="Courier New"/>
                    </w:rPr>
                    <w:fldChar w:fldCharType="separate"/>
                  </w:r>
                  <w:r>
                    <w:t xml:space="preserve">Table </w:t>
                  </w:r>
                  <w:r>
                    <w:rPr>
                      <w:noProof/>
                    </w:rPr>
                    <w:t>6</w:t>
                  </w:r>
                  <w:r>
                    <w:rPr>
                      <w:rFonts w:ascii="Courier New" w:hAnsi="Courier New" w:cs="Courier New"/>
                    </w:rPr>
                    <w:fldChar w:fldCharType="end"/>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137" w:name="_Toc462052298"/>
      <w:bookmarkStart w:id="138" w:name="_Ref471728137"/>
      <w:bookmarkStart w:id="139" w:name="_Toc483908185"/>
      <w:r w:rsidRPr="00145701">
        <w:t>ODE Request Schemas</w:t>
      </w:r>
      <w:bookmarkEnd w:id="137"/>
      <w:bookmarkEnd w:id="138"/>
      <w:bookmarkEnd w:id="139"/>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140" w:name="_Toc462052299"/>
      <w:bookmarkStart w:id="141" w:name="_Ref471813112"/>
      <w:bookmarkStart w:id="142" w:name="_Toc483908186"/>
      <w:r>
        <w:t>ODE</w:t>
      </w:r>
      <w:r w:rsidR="00C26C45" w:rsidRPr="00145701">
        <w:t xml:space="preserve"> Request</w:t>
      </w:r>
      <w:bookmarkEnd w:id="140"/>
      <w:bookmarkEnd w:id="141"/>
      <w:r w:rsidR="000D126A">
        <w:t xml:space="preserve"> Message Metadata</w:t>
      </w:r>
      <w:bookmarkEnd w:id="142"/>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933"/>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248298A9" w:rsidR="00410F95" w:rsidRPr="00F26C31" w:rsidRDefault="000D7C48" w:rsidP="00410F95">
            <w:pPr>
              <w:rPr>
                <w:rFonts w:ascii="Courier New" w:hAnsi="Courier New" w:cs="Courier New"/>
              </w:rPr>
            </w:pPr>
            <w:r>
              <w:rPr>
                <w:rFonts w:ascii="Courier New" w:hAnsi="Courier New" w:cs="Courier New"/>
              </w:rPr>
              <w:t>schemaVersion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143" w:name="_Toc441572976"/>
      <w:bookmarkStart w:id="144" w:name="_Toc456253304"/>
      <w:r>
        <w:t xml:space="preserve">Table </w:t>
      </w:r>
      <w:r w:rsidR="00CC6B10">
        <w:fldChar w:fldCharType="begin"/>
      </w:r>
      <w:r w:rsidR="00CC6B10">
        <w:instrText xml:space="preserve"> SEQ Table \* ARABIC </w:instrText>
      </w:r>
      <w:r w:rsidR="00CC6B10">
        <w:fldChar w:fldCharType="separate"/>
      </w:r>
      <w:r w:rsidR="00C910EC">
        <w:rPr>
          <w:noProof/>
        </w:rPr>
        <w:t>7</w:t>
      </w:r>
      <w:r w:rsidR="00CC6B10">
        <w:rPr>
          <w:noProof/>
        </w:rPr>
        <w:fldChar w:fldCharType="end"/>
      </w:r>
      <w:r>
        <w:t xml:space="preserve"> </w:t>
      </w:r>
      <w:r w:rsidR="00874976">
        <w:t>–</w:t>
      </w:r>
      <w:r w:rsidR="00ED0E13">
        <w:t xml:space="preserve"> ODE </w:t>
      </w:r>
      <w:r>
        <w:t>Request</w:t>
      </w:r>
      <w:bookmarkEnd w:id="143"/>
      <w:bookmarkEnd w:id="144"/>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145" w:name="_Toc462052303"/>
      <w:bookmarkStart w:id="146" w:name="_Ref471728323"/>
      <w:bookmarkStart w:id="147" w:name="_Toc483908187"/>
      <w:r w:rsidRPr="00145701">
        <w:t xml:space="preserve">ODE </w:t>
      </w:r>
      <w:r w:rsidR="0016253B">
        <w:t>Response</w:t>
      </w:r>
      <w:r w:rsidRPr="00145701">
        <w:t xml:space="preserve"> Schemas</w:t>
      </w:r>
      <w:bookmarkEnd w:id="145"/>
      <w:bookmarkEnd w:id="146"/>
      <w:bookmarkEnd w:id="147"/>
    </w:p>
    <w:p w14:paraId="5E73BE53" w14:textId="16AF8EA0" w:rsidR="005676A9" w:rsidRDefault="005676A9" w:rsidP="005676A9">
      <w:r>
        <w:t>The following sub-sections describe the structure and specification of ODE messages returned as response to data requests.</w:t>
      </w:r>
      <w:r w:rsidR="00771AF3">
        <w:t xml:space="preserve"> </w:t>
      </w:r>
      <w:r w:rsidR="00771AF3">
        <w:fldChar w:fldCharType="begin"/>
      </w:r>
      <w:r w:rsidR="00771AF3">
        <w:instrText xml:space="preserve"> REF _Ref489004424 \h </w:instrText>
      </w:r>
      <w:r w:rsidR="00771AF3">
        <w:fldChar w:fldCharType="separate"/>
      </w:r>
      <w:r w:rsidR="00771AF3">
        <w:t xml:space="preserve">Figure </w:t>
      </w:r>
      <w:r w:rsidR="00771AF3">
        <w:rPr>
          <w:noProof/>
        </w:rPr>
        <w:t>4</w:t>
      </w:r>
      <w:r w:rsidR="00771AF3">
        <w:fldChar w:fldCharType="end"/>
      </w:r>
      <w:r w:rsidR="00771AF3">
        <w:t xml:space="preserve"> illustrates the class hierarchy for ODE Data output schema.</w:t>
      </w:r>
    </w:p>
    <w:p w14:paraId="5E31F57B" w14:textId="1E540D34" w:rsidR="001B3FCC" w:rsidRDefault="001B3FCC" w:rsidP="002F74C6">
      <w:pPr>
        <w:keepNext/>
      </w:pPr>
    </w:p>
    <w:p w14:paraId="14C7B7ED" w14:textId="6FCCA08B" w:rsidR="000D7C48" w:rsidRDefault="000D7C48" w:rsidP="002F74C6">
      <w:pPr>
        <w:keepNext/>
      </w:pPr>
      <w:r>
        <w:rPr>
          <w:noProof/>
        </w:rPr>
        <w:drawing>
          <wp:inline distT="0" distB="0" distL="0" distR="0" wp14:anchorId="1837F8BF" wp14:editId="0A90D80B">
            <wp:extent cx="8229600" cy="2882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29600" cy="2882265"/>
                    </a:xfrm>
                    <a:prstGeom prst="rect">
                      <a:avLst/>
                    </a:prstGeom>
                  </pic:spPr>
                </pic:pic>
              </a:graphicData>
            </a:graphic>
          </wp:inline>
        </w:drawing>
      </w:r>
    </w:p>
    <w:p w14:paraId="76A17697" w14:textId="6E02AC6A" w:rsidR="00771AF3" w:rsidRDefault="00771AF3" w:rsidP="002F74C6">
      <w:pPr>
        <w:pStyle w:val="Caption"/>
      </w:pPr>
      <w:bookmarkStart w:id="148" w:name="_Ref489004424"/>
      <w:r>
        <w:t xml:space="preserve">Figure </w:t>
      </w:r>
      <w:r w:rsidR="00CC6B10">
        <w:fldChar w:fldCharType="begin"/>
      </w:r>
      <w:r w:rsidR="00CC6B10">
        <w:instrText xml:space="preserve"> SEQ Figure \* ARABIC </w:instrText>
      </w:r>
      <w:r w:rsidR="00CC6B10">
        <w:fldChar w:fldCharType="separate"/>
      </w:r>
      <w:r w:rsidR="003D1E97">
        <w:rPr>
          <w:noProof/>
        </w:rPr>
        <w:t>4</w:t>
      </w:r>
      <w:r w:rsidR="00CC6B10">
        <w:rPr>
          <w:noProof/>
        </w:rPr>
        <w:fldChar w:fldCharType="end"/>
      </w:r>
      <w:bookmarkEnd w:id="148"/>
      <w:r>
        <w:t xml:space="preserve"> - ODE Data Class Hierarchy</w:t>
      </w:r>
    </w:p>
    <w:p w14:paraId="0C8DE7EA" w14:textId="3CE4E9AA" w:rsidR="001B3FCC" w:rsidRDefault="001B3FCC" w:rsidP="000901B3">
      <w:r>
        <w:t xml:space="preserve">A simplified version of the class hierarchy </w:t>
      </w:r>
      <w:r w:rsidR="003D1E97">
        <w:t xml:space="preserve">are described </w:t>
      </w:r>
      <w:r>
        <w:t xml:space="preserve">in the following </w:t>
      </w:r>
      <w:r w:rsidR="003D1E97">
        <w:t>sections</w:t>
      </w:r>
    </w:p>
    <w:p w14:paraId="62C64373" w14:textId="145B0B7D" w:rsidR="00C26C45" w:rsidRDefault="00C26C45" w:rsidP="00874976">
      <w:pPr>
        <w:pStyle w:val="Heading3"/>
      </w:pPr>
      <w:bookmarkStart w:id="149" w:name="_Toc462052304"/>
      <w:bookmarkStart w:id="150" w:name="_Toc483908188"/>
      <w:r w:rsidRPr="00145701">
        <w:t>ODE Data</w:t>
      </w:r>
      <w:bookmarkEnd w:id="149"/>
      <w:bookmarkEnd w:id="150"/>
    </w:p>
    <w:p w14:paraId="58FAFC6B" w14:textId="7732C663" w:rsidR="00C26C45" w:rsidRPr="000702E5" w:rsidRDefault="00C26C45" w:rsidP="00C26C45">
      <w:r>
        <w:t xml:space="preserve">The top level structure of ODE Data Message is defined in the </w:t>
      </w:r>
      <w:r w:rsidR="003D1E97">
        <w:fldChar w:fldCharType="begin"/>
      </w:r>
      <w:r w:rsidR="003D1E97">
        <w:instrText xml:space="preserve"> REF _Ref504554250 \h </w:instrText>
      </w:r>
      <w:r w:rsidR="003D1E97">
        <w:fldChar w:fldCharType="separate"/>
      </w:r>
      <w:r w:rsidR="003D1E97">
        <w:t xml:space="preserve">Table </w:t>
      </w:r>
      <w:r w:rsidR="003D1E97">
        <w:rPr>
          <w:noProof/>
        </w:rPr>
        <w:t>8</w:t>
      </w:r>
      <w:r w:rsidR="003D1E97">
        <w:fldChar w:fldCharType="end"/>
      </w:r>
      <w:r>
        <w:t>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238F02F" w:rsidR="00C26C45" w:rsidRPr="000901B3" w:rsidRDefault="001B3FCC" w:rsidP="00C26C45">
            <w:pPr>
              <w:rPr>
                <w:rFonts w:ascii="Courier New" w:hAnsi="Courier New" w:cs="Courier New"/>
              </w:rPr>
            </w:pPr>
            <w:r>
              <w:rPr>
                <w:rFonts w:ascii="Courier New" w:hAnsi="Courier New" w:cs="Courier New"/>
              </w:rPr>
              <w:t xml:space="preserve">One of </w:t>
            </w:r>
            <w:r w:rsidR="00C26C45" w:rsidRPr="000901B3">
              <w:rPr>
                <w:rFonts w:ascii="Courier New" w:hAnsi="Courier New" w:cs="Courier New"/>
              </w:rPr>
              <w:t>OdeMsgMetadata</w:t>
            </w:r>
            <w:r>
              <w:rPr>
                <w:rFonts w:ascii="Courier New" w:hAnsi="Courier New" w:cs="Courier New"/>
              </w:rPr>
              <w:t xml:space="preserve"> types</w:t>
            </w:r>
          </w:p>
        </w:tc>
        <w:tc>
          <w:tcPr>
            <w:tcW w:w="2254" w:type="dxa"/>
          </w:tcPr>
          <w:p w14:paraId="4EEA7502" w14:textId="2565C930"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7568DF">
              <w:instrText xml:space="preserve"> \* MERGEFORMAT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71F1BBD9" w:rsidR="00666F71" w:rsidRPr="000D041D" w:rsidRDefault="00666F71" w:rsidP="00666F71">
            <w:pPr>
              <w:rPr>
                <w:rFonts w:ascii="Courier New" w:hAnsi="Courier New" w:cs="Courier New"/>
              </w:rPr>
            </w:pPr>
          </w:p>
        </w:tc>
        <w:tc>
          <w:tcPr>
            <w:tcW w:w="2159" w:type="dxa"/>
          </w:tcPr>
          <w:p w14:paraId="4F87E481" w14:textId="61C065A5" w:rsidR="00666F71" w:rsidRDefault="00666F71" w:rsidP="00666F71">
            <w:pPr>
              <w:rPr>
                <w:rFonts w:ascii="Courier New" w:hAnsi="Courier New" w:cs="Courier New"/>
              </w:rPr>
            </w:pPr>
          </w:p>
        </w:tc>
        <w:tc>
          <w:tcPr>
            <w:tcW w:w="2254" w:type="dxa"/>
          </w:tcPr>
          <w:p w14:paraId="2B55F7FD" w14:textId="1E0BCABD" w:rsidR="00666F71" w:rsidRPr="003E745F" w:rsidRDefault="00666F71" w:rsidP="00666F71"/>
        </w:tc>
        <w:tc>
          <w:tcPr>
            <w:tcW w:w="2061" w:type="dxa"/>
          </w:tcPr>
          <w:p w14:paraId="1C17778F" w14:textId="456D7267" w:rsidR="00666F71" w:rsidRPr="003E745F" w:rsidRDefault="00666F71" w:rsidP="00666F71"/>
        </w:tc>
        <w:tc>
          <w:tcPr>
            <w:tcW w:w="2172" w:type="dxa"/>
          </w:tcPr>
          <w:p w14:paraId="4B5269D6" w14:textId="12CAA6AC" w:rsidR="00666F71" w:rsidRPr="003E745F" w:rsidRDefault="00666F71" w:rsidP="00666F71"/>
        </w:tc>
        <w:tc>
          <w:tcPr>
            <w:tcW w:w="2152" w:type="dxa"/>
          </w:tcPr>
          <w:p w14:paraId="33B31C1F" w14:textId="0368D261" w:rsidR="00666F71" w:rsidRPr="003E745F" w:rsidRDefault="00666F71" w:rsidP="00666F71">
            <w:pPr>
              <w:keepNext/>
            </w:pPr>
          </w:p>
        </w:tc>
      </w:tr>
    </w:tbl>
    <w:p w14:paraId="1A9B96F1" w14:textId="77777777" w:rsidR="00722B15" w:rsidRDefault="00722B15" w:rsidP="00C26C45">
      <w:pPr>
        <w:pStyle w:val="Caption"/>
      </w:pPr>
      <w:bookmarkStart w:id="151" w:name="_Toc441572980"/>
      <w:bookmarkStart w:id="152" w:name="_Toc456253308"/>
    </w:p>
    <w:p w14:paraId="3F314606" w14:textId="3D7FA9D3" w:rsidR="00C26C45" w:rsidRDefault="00C26C45" w:rsidP="00C26C45">
      <w:pPr>
        <w:pStyle w:val="Caption"/>
      </w:pPr>
      <w:bookmarkStart w:id="153" w:name="_Ref504554250"/>
      <w:r>
        <w:t xml:space="preserve">Table </w:t>
      </w:r>
      <w:r w:rsidR="00CC6B10">
        <w:fldChar w:fldCharType="begin"/>
      </w:r>
      <w:r w:rsidR="00CC6B10">
        <w:instrText xml:space="preserve"> SEQ Table \* ARABIC </w:instrText>
      </w:r>
      <w:r w:rsidR="00CC6B10">
        <w:fldChar w:fldCharType="separate"/>
      </w:r>
      <w:r w:rsidR="00C910EC">
        <w:rPr>
          <w:noProof/>
        </w:rPr>
        <w:t>8</w:t>
      </w:r>
      <w:r w:rsidR="00CC6B10">
        <w:rPr>
          <w:noProof/>
        </w:rPr>
        <w:fldChar w:fldCharType="end"/>
      </w:r>
      <w:bookmarkEnd w:id="153"/>
      <w:r>
        <w:t xml:space="preserve"> </w:t>
      </w:r>
      <w:r w:rsidR="001B3FCC">
        <w:t>–</w:t>
      </w:r>
      <w:r>
        <w:t xml:space="preserve"> OdeData</w:t>
      </w:r>
      <w:bookmarkEnd w:id="151"/>
      <w:bookmarkEnd w:id="152"/>
    </w:p>
    <w:p w14:paraId="534DDCAA" w14:textId="51EED76F" w:rsidR="003D1E97" w:rsidRDefault="003D1E97" w:rsidP="000901B3">
      <w:r>
        <w:fldChar w:fldCharType="begin"/>
      </w:r>
      <w:r>
        <w:instrText xml:space="preserve"> REF _Ref504554027 \h </w:instrText>
      </w:r>
      <w:r>
        <w:fldChar w:fldCharType="separate"/>
      </w:r>
      <w:r>
        <w:t xml:space="preserve">Figure </w:t>
      </w:r>
      <w:r>
        <w:rPr>
          <w:noProof/>
        </w:rPr>
        <w:t>5</w:t>
      </w:r>
      <w:r>
        <w:fldChar w:fldCharType="end"/>
      </w:r>
      <w:r>
        <w:t xml:space="preserve"> below represents the OdeData inheritance hierarchy</w:t>
      </w:r>
    </w:p>
    <w:p w14:paraId="52CB9643" w14:textId="33685D35" w:rsidR="003D1E97" w:rsidRPr="003D1E97" w:rsidRDefault="003D1E97" w:rsidP="000901B3">
      <w:r>
        <w:rPr>
          <w:noProof/>
        </w:rPr>
        <w:drawing>
          <wp:inline distT="0" distB="0" distL="0" distR="0" wp14:anchorId="45CC9AFC" wp14:editId="5562A27E">
            <wp:extent cx="4514850"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4850" cy="1924050"/>
                    </a:xfrm>
                    <a:prstGeom prst="rect">
                      <a:avLst/>
                    </a:prstGeom>
                  </pic:spPr>
                </pic:pic>
              </a:graphicData>
            </a:graphic>
          </wp:inline>
        </w:drawing>
      </w:r>
    </w:p>
    <w:p w14:paraId="759512CD" w14:textId="2B78A0A6" w:rsidR="001B3FCC" w:rsidRPr="001B3FCC" w:rsidRDefault="001B3FCC" w:rsidP="001B3FCC">
      <w:pPr>
        <w:pStyle w:val="Caption"/>
      </w:pPr>
      <w:bookmarkStart w:id="154" w:name="_Ref504554027"/>
      <w:bookmarkStart w:id="155" w:name="_Ref504554016"/>
      <w:r>
        <w:t xml:space="preserve">Figure </w:t>
      </w:r>
      <w:r w:rsidR="00CC6B10">
        <w:fldChar w:fldCharType="begin"/>
      </w:r>
      <w:r w:rsidR="00CC6B10">
        <w:instrText xml:space="preserve"> SEQ Figure \* ARABIC </w:instrText>
      </w:r>
      <w:r w:rsidR="00CC6B10">
        <w:fldChar w:fldCharType="separate"/>
      </w:r>
      <w:r w:rsidR="003D1E97">
        <w:rPr>
          <w:noProof/>
        </w:rPr>
        <w:t>5</w:t>
      </w:r>
      <w:r w:rsidR="00CC6B10">
        <w:rPr>
          <w:noProof/>
        </w:rPr>
        <w:fldChar w:fldCharType="end"/>
      </w:r>
      <w:bookmarkEnd w:id="154"/>
      <w:r>
        <w:t xml:space="preserve"> - OdeData Inheritance Hierarchy</w:t>
      </w:r>
      <w:bookmarkEnd w:id="155"/>
    </w:p>
    <w:p w14:paraId="05EB47B0" w14:textId="0080A8A6" w:rsidR="001B3FCC" w:rsidRPr="001B3FCC" w:rsidRDefault="001B3FCC" w:rsidP="000901B3"/>
    <w:p w14:paraId="605835CF" w14:textId="31425BC0" w:rsidR="00C26C45" w:rsidRDefault="00C26C45" w:rsidP="0016253B">
      <w:pPr>
        <w:pStyle w:val="Heading3"/>
      </w:pPr>
      <w:bookmarkStart w:id="156" w:name="_Toc462052305"/>
      <w:bookmarkStart w:id="157" w:name="_Ref471813394"/>
      <w:bookmarkStart w:id="158" w:name="_Toc483908189"/>
      <w:r w:rsidRPr="00284BEB">
        <w:t>ODE Message Metadata</w:t>
      </w:r>
      <w:bookmarkEnd w:id="156"/>
      <w:bookmarkEnd w:id="157"/>
      <w:bookmarkEnd w:id="158"/>
    </w:p>
    <w:p w14:paraId="33153A0A" w14:textId="651A457C" w:rsidR="00C26C45" w:rsidRDefault="003D1E97" w:rsidP="00C26C45">
      <w:r>
        <w:rPr>
          <w:color w:val="FF0000"/>
        </w:rPr>
        <w:t xml:space="preserve">The structure of OdeMsgMetadata is defined in </w:t>
      </w:r>
      <w:r>
        <w:rPr>
          <w:color w:val="FF0000"/>
        </w:rPr>
        <w:fldChar w:fldCharType="begin"/>
      </w:r>
      <w:r>
        <w:rPr>
          <w:color w:val="FF0000"/>
        </w:rPr>
        <w:instrText xml:space="preserve"> REF _Ref504554190 \h </w:instrText>
      </w:r>
      <w:r>
        <w:rPr>
          <w:color w:val="FF0000"/>
        </w:rPr>
      </w:r>
      <w:r>
        <w:rPr>
          <w:color w:val="FF0000"/>
        </w:rPr>
        <w:fldChar w:fldCharType="separate"/>
      </w:r>
      <w:r>
        <w:t xml:space="preserve">Table </w:t>
      </w:r>
      <w:r>
        <w:rPr>
          <w:noProof/>
        </w:rPr>
        <w:t>9</w:t>
      </w:r>
      <w:r>
        <w:rPr>
          <w:color w:val="FF0000"/>
        </w:rPr>
        <w:fldChar w:fldCharType="end"/>
      </w:r>
      <w:r>
        <w:rPr>
          <w:color w:val="FF0000"/>
        </w:rPr>
        <w:t xml:space="preserve"> below.</w:t>
      </w:r>
    </w:p>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700"/>
        <w:gridCol w:w="2700"/>
        <w:gridCol w:w="2660"/>
        <w:gridCol w:w="2331"/>
        <w:gridCol w:w="795"/>
        <w:gridCol w:w="1764"/>
      </w:tblGrid>
      <w:tr w:rsidR="006A024C" w:rsidRPr="006E5FF6" w14:paraId="40C1D68F" w14:textId="77777777" w:rsidTr="000901B3">
        <w:tc>
          <w:tcPr>
            <w:tcW w:w="2787" w:type="dxa"/>
          </w:tcPr>
          <w:p w14:paraId="1CF99ECA" w14:textId="77777777" w:rsidR="00C26C45" w:rsidRPr="006E5FF6" w:rsidRDefault="00C26C45" w:rsidP="00C26C45">
            <w:pPr>
              <w:rPr>
                <w:b/>
              </w:rPr>
            </w:pPr>
            <w:r w:rsidRPr="006E5FF6">
              <w:rPr>
                <w:b/>
              </w:rPr>
              <w:t>Name</w:t>
            </w:r>
          </w:p>
        </w:tc>
        <w:tc>
          <w:tcPr>
            <w:tcW w:w="2675" w:type="dxa"/>
          </w:tcPr>
          <w:p w14:paraId="2F4D6228" w14:textId="77777777" w:rsidR="00C26C45" w:rsidRPr="006E5FF6" w:rsidRDefault="00C26C45" w:rsidP="00C26C45">
            <w:pPr>
              <w:rPr>
                <w:b/>
              </w:rPr>
            </w:pPr>
            <w:r w:rsidRPr="006E5FF6">
              <w:rPr>
                <w:b/>
              </w:rPr>
              <w:t>Type</w:t>
            </w:r>
          </w:p>
        </w:tc>
        <w:tc>
          <w:tcPr>
            <w:tcW w:w="2431" w:type="dxa"/>
          </w:tcPr>
          <w:p w14:paraId="46BB69E7" w14:textId="77777777" w:rsidR="00C26C45" w:rsidRPr="006E5FF6" w:rsidRDefault="00C26C45" w:rsidP="00C26C45">
            <w:pPr>
              <w:rPr>
                <w:b/>
              </w:rPr>
            </w:pPr>
            <w:r w:rsidRPr="006E5FF6">
              <w:rPr>
                <w:b/>
              </w:rPr>
              <w:t>Description</w:t>
            </w:r>
          </w:p>
        </w:tc>
        <w:tc>
          <w:tcPr>
            <w:tcW w:w="2040" w:type="dxa"/>
          </w:tcPr>
          <w:p w14:paraId="1EDAA6CD" w14:textId="77777777" w:rsidR="00C26C45" w:rsidRPr="006E5FF6" w:rsidRDefault="00C26C45" w:rsidP="00C26C45">
            <w:pPr>
              <w:rPr>
                <w:b/>
              </w:rPr>
            </w:pPr>
            <w:r w:rsidRPr="006E5FF6">
              <w:rPr>
                <w:b/>
              </w:rPr>
              <w:t>Units</w:t>
            </w:r>
          </w:p>
        </w:tc>
        <w:tc>
          <w:tcPr>
            <w:tcW w:w="700" w:type="dxa"/>
          </w:tcPr>
          <w:p w14:paraId="453DBED2" w14:textId="77777777" w:rsidR="00C26C45" w:rsidRPr="006E5FF6" w:rsidRDefault="00C26C45" w:rsidP="00C26C45">
            <w:pPr>
              <w:rPr>
                <w:b/>
              </w:rPr>
            </w:pPr>
            <w:r w:rsidRPr="006E5FF6">
              <w:rPr>
                <w:b/>
              </w:rPr>
              <w:t>Valid Min</w:t>
            </w:r>
          </w:p>
        </w:tc>
        <w:tc>
          <w:tcPr>
            <w:tcW w:w="2317" w:type="dxa"/>
          </w:tcPr>
          <w:p w14:paraId="6CCE488A" w14:textId="77777777" w:rsidR="00C26C45" w:rsidRPr="006E5FF6" w:rsidRDefault="00C26C45" w:rsidP="00C26C45">
            <w:pPr>
              <w:rPr>
                <w:b/>
              </w:rPr>
            </w:pPr>
            <w:r w:rsidRPr="006E5FF6">
              <w:rPr>
                <w:b/>
              </w:rPr>
              <w:t>Valid Max</w:t>
            </w:r>
          </w:p>
        </w:tc>
      </w:tr>
      <w:tr w:rsidR="006A024C" w:rsidRPr="003E745F" w14:paraId="4353D38A" w14:textId="77777777" w:rsidTr="000901B3">
        <w:tc>
          <w:tcPr>
            <w:tcW w:w="2787" w:type="dxa"/>
          </w:tcPr>
          <w:p w14:paraId="675112AD" w14:textId="77777777" w:rsidR="007568DF" w:rsidRPr="003E745F" w:rsidRDefault="007568DF" w:rsidP="007568DF">
            <w:r w:rsidRPr="005A611E">
              <w:rPr>
                <w:rFonts w:ascii="Courier New" w:hAnsi="Courier New" w:cs="Courier New"/>
              </w:rPr>
              <w:t>payloadType</w:t>
            </w:r>
          </w:p>
        </w:tc>
        <w:tc>
          <w:tcPr>
            <w:tcW w:w="2675" w:type="dxa"/>
          </w:tcPr>
          <w:p w14:paraId="2C4651D0" w14:textId="3BE88282" w:rsidR="007568DF" w:rsidRPr="003E745F" w:rsidRDefault="007568DF" w:rsidP="007568DF">
            <w:r w:rsidRPr="00831530">
              <w:rPr>
                <w:rFonts w:ascii="Courier New" w:hAnsi="Courier New" w:cs="Courier New"/>
              </w:rPr>
              <w:t>String</w:t>
            </w:r>
            <w:r w:rsidRPr="00831530">
              <w:rPr>
                <w:rFonts w:ascii="Courier New" w:hAnsi="Courier New" w:cs="Courier New"/>
              </w:rPr>
              <w:tab/>
            </w:r>
          </w:p>
        </w:tc>
        <w:tc>
          <w:tcPr>
            <w:tcW w:w="2431" w:type="dxa"/>
          </w:tcPr>
          <w:p w14:paraId="20BD5FAC" w14:textId="5B2B8EEB" w:rsidR="007568DF" w:rsidRPr="003E745F" w:rsidRDefault="007568DF" w:rsidP="007568DF">
            <w:r>
              <w:t>One of: "status", "control", "security", "bsm", "tim", "map", "spat", "other"</w:t>
            </w:r>
          </w:p>
        </w:tc>
        <w:tc>
          <w:tcPr>
            <w:tcW w:w="2040" w:type="dxa"/>
          </w:tcPr>
          <w:p w14:paraId="1C0C0B6C" w14:textId="77777777" w:rsidR="007568DF" w:rsidRPr="003E745F" w:rsidRDefault="007568DF" w:rsidP="007568DF">
            <w:r>
              <w:t>enum</w:t>
            </w:r>
          </w:p>
        </w:tc>
        <w:tc>
          <w:tcPr>
            <w:tcW w:w="700" w:type="dxa"/>
          </w:tcPr>
          <w:p w14:paraId="151F0215" w14:textId="77777777" w:rsidR="007568DF" w:rsidRPr="003E745F" w:rsidRDefault="007568DF" w:rsidP="007568DF"/>
        </w:tc>
        <w:tc>
          <w:tcPr>
            <w:tcW w:w="2317" w:type="dxa"/>
          </w:tcPr>
          <w:p w14:paraId="619F9CEB" w14:textId="77777777" w:rsidR="007568DF" w:rsidRPr="003E745F" w:rsidRDefault="007568DF" w:rsidP="007568DF"/>
        </w:tc>
      </w:tr>
      <w:tr w:rsidR="006A024C" w:rsidRPr="003E745F" w14:paraId="7B1B3778" w14:textId="77777777" w:rsidTr="000901B3">
        <w:tc>
          <w:tcPr>
            <w:tcW w:w="2787" w:type="dxa"/>
          </w:tcPr>
          <w:p w14:paraId="46620DFC" w14:textId="61E3949C" w:rsidR="00A524BA" w:rsidRDefault="007568DF" w:rsidP="004C4D4C">
            <w:pPr>
              <w:rPr>
                <w:rFonts w:ascii="Courier New" w:hAnsi="Courier New" w:cs="Courier New"/>
              </w:rPr>
            </w:pPr>
            <w:r w:rsidRPr="007568DF">
              <w:rPr>
                <w:rFonts w:ascii="Courier New" w:hAnsi="Courier New" w:cs="Courier New"/>
              </w:rPr>
              <w:lastRenderedPageBreak/>
              <w:t>odeReceivedAt</w:t>
            </w:r>
          </w:p>
        </w:tc>
        <w:tc>
          <w:tcPr>
            <w:tcW w:w="2675"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431" w:type="dxa"/>
          </w:tcPr>
          <w:p w14:paraId="59705BFE" w14:textId="77777777" w:rsidR="00A524BA" w:rsidRDefault="00A524BA" w:rsidP="004C4D4C">
            <w:r>
              <w:t xml:space="preserve">The date and time that the payload paired with this metadata was received by the ODE. </w:t>
            </w:r>
          </w:p>
        </w:tc>
        <w:tc>
          <w:tcPr>
            <w:tcW w:w="2040"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700" w:type="dxa"/>
          </w:tcPr>
          <w:p w14:paraId="1DEED0FC" w14:textId="77777777" w:rsidR="00A524BA" w:rsidRPr="003E745F" w:rsidRDefault="00A524BA" w:rsidP="004C4D4C"/>
        </w:tc>
        <w:tc>
          <w:tcPr>
            <w:tcW w:w="2317" w:type="dxa"/>
          </w:tcPr>
          <w:p w14:paraId="6DD40D9D" w14:textId="77777777" w:rsidR="00A524BA" w:rsidRPr="003E745F" w:rsidRDefault="00A524BA" w:rsidP="004C4D4C">
            <w:pPr>
              <w:keepNext/>
            </w:pPr>
          </w:p>
        </w:tc>
      </w:tr>
      <w:tr w:rsidR="006A024C" w:rsidRPr="003E745F" w14:paraId="54F45AB0" w14:textId="77777777" w:rsidTr="000901B3">
        <w:tc>
          <w:tcPr>
            <w:tcW w:w="2787"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2675"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431" w:type="dxa"/>
          </w:tcPr>
          <w:p w14:paraId="1E1CB426" w14:textId="327773D6" w:rsidR="00A524BA" w:rsidRDefault="00A07767" w:rsidP="00A524BA">
            <w:r>
              <w:t>A unique serial number representing this record.</w:t>
            </w:r>
          </w:p>
        </w:tc>
        <w:tc>
          <w:tcPr>
            <w:tcW w:w="2040" w:type="dxa"/>
          </w:tcPr>
          <w:p w14:paraId="4E37E12F" w14:textId="2BA39643" w:rsidR="00A524BA" w:rsidRPr="003E745F" w:rsidRDefault="00A07767" w:rsidP="00A524BA">
            <w:r>
              <w:t>N/A</w:t>
            </w:r>
          </w:p>
        </w:tc>
        <w:tc>
          <w:tcPr>
            <w:tcW w:w="700" w:type="dxa"/>
          </w:tcPr>
          <w:p w14:paraId="50C69793" w14:textId="3DC857B0" w:rsidR="00A524BA" w:rsidRPr="003E745F" w:rsidRDefault="00A07767" w:rsidP="00A524BA">
            <w:r>
              <w:t>N/A</w:t>
            </w:r>
          </w:p>
        </w:tc>
        <w:tc>
          <w:tcPr>
            <w:tcW w:w="2317" w:type="dxa"/>
          </w:tcPr>
          <w:p w14:paraId="6DB1B186" w14:textId="49D8E27D" w:rsidR="00A524BA" w:rsidRPr="003E745F" w:rsidRDefault="00A07767" w:rsidP="00A524BA">
            <w:pPr>
              <w:keepNext/>
            </w:pPr>
            <w:r>
              <w:t>N/A</w:t>
            </w:r>
          </w:p>
        </w:tc>
      </w:tr>
      <w:tr w:rsidR="006A024C" w:rsidRPr="003E745F" w14:paraId="12FC998B" w14:textId="77777777" w:rsidTr="000901B3">
        <w:tc>
          <w:tcPr>
            <w:tcW w:w="2787" w:type="dxa"/>
          </w:tcPr>
          <w:p w14:paraId="3389E477" w14:textId="72C90746" w:rsidR="00666F71" w:rsidRPr="000D041D" w:rsidRDefault="007568DF" w:rsidP="00666F71">
            <w:pPr>
              <w:rPr>
                <w:rFonts w:ascii="Courier New" w:hAnsi="Courier New" w:cs="Courier New"/>
              </w:rPr>
            </w:pPr>
            <w:r>
              <w:rPr>
                <w:rFonts w:ascii="Courier New" w:hAnsi="Courier New" w:cs="Courier New"/>
              </w:rPr>
              <w:t>schemaVersion</w:t>
            </w:r>
          </w:p>
        </w:tc>
        <w:tc>
          <w:tcPr>
            <w:tcW w:w="2675"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43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40" w:type="dxa"/>
          </w:tcPr>
          <w:p w14:paraId="21E2BEE4" w14:textId="7EE32FDE" w:rsidR="00666F71" w:rsidRPr="003E745F" w:rsidRDefault="00666F71" w:rsidP="00666F71">
            <w:r>
              <w:t>N/A</w:t>
            </w:r>
          </w:p>
        </w:tc>
        <w:tc>
          <w:tcPr>
            <w:tcW w:w="700" w:type="dxa"/>
          </w:tcPr>
          <w:p w14:paraId="12C2043A" w14:textId="6CB04F4E" w:rsidR="00666F71" w:rsidRPr="003E745F" w:rsidRDefault="00666F71" w:rsidP="00666F71">
            <w:r>
              <w:t>1</w:t>
            </w:r>
          </w:p>
        </w:tc>
        <w:tc>
          <w:tcPr>
            <w:tcW w:w="2317" w:type="dxa"/>
          </w:tcPr>
          <w:p w14:paraId="3828DEEA" w14:textId="42DF66AF" w:rsidR="00666F71" w:rsidRPr="003E745F" w:rsidRDefault="00666F71" w:rsidP="00666F71">
            <w:pPr>
              <w:keepNext/>
            </w:pPr>
            <w:r>
              <w:t>MAX INT</w:t>
            </w:r>
          </w:p>
        </w:tc>
      </w:tr>
      <w:tr w:rsidR="006A024C" w:rsidRPr="003E745F" w14:paraId="007413DD" w14:textId="77777777" w:rsidTr="000901B3">
        <w:tc>
          <w:tcPr>
            <w:tcW w:w="2787" w:type="dxa"/>
          </w:tcPr>
          <w:p w14:paraId="603E6CB4" w14:textId="585120CC" w:rsidR="007568DF" w:rsidDel="007568DF" w:rsidRDefault="007568DF" w:rsidP="007568DF">
            <w:pPr>
              <w:rPr>
                <w:rFonts w:ascii="Courier New" w:hAnsi="Courier New" w:cs="Courier New"/>
              </w:rPr>
            </w:pPr>
            <w:r w:rsidRPr="007568DF">
              <w:rPr>
                <w:rFonts w:ascii="Courier New" w:hAnsi="Courier New" w:cs="Courier New"/>
              </w:rPr>
              <w:t>recordGeneratedAt</w:t>
            </w:r>
          </w:p>
        </w:tc>
        <w:tc>
          <w:tcPr>
            <w:tcW w:w="2675" w:type="dxa"/>
          </w:tcPr>
          <w:p w14:paraId="55DD1573" w14:textId="6AFC79D2" w:rsidR="007568DF" w:rsidRDefault="007568DF" w:rsidP="007568DF">
            <w:pPr>
              <w:rPr>
                <w:rFonts w:ascii="Courier New" w:hAnsi="Courier New" w:cs="Courier New"/>
              </w:rPr>
            </w:pPr>
            <w:r>
              <w:rPr>
                <w:rFonts w:ascii="Courier New" w:hAnsi="Courier New" w:cs="Courier New"/>
              </w:rPr>
              <w:t>iso-date-time</w:t>
            </w:r>
          </w:p>
        </w:tc>
        <w:tc>
          <w:tcPr>
            <w:tcW w:w="2431" w:type="dxa"/>
          </w:tcPr>
          <w:p w14:paraId="1D8CB160" w14:textId="6891124C" w:rsidR="007568DF" w:rsidRDefault="007568DF" w:rsidP="007568DF">
            <w:r>
              <w:t xml:space="preserve">The date and time that the data was generated at the source defined by </w:t>
            </w:r>
            <w:r w:rsidRPr="000901B3">
              <w:rPr>
                <w:rFonts w:ascii="Courier New" w:hAnsi="Courier New" w:cs="Courier New"/>
              </w:rPr>
              <w:t>recordGeneratedBy</w:t>
            </w:r>
          </w:p>
        </w:tc>
        <w:tc>
          <w:tcPr>
            <w:tcW w:w="2040" w:type="dxa"/>
          </w:tcPr>
          <w:p w14:paraId="397D6620" w14:textId="3D06D638" w:rsidR="007568DF" w:rsidRDefault="007568DF" w:rsidP="007568DF">
            <w:r>
              <w:t xml:space="preserve">ISO standard format </w:t>
            </w:r>
            <w:r w:rsidRPr="00515E5E">
              <w:t>include time zone</w:t>
            </w:r>
            <w:r>
              <w:t xml:space="preserve">: </w:t>
            </w:r>
            <w:r w:rsidRPr="00515E5E">
              <w:rPr>
                <w:b/>
              </w:rPr>
              <w:t>yyyy-MM-ddThh:mm:ss.sssZ</w:t>
            </w:r>
          </w:p>
        </w:tc>
        <w:tc>
          <w:tcPr>
            <w:tcW w:w="700" w:type="dxa"/>
          </w:tcPr>
          <w:p w14:paraId="1AC3A096" w14:textId="77777777" w:rsidR="007568DF" w:rsidRDefault="007568DF" w:rsidP="007568DF"/>
        </w:tc>
        <w:tc>
          <w:tcPr>
            <w:tcW w:w="2317" w:type="dxa"/>
          </w:tcPr>
          <w:p w14:paraId="5DF44E7E" w14:textId="77777777" w:rsidR="007568DF" w:rsidRDefault="007568DF" w:rsidP="007568DF">
            <w:pPr>
              <w:keepNext/>
            </w:pPr>
          </w:p>
        </w:tc>
      </w:tr>
      <w:tr w:rsidR="00CA0640" w:rsidRPr="003E745F" w14:paraId="52DBBA79" w14:textId="77777777" w:rsidTr="000901B3">
        <w:tc>
          <w:tcPr>
            <w:tcW w:w="2787" w:type="dxa"/>
          </w:tcPr>
          <w:p w14:paraId="4993801B" w14:textId="65AE7001" w:rsidR="00CA0640" w:rsidRPr="007568DF" w:rsidRDefault="00CA0640" w:rsidP="007568DF">
            <w:pPr>
              <w:rPr>
                <w:rFonts w:ascii="Courier New" w:hAnsi="Courier New" w:cs="Courier New"/>
              </w:rPr>
            </w:pPr>
            <w:r w:rsidRPr="00831530">
              <w:rPr>
                <w:rFonts w:ascii="Courier New" w:hAnsi="Courier New" w:cs="Courier New"/>
              </w:rPr>
              <w:t>recordGeneratedBy</w:t>
            </w:r>
          </w:p>
        </w:tc>
        <w:tc>
          <w:tcPr>
            <w:tcW w:w="2675" w:type="dxa"/>
          </w:tcPr>
          <w:p w14:paraId="3AA66905" w14:textId="4D72616A" w:rsidR="00CA0640" w:rsidRDefault="00CA0640">
            <w:pPr>
              <w:rPr>
                <w:rFonts w:ascii="Courier New" w:hAnsi="Courier New" w:cs="Courier New"/>
              </w:rPr>
            </w:pPr>
            <w:r w:rsidRPr="000901B3">
              <w:rPr>
                <w:rFonts w:ascii="Courier New" w:hAnsi="Courier New" w:cs="Courier New"/>
              </w:rPr>
              <w:t>GeneratedBy</w:t>
            </w:r>
          </w:p>
        </w:tc>
        <w:tc>
          <w:tcPr>
            <w:tcW w:w="7488" w:type="dxa"/>
            <w:gridSpan w:val="4"/>
          </w:tcPr>
          <w:p w14:paraId="5052F9E1" w14:textId="77777777" w:rsidR="00CA0640" w:rsidRDefault="00CA0640" w:rsidP="000901B3">
            <w:pPr>
              <w:autoSpaceDE w:val="0"/>
              <w:autoSpaceDN w:val="0"/>
              <w:adjustRightInd w:val="0"/>
              <w:spacing w:before="0"/>
              <w:rPr>
                <w:rFonts w:ascii="Consolas" w:hAnsi="Consolas" w:cs="Consolas"/>
                <w:color w:val="000000"/>
                <w:sz w:val="20"/>
                <w:szCs w:val="20"/>
              </w:rPr>
            </w:pPr>
            <w:r>
              <w:t>An enumeration value:</w:t>
            </w:r>
            <w:r>
              <w:br/>
            </w:r>
            <w:r>
              <w:br/>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p>
          <w:p w14:paraId="3718F0D4" w14:textId="1A49018F" w:rsidR="00CA0640" w:rsidRDefault="00CA0640" w:rsidP="007568DF">
            <w:pPr>
              <w:keepNext/>
            </w:pPr>
            <w:r>
              <w:rPr>
                <w:rFonts w:ascii="Consolas" w:hAnsi="Consolas" w:cs="Consolas"/>
                <w:color w:val="000000"/>
                <w:sz w:val="20"/>
                <w:szCs w:val="20"/>
              </w:rPr>
              <w:t>{</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CA0640" w:rsidRPr="003E745F" w14:paraId="3639DB26" w14:textId="77777777" w:rsidTr="000901B3">
        <w:tc>
          <w:tcPr>
            <w:tcW w:w="2787" w:type="dxa"/>
          </w:tcPr>
          <w:p w14:paraId="1298F9AC" w14:textId="09817F8F" w:rsidR="00CA0640" w:rsidRPr="00831530" w:rsidRDefault="00CA0640" w:rsidP="007568DF">
            <w:pPr>
              <w:rPr>
                <w:rFonts w:ascii="Courier New" w:hAnsi="Courier New" w:cs="Courier New"/>
              </w:rPr>
            </w:pPr>
            <w:r>
              <w:rPr>
                <w:rFonts w:ascii="Courier New" w:hAnsi="Courier New" w:cs="Courier New"/>
              </w:rPr>
              <w:t>sanitized</w:t>
            </w:r>
          </w:p>
        </w:tc>
        <w:tc>
          <w:tcPr>
            <w:tcW w:w="2675" w:type="dxa"/>
          </w:tcPr>
          <w:p w14:paraId="11AEFC60" w14:textId="1B470287" w:rsidR="00CA0640" w:rsidRPr="000901B3" w:rsidRDefault="00CA0640" w:rsidP="000901B3">
            <w:pPr>
              <w:rPr>
                <w:rFonts w:ascii="Courier New" w:hAnsi="Courier New" w:cs="Courier New"/>
              </w:rPr>
            </w:pPr>
            <w:r w:rsidRPr="000901B3">
              <w:rPr>
                <w:rFonts w:ascii="Courier New" w:hAnsi="Courier New" w:cs="Courier New"/>
              </w:rPr>
              <w:t>Boolean</w:t>
            </w:r>
          </w:p>
        </w:tc>
        <w:tc>
          <w:tcPr>
            <w:tcW w:w="7488" w:type="dxa"/>
            <w:gridSpan w:val="4"/>
          </w:tcPr>
          <w:p w14:paraId="7E810215" w14:textId="58097ACF" w:rsidR="00CA0640" w:rsidRDefault="00CA0640" w:rsidP="007568DF">
            <w:pPr>
              <w:keepNext/>
            </w:pPr>
            <w:r>
              <w:t>True if the record has been processed by a privacy protection module.</w:t>
            </w:r>
          </w:p>
        </w:tc>
      </w:tr>
      <w:tr w:rsidR="00CA0640" w:rsidRPr="003E745F" w14:paraId="350F4BBE" w14:textId="77777777" w:rsidTr="000901B3">
        <w:tc>
          <w:tcPr>
            <w:tcW w:w="2787" w:type="dxa"/>
          </w:tcPr>
          <w:p w14:paraId="7BD3E5A8" w14:textId="2ABA17BE" w:rsidR="00CA0640" w:rsidRDefault="00CA0640" w:rsidP="007568DF">
            <w:pPr>
              <w:rPr>
                <w:rFonts w:ascii="Courier New" w:hAnsi="Courier New" w:cs="Courier New"/>
              </w:rPr>
            </w:pPr>
            <w:r w:rsidRPr="00E8307D">
              <w:rPr>
                <w:rFonts w:ascii="Courier New" w:hAnsi="Courier New" w:cs="Courier New"/>
              </w:rPr>
              <w:t>logFileName</w:t>
            </w:r>
          </w:p>
        </w:tc>
        <w:tc>
          <w:tcPr>
            <w:tcW w:w="2675" w:type="dxa"/>
          </w:tcPr>
          <w:p w14:paraId="0B1E5BD7" w14:textId="000867A0" w:rsidR="00CA0640" w:rsidRPr="000901B3" w:rsidRDefault="00CA0640" w:rsidP="000901B3">
            <w:pPr>
              <w:rPr>
                <w:rFonts w:ascii="Courier New" w:hAnsi="Courier New" w:cs="Courier New"/>
              </w:rPr>
            </w:pPr>
            <w:r w:rsidRPr="000901B3">
              <w:rPr>
                <w:rFonts w:ascii="Courier New" w:hAnsi="Courier New" w:cs="Courier New"/>
              </w:rPr>
              <w:t>String</w:t>
            </w:r>
          </w:p>
        </w:tc>
        <w:tc>
          <w:tcPr>
            <w:tcW w:w="7488" w:type="dxa"/>
            <w:gridSpan w:val="4"/>
          </w:tcPr>
          <w:p w14:paraId="1CA3054E" w14:textId="4EDBC11D" w:rsidR="00CA0640" w:rsidRDefault="00CA0640" w:rsidP="007568DF">
            <w:pPr>
              <w:keepNext/>
            </w:pPr>
            <w:r>
              <w:t>Simple name of the log file ingested. This element is defined in OdeLogMetadata</w:t>
            </w:r>
          </w:p>
        </w:tc>
      </w:tr>
      <w:tr w:rsidR="00CA0640" w:rsidRPr="003E745F" w14:paraId="16CCB9AF" w14:textId="77777777" w:rsidTr="000901B3">
        <w:tc>
          <w:tcPr>
            <w:tcW w:w="2787" w:type="dxa"/>
          </w:tcPr>
          <w:p w14:paraId="13AA4126" w14:textId="0358033D" w:rsidR="00CA0640" w:rsidRPr="00E8307D" w:rsidRDefault="00CA0640" w:rsidP="007568DF">
            <w:pPr>
              <w:rPr>
                <w:rFonts w:ascii="Courier New" w:hAnsi="Courier New" w:cs="Courier New"/>
              </w:rPr>
            </w:pPr>
            <w:r w:rsidRPr="00E8307D">
              <w:rPr>
                <w:rFonts w:ascii="Courier New" w:hAnsi="Courier New" w:cs="Courier New"/>
              </w:rPr>
              <w:t>recordType</w:t>
            </w:r>
          </w:p>
        </w:tc>
        <w:tc>
          <w:tcPr>
            <w:tcW w:w="2675" w:type="dxa"/>
          </w:tcPr>
          <w:p w14:paraId="0592164A" w14:textId="0DDFAA53" w:rsidR="00CA0640" w:rsidRPr="00E8307D" w:rsidRDefault="00CA0640" w:rsidP="00E8307D">
            <w:pPr>
              <w:rPr>
                <w:rFonts w:ascii="Courier New" w:hAnsi="Courier New" w:cs="Courier New"/>
              </w:rPr>
            </w:pPr>
            <w:r w:rsidRPr="00E8307D">
              <w:rPr>
                <w:rFonts w:ascii="Courier New" w:hAnsi="Courier New" w:cs="Courier New"/>
              </w:rPr>
              <w:t>RecordType</w:t>
            </w:r>
          </w:p>
        </w:tc>
        <w:tc>
          <w:tcPr>
            <w:tcW w:w="7488" w:type="dxa"/>
            <w:gridSpan w:val="4"/>
          </w:tcPr>
          <w:p w14:paraId="0233C301" w14:textId="3724E5A7" w:rsidR="00CA0640" w:rsidRDefault="00CA0640" w:rsidP="007568DF">
            <w:pPr>
              <w:keepNext/>
            </w:pPr>
            <w: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RecordType</w:t>
            </w:r>
            <w:r>
              <w:rPr>
                <w:rFonts w:ascii="Consolas" w:hAnsi="Consolas" w:cs="Consolas"/>
                <w:color w:val="000000"/>
                <w:sz w:val="20"/>
                <w:szCs w:val="20"/>
              </w:rPr>
              <w:t xml:space="preserve"> constants {</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r>
              <w:t>This element is defined in OdeLogMetadata</w:t>
            </w:r>
          </w:p>
        </w:tc>
      </w:tr>
      <w:tr w:rsidR="00CA0640" w:rsidRPr="003E745F" w14:paraId="215CE873" w14:textId="77777777" w:rsidTr="000901B3">
        <w:tc>
          <w:tcPr>
            <w:tcW w:w="2787" w:type="dxa"/>
          </w:tcPr>
          <w:p w14:paraId="09B24A7F" w14:textId="519466B0" w:rsidR="00CA0640" w:rsidRPr="00E8307D" w:rsidRDefault="00CA0640" w:rsidP="007568DF">
            <w:pPr>
              <w:rPr>
                <w:rFonts w:ascii="Courier New" w:hAnsi="Courier New" w:cs="Courier New"/>
              </w:rPr>
            </w:pPr>
            <w:r w:rsidRPr="00E8307D">
              <w:rPr>
                <w:rFonts w:ascii="Courier New" w:hAnsi="Courier New" w:cs="Courier New"/>
              </w:rPr>
              <w:t>securityResultCode</w:t>
            </w:r>
          </w:p>
        </w:tc>
        <w:tc>
          <w:tcPr>
            <w:tcW w:w="2675" w:type="dxa"/>
          </w:tcPr>
          <w:p w14:paraId="17E09D8A" w14:textId="6B840B2D" w:rsidR="00CA0640" w:rsidRPr="00E8307D" w:rsidRDefault="00CA0640" w:rsidP="00E8307D">
            <w:pPr>
              <w:rPr>
                <w:rFonts w:ascii="Courier New" w:hAnsi="Courier New" w:cs="Courier New"/>
              </w:rPr>
            </w:pPr>
            <w:r w:rsidRPr="00E8307D">
              <w:rPr>
                <w:rFonts w:ascii="Courier New" w:hAnsi="Courier New" w:cs="Courier New"/>
              </w:rPr>
              <w:t>SecurityResultCode</w:t>
            </w:r>
          </w:p>
        </w:tc>
        <w:tc>
          <w:tcPr>
            <w:tcW w:w="7488" w:type="dxa"/>
            <w:gridSpan w:val="4"/>
          </w:tcPr>
          <w:p w14:paraId="319E4F81" w14:textId="47BEE9B8" w:rsidR="00CA0640" w:rsidRDefault="00CA0640" w:rsidP="007568DF">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6A024C" w:rsidRPr="003E745F" w14:paraId="3B511715" w14:textId="77777777" w:rsidTr="000901B3">
        <w:tc>
          <w:tcPr>
            <w:tcW w:w="2787" w:type="dxa"/>
          </w:tcPr>
          <w:p w14:paraId="49A8B802" w14:textId="2BFFFFCF" w:rsidR="006A024C" w:rsidRPr="00E8307D" w:rsidRDefault="006A024C" w:rsidP="007568DF">
            <w:pPr>
              <w:rPr>
                <w:rFonts w:ascii="Courier New" w:hAnsi="Courier New" w:cs="Courier New"/>
              </w:rPr>
            </w:pPr>
            <w:r w:rsidRPr="006A024C">
              <w:rPr>
                <w:rFonts w:ascii="Courier New" w:hAnsi="Courier New" w:cs="Courier New"/>
              </w:rPr>
              <w:lastRenderedPageBreak/>
              <w:t>Encodings</w:t>
            </w:r>
          </w:p>
        </w:tc>
        <w:tc>
          <w:tcPr>
            <w:tcW w:w="2675" w:type="dxa"/>
          </w:tcPr>
          <w:p w14:paraId="68A8084E" w14:textId="3E71D1AC" w:rsidR="006A024C" w:rsidRPr="00E8307D" w:rsidRDefault="006A024C" w:rsidP="00E8307D">
            <w:pPr>
              <w:rPr>
                <w:rFonts w:ascii="Courier New" w:hAnsi="Courier New" w:cs="Courier New"/>
              </w:rPr>
            </w:pPr>
            <w:r w:rsidRPr="006A024C">
              <w:rPr>
                <w:rFonts w:ascii="Courier New" w:hAnsi="Courier New" w:cs="Courier New"/>
              </w:rPr>
              <w:t>List&lt;Asn1Encoding&gt;</w:t>
            </w:r>
          </w:p>
        </w:tc>
        <w:tc>
          <w:tcPr>
            <w:tcW w:w="7488" w:type="dxa"/>
            <w:gridSpan w:val="4"/>
          </w:tcPr>
          <w:p w14:paraId="6F54B274" w14:textId="77777777" w:rsidR="006A024C" w:rsidRDefault="006A024C" w:rsidP="006A024C">
            <w:pPr>
              <w:autoSpaceDE w:val="0"/>
              <w:autoSpaceDN w:val="0"/>
              <w:adjustRightInd w:val="0"/>
              <w:spacing w:before="0"/>
            </w:pPr>
            <w:r>
              <w:t>A list of Asn1Encodings:</w:t>
            </w:r>
          </w:p>
          <w:tbl>
            <w:tblPr>
              <w:tblStyle w:val="TableGrid"/>
              <w:tblW w:w="8345" w:type="dxa"/>
              <w:tblLook w:val="04A0" w:firstRow="1" w:lastRow="0" w:firstColumn="1" w:lastColumn="0" w:noHBand="0" w:noVBand="1"/>
            </w:tblPr>
            <w:tblGrid>
              <w:gridCol w:w="1801"/>
              <w:gridCol w:w="1801"/>
              <w:gridCol w:w="4743"/>
            </w:tblGrid>
            <w:tr w:rsidR="006A024C" w14:paraId="16EA9E4F" w14:textId="77777777" w:rsidTr="000901B3">
              <w:tc>
                <w:tcPr>
                  <w:tcW w:w="1801" w:type="dxa"/>
                </w:tcPr>
                <w:p w14:paraId="1F4EFEB5" w14:textId="77777777" w:rsidR="006A024C" w:rsidRPr="006A024C" w:rsidRDefault="006A024C" w:rsidP="006A024C">
                  <w:pPr>
                    <w:autoSpaceDE w:val="0"/>
                    <w:autoSpaceDN w:val="0"/>
                    <w:adjustRightInd w:val="0"/>
                    <w:spacing w:before="0"/>
                    <w:rPr>
                      <w:rFonts w:ascii="Courier New" w:hAnsi="Courier New" w:cs="Courier New"/>
                    </w:rPr>
                  </w:pPr>
                  <w:r w:rsidRPr="006E5FF6">
                    <w:rPr>
                      <w:b/>
                    </w:rPr>
                    <w:t>Name</w:t>
                  </w:r>
                </w:p>
              </w:tc>
              <w:tc>
                <w:tcPr>
                  <w:tcW w:w="1801" w:type="dxa"/>
                </w:tcPr>
                <w:p w14:paraId="348E3541" w14:textId="77777777" w:rsidR="006A024C" w:rsidRDefault="006A024C" w:rsidP="006A024C">
                  <w:pPr>
                    <w:autoSpaceDE w:val="0"/>
                    <w:autoSpaceDN w:val="0"/>
                    <w:adjustRightInd w:val="0"/>
                    <w:spacing w:before="0"/>
                    <w:rPr>
                      <w:rFonts w:ascii="Courier New" w:hAnsi="Courier New" w:cs="Courier New"/>
                    </w:rPr>
                  </w:pPr>
                  <w:r w:rsidRPr="006E5FF6">
                    <w:rPr>
                      <w:b/>
                    </w:rPr>
                    <w:t>Type</w:t>
                  </w:r>
                </w:p>
              </w:tc>
              <w:tc>
                <w:tcPr>
                  <w:tcW w:w="4743" w:type="dxa"/>
                </w:tcPr>
                <w:p w14:paraId="4E9DCDBD" w14:textId="77777777" w:rsidR="006A024C" w:rsidRDefault="006A024C" w:rsidP="006A024C">
                  <w:pPr>
                    <w:autoSpaceDE w:val="0"/>
                    <w:autoSpaceDN w:val="0"/>
                    <w:adjustRightInd w:val="0"/>
                    <w:spacing w:before="0"/>
                    <w:rPr>
                      <w:rFonts w:ascii="Courier New" w:hAnsi="Courier New" w:cs="Courier New"/>
                    </w:rPr>
                  </w:pPr>
                  <w:r w:rsidRPr="006E5FF6">
                    <w:rPr>
                      <w:b/>
                    </w:rPr>
                    <w:t>Description</w:t>
                  </w:r>
                </w:p>
              </w:tc>
            </w:tr>
            <w:tr w:rsidR="006A024C" w14:paraId="322B28C7" w14:textId="77777777" w:rsidTr="006A024C">
              <w:tc>
                <w:tcPr>
                  <w:tcW w:w="1801" w:type="dxa"/>
                </w:tcPr>
                <w:p w14:paraId="41C7FD96" w14:textId="77777777" w:rsidR="006A024C" w:rsidRPr="000901B3" w:rsidRDefault="006A024C" w:rsidP="006A024C">
                  <w:pPr>
                    <w:autoSpaceDE w:val="0"/>
                    <w:autoSpaceDN w:val="0"/>
                    <w:adjustRightInd w:val="0"/>
                    <w:spacing w:before="0"/>
                    <w:rPr>
                      <w:rFonts w:ascii="Courier New" w:hAnsi="Courier New" w:cs="Courier New"/>
                    </w:rPr>
                  </w:pPr>
                  <w:r w:rsidRPr="000901B3">
                    <w:rPr>
                      <w:rFonts w:ascii="Courier New" w:hAnsi="Courier New" w:cs="Courier New"/>
                    </w:rPr>
                    <w:t>elementName</w:t>
                  </w:r>
                </w:p>
              </w:tc>
              <w:tc>
                <w:tcPr>
                  <w:tcW w:w="1801" w:type="dxa"/>
                </w:tcPr>
                <w:p w14:paraId="305848DF" w14:textId="77777777" w:rsidR="006A024C" w:rsidRPr="000901B3" w:rsidRDefault="006A024C" w:rsidP="006A024C">
                  <w:pPr>
                    <w:autoSpaceDE w:val="0"/>
                    <w:autoSpaceDN w:val="0"/>
                    <w:adjustRightInd w:val="0"/>
                    <w:spacing w:before="0"/>
                    <w:rPr>
                      <w:rFonts w:ascii="Courier New" w:hAnsi="Courier New" w:cs="Courier New"/>
                    </w:rPr>
                  </w:pPr>
                  <w:r>
                    <w:rPr>
                      <w:rFonts w:ascii="Courier New" w:hAnsi="Courier New" w:cs="Courier New"/>
                    </w:rPr>
                    <w:t>String</w:t>
                  </w:r>
                </w:p>
              </w:tc>
              <w:tc>
                <w:tcPr>
                  <w:tcW w:w="4743" w:type="dxa"/>
                </w:tcPr>
                <w:p w14:paraId="45F063A2" w14:textId="77777777" w:rsidR="006A024C" w:rsidRPr="000901B3" w:rsidRDefault="006A024C" w:rsidP="006A024C">
                  <w:pPr>
                    <w:autoSpaceDE w:val="0"/>
                    <w:autoSpaceDN w:val="0"/>
                    <w:adjustRightInd w:val="0"/>
                    <w:spacing w:before="0"/>
                    <w:rPr>
                      <w:rFonts w:ascii="Courier New" w:hAnsi="Courier New" w:cs="Courier New"/>
                    </w:rPr>
                  </w:pPr>
                  <w:r>
                    <w:rPr>
                      <w:rFonts w:ascii="Courier New" w:hAnsi="Courier New" w:cs="Courier New"/>
                    </w:rPr>
                    <w:t>Name of element to be ASN.1 encoded</w:t>
                  </w:r>
                </w:p>
              </w:tc>
            </w:tr>
            <w:tr w:rsidR="006A024C" w14:paraId="39EAAD55" w14:textId="77777777" w:rsidTr="000901B3">
              <w:tc>
                <w:tcPr>
                  <w:tcW w:w="1801" w:type="dxa"/>
                </w:tcPr>
                <w:p w14:paraId="3CC8157D" w14:textId="77777777" w:rsidR="006A024C" w:rsidRPr="006A024C" w:rsidRDefault="006A024C" w:rsidP="006A024C">
                  <w:pPr>
                    <w:autoSpaceDE w:val="0"/>
                    <w:autoSpaceDN w:val="0"/>
                    <w:adjustRightInd w:val="0"/>
                    <w:spacing w:before="0"/>
                    <w:rPr>
                      <w:rFonts w:ascii="Courier New" w:hAnsi="Courier New" w:cs="Courier New"/>
                    </w:rPr>
                  </w:pPr>
                  <w:r w:rsidRPr="006A024C">
                    <w:rPr>
                      <w:rFonts w:ascii="Courier New" w:hAnsi="Courier New" w:cs="Courier New"/>
                    </w:rPr>
                    <w:t>elementType</w:t>
                  </w:r>
                </w:p>
              </w:tc>
              <w:tc>
                <w:tcPr>
                  <w:tcW w:w="1801" w:type="dxa"/>
                </w:tcPr>
                <w:p w14:paraId="62ED22EA" w14:textId="77777777" w:rsidR="006A024C" w:rsidRDefault="006A024C" w:rsidP="006A024C">
                  <w:pPr>
                    <w:autoSpaceDE w:val="0"/>
                    <w:autoSpaceDN w:val="0"/>
                    <w:adjustRightInd w:val="0"/>
                    <w:spacing w:before="0"/>
                    <w:rPr>
                      <w:rFonts w:ascii="Courier New" w:hAnsi="Courier New" w:cs="Courier New"/>
                    </w:rPr>
                  </w:pPr>
                  <w:r>
                    <w:rPr>
                      <w:rFonts w:ascii="Courier New" w:hAnsi="Courier New" w:cs="Courier New"/>
                    </w:rPr>
                    <w:t>String</w:t>
                  </w:r>
                </w:p>
              </w:tc>
              <w:tc>
                <w:tcPr>
                  <w:tcW w:w="4743" w:type="dxa"/>
                </w:tcPr>
                <w:p w14:paraId="3E61684A" w14:textId="77777777" w:rsidR="006A024C" w:rsidRDefault="006A024C" w:rsidP="006A024C">
                  <w:pPr>
                    <w:autoSpaceDE w:val="0"/>
                    <w:autoSpaceDN w:val="0"/>
                    <w:adjustRightInd w:val="0"/>
                    <w:spacing w:before="0"/>
                    <w:rPr>
                      <w:rFonts w:ascii="Courier New" w:hAnsi="Courier New" w:cs="Courier New"/>
                    </w:rPr>
                  </w:pPr>
                  <w:r>
                    <w:rPr>
                      <w:rFonts w:ascii="Courier New" w:hAnsi="Courier New" w:cs="Courier New"/>
                    </w:rPr>
                    <w:t>ASN.1 type/data structure to be encoded</w:t>
                  </w:r>
                </w:p>
              </w:tc>
            </w:tr>
            <w:tr w:rsidR="006A024C" w14:paraId="539D8463" w14:textId="77777777" w:rsidTr="000901B3">
              <w:tc>
                <w:tcPr>
                  <w:tcW w:w="1801" w:type="dxa"/>
                </w:tcPr>
                <w:p w14:paraId="7B087688" w14:textId="77777777" w:rsidR="006A024C" w:rsidRPr="006A024C" w:rsidRDefault="006A024C" w:rsidP="006A024C">
                  <w:pPr>
                    <w:autoSpaceDE w:val="0"/>
                    <w:autoSpaceDN w:val="0"/>
                    <w:adjustRightInd w:val="0"/>
                    <w:spacing w:before="0"/>
                    <w:rPr>
                      <w:rFonts w:ascii="Courier New" w:hAnsi="Courier New" w:cs="Courier New"/>
                    </w:rPr>
                  </w:pPr>
                  <w:r w:rsidRPr="006A024C">
                    <w:rPr>
                      <w:rFonts w:ascii="Courier New" w:hAnsi="Courier New" w:cs="Courier New"/>
                    </w:rPr>
                    <w:t>encodingRule</w:t>
                  </w:r>
                </w:p>
              </w:tc>
              <w:tc>
                <w:tcPr>
                  <w:tcW w:w="1801" w:type="dxa"/>
                </w:tcPr>
                <w:p w14:paraId="0EB84BC0" w14:textId="77777777" w:rsidR="006A024C" w:rsidRDefault="006A024C" w:rsidP="006A024C">
                  <w:pPr>
                    <w:autoSpaceDE w:val="0"/>
                    <w:autoSpaceDN w:val="0"/>
                    <w:adjustRightInd w:val="0"/>
                    <w:spacing w:before="0"/>
                    <w:rPr>
                      <w:rFonts w:ascii="Courier New" w:hAnsi="Courier New" w:cs="Courier New"/>
                    </w:rPr>
                  </w:pPr>
                  <w:r w:rsidRPr="006A024C">
                    <w:rPr>
                      <w:rFonts w:ascii="Courier New" w:hAnsi="Courier New" w:cs="Courier New"/>
                    </w:rPr>
                    <w:t>EncodingRule</w:t>
                  </w:r>
                </w:p>
              </w:tc>
              <w:tc>
                <w:tcPr>
                  <w:tcW w:w="4743" w:type="dxa"/>
                </w:tcPr>
                <w:p w14:paraId="4F3EC078" w14:textId="77777777" w:rsidR="006A024C" w:rsidRDefault="006A024C" w:rsidP="006A024C">
                  <w:pPr>
                    <w:autoSpaceDE w:val="0"/>
                    <w:autoSpaceDN w:val="0"/>
                    <w:adjustRightInd w:val="0"/>
                    <w:spacing w:before="0"/>
                    <w:rPr>
                      <w:rFonts w:ascii="Courier New" w:hAnsi="Courier New" w:cs="Courier New"/>
                    </w:rPr>
                  </w:pPr>
                  <w:r>
                    <w:rPr>
                      <w:rFonts w:ascii="Courier New" w:hAnsi="Courier New" w:cs="Courier New"/>
                    </w:rPr>
                    <w:t>One of the following enum constant:</w:t>
                  </w:r>
                </w:p>
                <w:p w14:paraId="356A8C84" w14:textId="77777777" w:rsidR="006A024C" w:rsidRPr="000901B3" w:rsidRDefault="006A024C" w:rsidP="006A024C">
                  <w:pPr>
                    <w:autoSpaceDE w:val="0"/>
                    <w:autoSpaceDN w:val="0"/>
                    <w:adjustRightInd w:val="0"/>
                    <w:spacing w:before="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14:paraId="5CEC9B09" w14:textId="77777777" w:rsidR="006A024C" w:rsidRDefault="006A024C" w:rsidP="006A024C">
            <w:pPr>
              <w:autoSpaceDE w:val="0"/>
              <w:autoSpaceDN w:val="0"/>
              <w:adjustRightInd w:val="0"/>
              <w:spacing w:before="0"/>
            </w:pPr>
          </w:p>
          <w:p w14:paraId="3934D80C" w14:textId="7C0496A3" w:rsidR="006A024C" w:rsidRDefault="006A024C" w:rsidP="007568DF">
            <w:pPr>
              <w:keepNext/>
            </w:pPr>
            <w:r>
              <w:t>This element is defined in OdeAsn1Metadata</w:t>
            </w:r>
          </w:p>
        </w:tc>
      </w:tr>
      <w:tr w:rsidR="00CA0640" w:rsidRPr="003E745F" w14:paraId="3F1BBEEE" w14:textId="77777777" w:rsidTr="000901B3">
        <w:tc>
          <w:tcPr>
            <w:tcW w:w="2787" w:type="dxa"/>
          </w:tcPr>
          <w:p w14:paraId="23E6E5F2" w14:textId="1B282FDD" w:rsidR="00CA0640" w:rsidRPr="006A024C" w:rsidRDefault="00CA0640" w:rsidP="007568DF">
            <w:pPr>
              <w:rPr>
                <w:rFonts w:ascii="Courier New" w:hAnsi="Courier New" w:cs="Courier New"/>
              </w:rPr>
            </w:pPr>
            <w:r w:rsidRPr="006A024C">
              <w:rPr>
                <w:rFonts w:ascii="Courier New" w:hAnsi="Courier New" w:cs="Courier New"/>
              </w:rPr>
              <w:t>bsmSource</w:t>
            </w:r>
          </w:p>
        </w:tc>
        <w:tc>
          <w:tcPr>
            <w:tcW w:w="2675" w:type="dxa"/>
          </w:tcPr>
          <w:p w14:paraId="6C103B7F" w14:textId="035C1457" w:rsidR="00CA0640" w:rsidRPr="006A024C" w:rsidRDefault="00CA0640" w:rsidP="00E8307D">
            <w:pPr>
              <w:rPr>
                <w:rFonts w:ascii="Courier New" w:hAnsi="Courier New" w:cs="Courier New"/>
              </w:rPr>
            </w:pPr>
            <w:r w:rsidRPr="006A024C">
              <w:rPr>
                <w:rFonts w:ascii="Courier New" w:hAnsi="Courier New" w:cs="Courier New"/>
              </w:rPr>
              <w:t>BsmSource</w:t>
            </w:r>
          </w:p>
        </w:tc>
        <w:tc>
          <w:tcPr>
            <w:tcW w:w="7488" w:type="dxa"/>
            <w:gridSpan w:val="4"/>
          </w:tcPr>
          <w:p w14:paraId="00C27554" w14:textId="0ED4AD4E" w:rsidR="00CA0640" w:rsidRDefault="00CA0640" w:rsidP="007568DF">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 This element is defined in OdeBsmMetadta and OdeAsn1WithBsmMetadata</w:t>
            </w:r>
          </w:p>
        </w:tc>
      </w:tr>
      <w:tr w:rsidR="006A024C" w:rsidRPr="003E745F" w14:paraId="2DE36735" w14:textId="77777777" w:rsidTr="000901B3">
        <w:tc>
          <w:tcPr>
            <w:tcW w:w="2787" w:type="dxa"/>
          </w:tcPr>
          <w:p w14:paraId="7A43010B" w14:textId="62CD6FA1" w:rsidR="006A024C" w:rsidRPr="006A024C" w:rsidRDefault="006A024C" w:rsidP="007568DF">
            <w:pPr>
              <w:rPr>
                <w:rFonts w:ascii="Courier New" w:hAnsi="Courier New" w:cs="Courier New"/>
              </w:rPr>
            </w:pPr>
            <w:r w:rsidRPr="006A024C">
              <w:rPr>
                <w:rFonts w:ascii="Courier New" w:hAnsi="Courier New" w:cs="Courier New"/>
              </w:rPr>
              <w:lastRenderedPageBreak/>
              <w:t>receivedMessageDetails</w:t>
            </w:r>
          </w:p>
        </w:tc>
        <w:tc>
          <w:tcPr>
            <w:tcW w:w="2675" w:type="dxa"/>
          </w:tcPr>
          <w:p w14:paraId="778BF2F0" w14:textId="229F2A1B" w:rsidR="006A024C" w:rsidRPr="006A024C" w:rsidRDefault="006A024C" w:rsidP="00E8307D">
            <w:pPr>
              <w:rPr>
                <w:rFonts w:ascii="Courier New" w:hAnsi="Courier New" w:cs="Courier New"/>
              </w:rPr>
            </w:pPr>
            <w:r w:rsidRPr="006A024C">
              <w:rPr>
                <w:rFonts w:ascii="Courier New" w:hAnsi="Courier New" w:cs="Courier New"/>
              </w:rPr>
              <w:t>ReceivedMessageDetails</w:t>
            </w:r>
          </w:p>
        </w:tc>
        <w:tc>
          <w:tcPr>
            <w:tcW w:w="7488" w:type="dxa"/>
            <w:gridSpan w:val="4"/>
          </w:tcPr>
          <w:p w14:paraId="0DBD04F5" w14:textId="70F48581" w:rsidR="006A024C" w:rsidRDefault="006A024C" w:rsidP="006A024C">
            <w:pPr>
              <w:autoSpaceDE w:val="0"/>
              <w:autoSpaceDN w:val="0"/>
              <w:adjustRightInd w:val="0"/>
              <w:spacing w:before="0"/>
            </w:pPr>
            <w:r>
              <w:t>This element is a data structure as defined below:</w:t>
            </w:r>
          </w:p>
          <w:p w14:paraId="6FB28A44" w14:textId="77777777" w:rsidR="006A024C" w:rsidRDefault="006A024C" w:rsidP="006A024C">
            <w:pPr>
              <w:autoSpaceDE w:val="0"/>
              <w:autoSpaceDN w:val="0"/>
              <w:adjustRightInd w:val="0"/>
              <w:spacing w:before="0"/>
            </w:pPr>
          </w:p>
          <w:tbl>
            <w:tblPr>
              <w:tblStyle w:val="TableGrid"/>
              <w:tblW w:w="8345" w:type="dxa"/>
              <w:tblLook w:val="04A0" w:firstRow="1" w:lastRow="0" w:firstColumn="1" w:lastColumn="0" w:noHBand="0" w:noVBand="1"/>
            </w:tblPr>
            <w:tblGrid>
              <w:gridCol w:w="1801"/>
              <w:gridCol w:w="3517"/>
              <w:gridCol w:w="3027"/>
            </w:tblGrid>
            <w:tr w:rsidR="006A024C" w14:paraId="4EFB9BDB" w14:textId="77777777" w:rsidTr="000901B3">
              <w:tc>
                <w:tcPr>
                  <w:tcW w:w="1801" w:type="dxa"/>
                </w:tcPr>
                <w:p w14:paraId="2773F02A" w14:textId="77777777" w:rsidR="006A024C" w:rsidRDefault="006A024C" w:rsidP="006A024C">
                  <w:pPr>
                    <w:autoSpaceDE w:val="0"/>
                    <w:autoSpaceDN w:val="0"/>
                    <w:adjustRightInd w:val="0"/>
                    <w:spacing w:before="0"/>
                  </w:pPr>
                  <w:r w:rsidRPr="006E5FF6">
                    <w:rPr>
                      <w:b/>
                    </w:rPr>
                    <w:t>Name</w:t>
                  </w:r>
                </w:p>
              </w:tc>
              <w:tc>
                <w:tcPr>
                  <w:tcW w:w="3517" w:type="dxa"/>
                </w:tcPr>
                <w:p w14:paraId="25D147D6" w14:textId="77777777" w:rsidR="006A024C" w:rsidRDefault="006A024C" w:rsidP="006A024C">
                  <w:pPr>
                    <w:autoSpaceDE w:val="0"/>
                    <w:autoSpaceDN w:val="0"/>
                    <w:adjustRightInd w:val="0"/>
                    <w:spacing w:before="0"/>
                  </w:pPr>
                  <w:r w:rsidRPr="006E5FF6">
                    <w:rPr>
                      <w:b/>
                    </w:rPr>
                    <w:t>Type</w:t>
                  </w:r>
                </w:p>
              </w:tc>
              <w:tc>
                <w:tcPr>
                  <w:tcW w:w="3027" w:type="dxa"/>
                </w:tcPr>
                <w:p w14:paraId="68BDA8A4" w14:textId="77777777" w:rsidR="006A024C" w:rsidRDefault="006A024C" w:rsidP="006A024C">
                  <w:pPr>
                    <w:autoSpaceDE w:val="0"/>
                    <w:autoSpaceDN w:val="0"/>
                    <w:adjustRightInd w:val="0"/>
                    <w:spacing w:before="0"/>
                  </w:pPr>
                  <w:r w:rsidRPr="006E5FF6">
                    <w:rPr>
                      <w:b/>
                    </w:rPr>
                    <w:t>Description</w:t>
                  </w:r>
                </w:p>
              </w:tc>
            </w:tr>
            <w:tr w:rsidR="006A024C" w14:paraId="3B49383E" w14:textId="77777777" w:rsidTr="000901B3">
              <w:tc>
                <w:tcPr>
                  <w:tcW w:w="1801" w:type="dxa"/>
                </w:tcPr>
                <w:p w14:paraId="2596F933" w14:textId="77777777" w:rsidR="006A024C" w:rsidRPr="000901B3" w:rsidRDefault="006A024C" w:rsidP="006A024C">
                  <w:pPr>
                    <w:autoSpaceDE w:val="0"/>
                    <w:autoSpaceDN w:val="0"/>
                    <w:adjustRightInd w:val="0"/>
                    <w:spacing w:before="0"/>
                    <w:rPr>
                      <w:rFonts w:ascii="Courier New" w:hAnsi="Courier New" w:cs="Courier New"/>
                    </w:rPr>
                  </w:pPr>
                  <w:r w:rsidRPr="000901B3">
                    <w:rPr>
                      <w:rFonts w:ascii="Courier New" w:hAnsi="Courier New" w:cs="Courier New"/>
                    </w:rPr>
                    <w:t>locationData</w:t>
                  </w:r>
                </w:p>
              </w:tc>
              <w:tc>
                <w:tcPr>
                  <w:tcW w:w="3517" w:type="dxa"/>
                </w:tcPr>
                <w:p w14:paraId="2BE2EECC" w14:textId="77777777" w:rsidR="006A024C" w:rsidRPr="000901B3" w:rsidRDefault="006A024C" w:rsidP="006A024C">
                  <w:pPr>
                    <w:autoSpaceDE w:val="0"/>
                    <w:autoSpaceDN w:val="0"/>
                    <w:adjustRightInd w:val="0"/>
                    <w:spacing w:before="0"/>
                    <w:rPr>
                      <w:rFonts w:ascii="Courier New" w:hAnsi="Courier New" w:cs="Courier New"/>
                    </w:rPr>
                  </w:pPr>
                  <w:r w:rsidRPr="006A024C">
                    <w:rPr>
                      <w:rFonts w:ascii="Courier New" w:hAnsi="Courier New" w:cs="Courier New"/>
                    </w:rPr>
                    <w:t>OdeLogMsgMetadataLocation</w:t>
                  </w:r>
                </w:p>
              </w:tc>
              <w:tc>
                <w:tcPr>
                  <w:tcW w:w="3027" w:type="dxa"/>
                </w:tcPr>
                <w:p w14:paraId="3BEFD6B6" w14:textId="77777777" w:rsidR="006A024C" w:rsidRDefault="006A024C" w:rsidP="006A024C">
                  <w:pPr>
                    <w:autoSpaceDE w:val="0"/>
                    <w:autoSpaceDN w:val="0"/>
                    <w:adjustRightInd w:val="0"/>
                    <w:spacing w:before="0"/>
                    <w:rPr>
                      <w:rFonts w:ascii="Courier New" w:hAnsi="Courier New" w:cs="Courier New"/>
                    </w:rPr>
                  </w:pPr>
                  <w:r>
                    <w:rPr>
                      <w:rFonts w:ascii="Courier New" w:hAnsi="Courier New" w:cs="Courier New"/>
                    </w:rPr>
                    <w:t>A data structure containing the following:</w:t>
                  </w:r>
                </w:p>
                <w:p w14:paraId="7B0CCC58"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latitude</w:t>
                  </w:r>
                  <w:r>
                    <w:rPr>
                      <w:rFonts w:ascii="Consolas" w:hAnsi="Consolas" w:cs="Consolas"/>
                      <w:color w:val="000000"/>
                      <w:sz w:val="20"/>
                      <w:szCs w:val="20"/>
                    </w:rPr>
                    <w:t>;</w:t>
                  </w:r>
                </w:p>
                <w:p w14:paraId="35085011"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longitude</w:t>
                  </w:r>
                  <w:r>
                    <w:rPr>
                      <w:rFonts w:ascii="Consolas" w:hAnsi="Consolas" w:cs="Consolas"/>
                      <w:color w:val="000000"/>
                      <w:sz w:val="20"/>
                      <w:szCs w:val="20"/>
                    </w:rPr>
                    <w:t>;</w:t>
                  </w:r>
                </w:p>
                <w:p w14:paraId="1AF47F02"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elevation</w:t>
                  </w:r>
                  <w:r>
                    <w:rPr>
                      <w:rFonts w:ascii="Consolas" w:hAnsi="Consolas" w:cs="Consolas"/>
                      <w:color w:val="000000"/>
                      <w:sz w:val="20"/>
                      <w:szCs w:val="20"/>
                    </w:rPr>
                    <w:t>;</w:t>
                  </w:r>
                </w:p>
                <w:p w14:paraId="30B9399B"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speed</w:t>
                  </w:r>
                  <w:r>
                    <w:rPr>
                      <w:rFonts w:ascii="Consolas" w:hAnsi="Consolas" w:cs="Consolas"/>
                      <w:color w:val="000000"/>
                      <w:sz w:val="20"/>
                      <w:szCs w:val="20"/>
                    </w:rPr>
                    <w:t>;</w:t>
                  </w:r>
                </w:p>
                <w:p w14:paraId="4CE3CCE5"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heading</w:t>
                  </w:r>
                  <w:r>
                    <w:rPr>
                      <w:rFonts w:ascii="Consolas" w:hAnsi="Consolas" w:cs="Consolas"/>
                      <w:color w:val="000000"/>
                      <w:sz w:val="20"/>
                      <w:szCs w:val="20"/>
                    </w:rPr>
                    <w:t>;</w:t>
                  </w:r>
                </w:p>
                <w:p w14:paraId="5A384202" w14:textId="77777777" w:rsidR="006A024C" w:rsidRPr="000901B3" w:rsidRDefault="006A024C" w:rsidP="006A024C">
                  <w:pPr>
                    <w:autoSpaceDE w:val="0"/>
                    <w:autoSpaceDN w:val="0"/>
                    <w:adjustRightInd w:val="0"/>
                    <w:spacing w:before="0"/>
                    <w:rPr>
                      <w:rFonts w:ascii="Courier New" w:hAnsi="Courier New" w:cs="Courier New"/>
                    </w:rPr>
                  </w:pPr>
                </w:p>
              </w:tc>
            </w:tr>
          </w:tbl>
          <w:p w14:paraId="2D54EBB6" w14:textId="593333C8" w:rsidR="006A024C" w:rsidRDefault="006A024C" w:rsidP="007568DF">
            <w:pPr>
              <w:keepNext/>
            </w:pPr>
            <w:r>
              <w:t xml:space="preserve">This data element is defined in </w:t>
            </w:r>
            <w:r w:rsidRPr="000901B3">
              <w:rPr>
                <w:rFonts w:ascii="Courier New" w:hAnsi="Courier New" w:cs="Courier New"/>
              </w:rPr>
              <w:t>OdeDriverAlertMetadata</w:t>
            </w:r>
            <w:r>
              <w:t xml:space="preserve"> and </w:t>
            </w:r>
            <w:r w:rsidRPr="000901B3">
              <w:rPr>
                <w:rFonts w:ascii="Courier New" w:hAnsi="Courier New" w:cs="Courier New"/>
              </w:rPr>
              <w:t>OdeTimMetadata</w:t>
            </w:r>
          </w:p>
        </w:tc>
      </w:tr>
    </w:tbl>
    <w:p w14:paraId="7F9B1780" w14:textId="7CFA567C" w:rsidR="00C26C45" w:rsidRDefault="00C26C45" w:rsidP="00C26C45">
      <w:pPr>
        <w:pStyle w:val="Caption"/>
      </w:pPr>
      <w:bookmarkStart w:id="159" w:name="_Ref504554190"/>
      <w:bookmarkStart w:id="160" w:name="_Toc441572981"/>
      <w:bookmarkStart w:id="161" w:name="_Toc456253309"/>
      <w:r>
        <w:t xml:space="preserve">Table </w:t>
      </w:r>
      <w:r w:rsidR="00CC6B10">
        <w:fldChar w:fldCharType="begin"/>
      </w:r>
      <w:r w:rsidR="00CC6B10">
        <w:instrText xml:space="preserve"> SEQ Table \* ARABIC </w:instrText>
      </w:r>
      <w:r w:rsidR="00CC6B10">
        <w:fldChar w:fldCharType="separate"/>
      </w:r>
      <w:r w:rsidR="00C910EC">
        <w:rPr>
          <w:noProof/>
        </w:rPr>
        <w:t>9</w:t>
      </w:r>
      <w:r w:rsidR="00CC6B10">
        <w:rPr>
          <w:noProof/>
        </w:rPr>
        <w:fldChar w:fldCharType="end"/>
      </w:r>
      <w:bookmarkEnd w:id="159"/>
      <w:r>
        <w:t xml:space="preserve"> – OdeMsgMetadata</w:t>
      </w:r>
      <w:bookmarkEnd w:id="160"/>
      <w:bookmarkEnd w:id="161"/>
    </w:p>
    <w:p w14:paraId="2AD4C457" w14:textId="4B986463" w:rsidR="003D1E97" w:rsidRPr="003D1E97" w:rsidRDefault="003D1E97" w:rsidP="000901B3">
      <w:r>
        <w:t xml:space="preserve">The inheritance hierarchy of OdeMsgMetadata is represented in </w:t>
      </w:r>
      <w:r>
        <w:fldChar w:fldCharType="begin"/>
      </w:r>
      <w:r>
        <w:instrText xml:space="preserve"> REF _Ref504554354 \h </w:instrText>
      </w:r>
      <w:r>
        <w:fldChar w:fldCharType="separate"/>
      </w:r>
      <w:r>
        <w:t xml:space="preserve">Figure </w:t>
      </w:r>
      <w:r>
        <w:rPr>
          <w:noProof/>
        </w:rPr>
        <w:t>6</w:t>
      </w:r>
      <w:r>
        <w:fldChar w:fldCharType="end"/>
      </w:r>
      <w:r>
        <w:t xml:space="preserve"> below:</w:t>
      </w:r>
    </w:p>
    <w:p w14:paraId="187F7854" w14:textId="77777777" w:rsidR="003D1E97" w:rsidRDefault="003D1E97" w:rsidP="000901B3">
      <w:pPr>
        <w:keepNext/>
      </w:pPr>
      <w:r>
        <w:rPr>
          <w:noProof/>
        </w:rPr>
        <w:drawing>
          <wp:inline distT="0" distB="0" distL="0" distR="0" wp14:anchorId="15AE58DB" wp14:editId="5C937C5C">
            <wp:extent cx="48387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8700" cy="1752600"/>
                    </a:xfrm>
                    <a:prstGeom prst="rect">
                      <a:avLst/>
                    </a:prstGeom>
                  </pic:spPr>
                </pic:pic>
              </a:graphicData>
            </a:graphic>
          </wp:inline>
        </w:drawing>
      </w:r>
    </w:p>
    <w:p w14:paraId="6A1AA76C" w14:textId="50EB6314" w:rsidR="00752CB3" w:rsidRPr="00752CB3" w:rsidRDefault="003D1E97" w:rsidP="000901B3">
      <w:pPr>
        <w:pStyle w:val="Caption"/>
      </w:pPr>
      <w:bookmarkStart w:id="162" w:name="_Ref504554354"/>
      <w:r>
        <w:t xml:space="preserve">Figure </w:t>
      </w:r>
      <w:r w:rsidR="00CC6B10">
        <w:fldChar w:fldCharType="begin"/>
      </w:r>
      <w:r w:rsidR="00CC6B10">
        <w:instrText xml:space="preserve"> SEQ Figure \* ARABIC </w:instrText>
      </w:r>
      <w:r w:rsidR="00CC6B10">
        <w:fldChar w:fldCharType="separate"/>
      </w:r>
      <w:r>
        <w:rPr>
          <w:noProof/>
        </w:rPr>
        <w:t>6</w:t>
      </w:r>
      <w:r w:rsidR="00CC6B10">
        <w:rPr>
          <w:noProof/>
        </w:rPr>
        <w:fldChar w:fldCharType="end"/>
      </w:r>
      <w:bookmarkEnd w:id="162"/>
      <w:r>
        <w:t xml:space="preserve"> - OdeMsgMetadata Inheritance Hierarchy</w:t>
      </w:r>
    </w:p>
    <w:p w14:paraId="1F52559C" w14:textId="72FEAEC3" w:rsidR="00C26C45" w:rsidRDefault="00C26C45" w:rsidP="00A524BA">
      <w:pPr>
        <w:pStyle w:val="Heading3"/>
      </w:pPr>
      <w:bookmarkStart w:id="163" w:name="_ODE_Payload_Violation"/>
      <w:bookmarkStart w:id="164" w:name="_Toc462052306"/>
      <w:bookmarkStart w:id="165" w:name="_Ref471814373"/>
      <w:bookmarkStart w:id="166" w:name="_Toc483908190"/>
      <w:bookmarkEnd w:id="163"/>
      <w:r w:rsidRPr="00284BEB">
        <w:t>ODE Payload Violation</w:t>
      </w:r>
      <w:bookmarkEnd w:id="164"/>
      <w:bookmarkEnd w:id="165"/>
      <w:bookmarkEnd w:id="166"/>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lastRenderedPageBreak/>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568DF" w:rsidRPr="003E745F" w14:paraId="03CA5DDE" w14:textId="77777777" w:rsidTr="00C26C45">
        <w:tc>
          <w:tcPr>
            <w:tcW w:w="2159" w:type="dxa"/>
          </w:tcPr>
          <w:p w14:paraId="5E693073" w14:textId="77777777" w:rsidR="007568DF" w:rsidRPr="003E745F" w:rsidRDefault="007568DF" w:rsidP="007568DF">
            <w:r w:rsidRPr="008A47E8">
              <w:rPr>
                <w:rFonts w:ascii="Courier New" w:hAnsi="Courier New" w:cs="Courier New"/>
              </w:rPr>
              <w:t>fieldName</w:t>
            </w:r>
          </w:p>
        </w:tc>
        <w:tc>
          <w:tcPr>
            <w:tcW w:w="2159" w:type="dxa"/>
          </w:tcPr>
          <w:p w14:paraId="04749D13" w14:textId="709FB5E0" w:rsidR="007568DF" w:rsidRPr="000901B3" w:rsidRDefault="007568DF" w:rsidP="007568DF">
            <w:pPr>
              <w:rPr>
                <w:rFonts w:ascii="Courier New" w:hAnsi="Courier New" w:cs="Courier New"/>
              </w:rPr>
            </w:pPr>
            <w:r w:rsidRPr="00831530">
              <w:rPr>
                <w:rFonts w:ascii="Courier New" w:hAnsi="Courier New" w:cs="Courier New"/>
              </w:rPr>
              <w:t>String</w:t>
            </w:r>
            <w:r w:rsidRPr="00831530">
              <w:rPr>
                <w:rFonts w:ascii="Courier New" w:hAnsi="Courier New" w:cs="Courier New"/>
              </w:rPr>
              <w:tab/>
            </w:r>
          </w:p>
        </w:tc>
        <w:tc>
          <w:tcPr>
            <w:tcW w:w="2158" w:type="dxa"/>
          </w:tcPr>
          <w:p w14:paraId="08BA8798" w14:textId="77777777" w:rsidR="007568DF" w:rsidRPr="003E745F" w:rsidRDefault="007568DF" w:rsidP="007568DF">
            <w:r>
              <w:t>The name of the payload field for which violation was detected.</w:t>
            </w:r>
          </w:p>
        </w:tc>
        <w:tc>
          <w:tcPr>
            <w:tcW w:w="2158" w:type="dxa"/>
          </w:tcPr>
          <w:p w14:paraId="76F093B4" w14:textId="77777777" w:rsidR="007568DF" w:rsidRPr="003E745F" w:rsidRDefault="007568DF" w:rsidP="007568DF">
            <w:r>
              <w:t>N/A</w:t>
            </w:r>
          </w:p>
        </w:tc>
        <w:tc>
          <w:tcPr>
            <w:tcW w:w="2158" w:type="dxa"/>
          </w:tcPr>
          <w:p w14:paraId="065F5728" w14:textId="77777777" w:rsidR="007568DF" w:rsidRPr="003E745F" w:rsidRDefault="007568DF" w:rsidP="007568DF"/>
        </w:tc>
        <w:tc>
          <w:tcPr>
            <w:tcW w:w="2158" w:type="dxa"/>
          </w:tcPr>
          <w:p w14:paraId="129F4944" w14:textId="77777777" w:rsidR="007568DF" w:rsidRPr="003E745F" w:rsidRDefault="007568DF" w:rsidP="007568DF"/>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67" w:name="_ODE_Data_Message"/>
      <w:bookmarkStart w:id="168" w:name="_Toc462052308"/>
      <w:bookmarkStart w:id="169" w:name="_Toc483908191"/>
      <w:bookmarkEnd w:id="167"/>
      <w:r w:rsidRPr="00284BEB">
        <w:t xml:space="preserve">ODE </w:t>
      </w:r>
      <w:r w:rsidR="00410F95">
        <w:t>GET TOKEN</w:t>
      </w:r>
      <w:r w:rsidRPr="00284BEB">
        <w:t xml:space="preserve"> Response</w:t>
      </w:r>
      <w:bookmarkEnd w:id="168"/>
      <w:bookmarkEnd w:id="169"/>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7568DF" w:rsidRPr="003E745F" w14:paraId="28D3D536" w14:textId="77777777" w:rsidTr="00C26C45">
        <w:tc>
          <w:tcPr>
            <w:tcW w:w="2159" w:type="dxa"/>
          </w:tcPr>
          <w:p w14:paraId="02D06C22" w14:textId="77777777" w:rsidR="007568DF" w:rsidRPr="003E745F" w:rsidRDefault="007568DF" w:rsidP="007568DF">
            <w:r>
              <w:rPr>
                <w:rFonts w:ascii="Courier New" w:hAnsi="Courier New" w:cs="Courier New"/>
              </w:rPr>
              <w:t>data</w:t>
            </w:r>
            <w:r w:rsidRPr="005A611E">
              <w:rPr>
                <w:rFonts w:ascii="Courier New" w:hAnsi="Courier New" w:cs="Courier New"/>
              </w:rPr>
              <w:t>Type</w:t>
            </w:r>
          </w:p>
        </w:tc>
        <w:tc>
          <w:tcPr>
            <w:tcW w:w="2159" w:type="dxa"/>
          </w:tcPr>
          <w:p w14:paraId="10D10A61" w14:textId="3A1136B4" w:rsidR="007568DF" w:rsidRPr="003E745F" w:rsidRDefault="007568DF" w:rsidP="007568DF">
            <w:r w:rsidRPr="00831530">
              <w:rPr>
                <w:rFonts w:ascii="Courier New" w:hAnsi="Courier New" w:cs="Courier New"/>
              </w:rPr>
              <w:t>String</w:t>
            </w:r>
            <w:r w:rsidRPr="00831530">
              <w:rPr>
                <w:rFonts w:ascii="Courier New" w:hAnsi="Courier New" w:cs="Courier New"/>
              </w:rPr>
              <w:tab/>
            </w:r>
          </w:p>
        </w:tc>
        <w:tc>
          <w:tcPr>
            <w:tcW w:w="2158" w:type="dxa"/>
          </w:tcPr>
          <w:p w14:paraId="3E87DD4B" w14:textId="77777777" w:rsidR="007568DF" w:rsidRPr="003E745F" w:rsidRDefault="007568DF" w:rsidP="007568DF">
            <w:r>
              <w:t>Authorization response type</w:t>
            </w:r>
          </w:p>
        </w:tc>
        <w:tc>
          <w:tcPr>
            <w:tcW w:w="2158" w:type="dxa"/>
          </w:tcPr>
          <w:p w14:paraId="7D415D9C" w14:textId="77777777" w:rsidR="007568DF" w:rsidRPr="003E745F" w:rsidRDefault="007568DF" w:rsidP="007568DF">
            <w:r>
              <w:t xml:space="preserve">Enum </w:t>
            </w:r>
          </w:p>
        </w:tc>
        <w:tc>
          <w:tcPr>
            <w:tcW w:w="2158" w:type="dxa"/>
          </w:tcPr>
          <w:p w14:paraId="4FB121EE" w14:textId="122ACBB2" w:rsidR="007568DF" w:rsidRPr="003E745F" w:rsidRDefault="007568DF" w:rsidP="007568DF">
            <w:r>
              <w:t>"security"</w:t>
            </w:r>
          </w:p>
        </w:tc>
        <w:tc>
          <w:tcPr>
            <w:tcW w:w="2158" w:type="dxa"/>
          </w:tcPr>
          <w:p w14:paraId="596F95D4" w14:textId="2293E8AE" w:rsidR="007568DF" w:rsidRPr="003E745F" w:rsidRDefault="007568DF" w:rsidP="007568DF">
            <w:r>
              <w:t>"security"</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70" w:name="_Toc441572983"/>
      <w:bookmarkStart w:id="171" w:name="_Toc456253311"/>
      <w:r>
        <w:t xml:space="preserve">Table </w:t>
      </w:r>
      <w:r w:rsidR="00CC6B10">
        <w:fldChar w:fldCharType="begin"/>
      </w:r>
      <w:r w:rsidR="00CC6B10">
        <w:instrText xml:space="preserve"> SEQ Table \* ARABIC </w:instrText>
      </w:r>
      <w:r w:rsidR="00CC6B10">
        <w:fldChar w:fldCharType="separate"/>
      </w:r>
      <w:r w:rsidR="00C910EC">
        <w:rPr>
          <w:noProof/>
        </w:rPr>
        <w:t>10</w:t>
      </w:r>
      <w:r w:rsidR="00CC6B10">
        <w:rPr>
          <w:noProof/>
        </w:rPr>
        <w:fldChar w:fldCharType="end"/>
      </w:r>
      <w:r>
        <w:t xml:space="preserve"> - OdeAuthentication</w:t>
      </w:r>
      <w:bookmarkEnd w:id="170"/>
      <w:bookmarkEnd w:id="171"/>
    </w:p>
    <w:p w14:paraId="2C1ABE0C" w14:textId="5290E6E8" w:rsidR="00C26C45" w:rsidRDefault="00C26C45" w:rsidP="0016253B">
      <w:pPr>
        <w:pStyle w:val="Heading3"/>
      </w:pPr>
      <w:bookmarkStart w:id="172" w:name="_Toc462052309"/>
      <w:bookmarkStart w:id="173" w:name="_Toc483908192"/>
      <w:r w:rsidRPr="00284BEB">
        <w:lastRenderedPageBreak/>
        <w:t>ODE Status Message</w:t>
      </w:r>
      <w:bookmarkEnd w:id="172"/>
      <w:bookmarkEnd w:id="173"/>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416C799F" w:rsidR="00C26C45" w:rsidRPr="000901B3" w:rsidRDefault="007568DF" w:rsidP="00C26C45">
            <w:pPr>
              <w:tabs>
                <w:tab w:val="left" w:pos="1192"/>
              </w:tabs>
              <w:rPr>
                <w:rFonts w:ascii="Courier New" w:hAnsi="Courier New" w:cs="Courier New"/>
              </w:rPr>
            </w:pPr>
            <w:r w:rsidRPr="001B3FCC">
              <w:rPr>
                <w:rFonts w:ascii="Courier New" w:hAnsi="Courier New" w:cs="Courier New"/>
              </w:rPr>
              <w:t>S</w:t>
            </w:r>
            <w:r w:rsidR="00C26C45" w:rsidRPr="000901B3">
              <w:rPr>
                <w:rFonts w:ascii="Courier New" w:hAnsi="Courier New" w:cs="Courier New"/>
              </w:rPr>
              <w:t>tring</w:t>
            </w:r>
            <w:r w:rsidR="00C26C45" w:rsidRPr="000901B3">
              <w:rPr>
                <w:rFonts w:ascii="Courier New" w:hAnsi="Courier New" w:cs="Courier New"/>
              </w:rP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74" w:name="_Toc441572984"/>
      <w:bookmarkStart w:id="175" w:name="_Toc456253312"/>
      <w:r>
        <w:t xml:space="preserve">Table </w:t>
      </w:r>
      <w:r w:rsidR="00CC6B10">
        <w:fldChar w:fldCharType="begin"/>
      </w:r>
      <w:r w:rsidR="00CC6B10">
        <w:instrText xml:space="preserve"> SEQ Table \* ARABIC </w:instrText>
      </w:r>
      <w:r w:rsidR="00CC6B10">
        <w:fldChar w:fldCharType="separate"/>
      </w:r>
      <w:r w:rsidR="00C910EC">
        <w:rPr>
          <w:noProof/>
        </w:rPr>
        <w:t>11</w:t>
      </w:r>
      <w:r w:rsidR="00CC6B10">
        <w:rPr>
          <w:noProof/>
        </w:rPr>
        <w:fldChar w:fldCharType="end"/>
      </w:r>
      <w:r>
        <w:t xml:space="preserve"> - OdeStatus</w:t>
      </w:r>
      <w:bookmarkEnd w:id="174"/>
      <w:bookmarkEnd w:id="175"/>
    </w:p>
    <w:p w14:paraId="1B2629C5" w14:textId="45791E6C" w:rsidR="00C26C45" w:rsidRDefault="00C26C45" w:rsidP="0016253B">
      <w:pPr>
        <w:pStyle w:val="Heading3"/>
      </w:pPr>
      <w:bookmarkStart w:id="176" w:name="_Toc462052310"/>
      <w:bookmarkStart w:id="177" w:name="_Ref471812176"/>
      <w:bookmarkStart w:id="178" w:name="_Toc483908193"/>
      <w:r w:rsidRPr="00284BEB">
        <w:t>ODE Control Message</w:t>
      </w:r>
      <w:bookmarkEnd w:id="176"/>
      <w:bookmarkEnd w:id="177"/>
      <w:bookmarkEnd w:id="178"/>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79" w:name="_Toc441572985"/>
      <w:bookmarkStart w:id="180" w:name="_Toc456253313"/>
      <w:r>
        <w:t xml:space="preserve">Table </w:t>
      </w:r>
      <w:r w:rsidR="00CC6B10">
        <w:fldChar w:fldCharType="begin"/>
      </w:r>
      <w:r w:rsidR="00CC6B10">
        <w:instrText xml:space="preserve"> SEQ Table \* ARABIC </w:instrText>
      </w:r>
      <w:r w:rsidR="00CC6B10">
        <w:fldChar w:fldCharType="separate"/>
      </w:r>
      <w:r w:rsidR="00C910EC">
        <w:rPr>
          <w:noProof/>
        </w:rPr>
        <w:t>12</w:t>
      </w:r>
      <w:r w:rsidR="00CC6B10">
        <w:rPr>
          <w:noProof/>
        </w:rPr>
        <w:fldChar w:fldCharType="end"/>
      </w:r>
      <w:r>
        <w:t xml:space="preserve"> - OdeControlData</w:t>
      </w:r>
      <w:bookmarkEnd w:id="179"/>
      <w:bookmarkEnd w:id="180"/>
    </w:p>
    <w:p w14:paraId="02321E0C" w14:textId="77777777" w:rsidR="00752CB3" w:rsidRDefault="00752CB3" w:rsidP="00752CB3">
      <w:pPr>
        <w:pStyle w:val="Heading3"/>
      </w:pPr>
      <w:bookmarkStart w:id="181" w:name="_ODE_Data_Message_1"/>
      <w:bookmarkStart w:id="182" w:name="_Toc462052307"/>
      <w:bookmarkStart w:id="183" w:name="_Ref471813434"/>
      <w:bookmarkStart w:id="184" w:name="_Toc483908194"/>
      <w:bookmarkStart w:id="185" w:name="_Toc462052316"/>
      <w:bookmarkEnd w:id="181"/>
      <w:r w:rsidRPr="00284BEB">
        <w:t>ODE Data Message Payload</w:t>
      </w:r>
      <w:bookmarkEnd w:id="182"/>
      <w:bookmarkEnd w:id="183"/>
      <w:bookmarkEnd w:id="184"/>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1E05CC0A" w:rsidR="00666F71" w:rsidRPr="000D041D" w:rsidRDefault="003D1E97" w:rsidP="00666F71">
            <w:pPr>
              <w:rPr>
                <w:rFonts w:ascii="Courier New" w:hAnsi="Courier New" w:cs="Courier New"/>
              </w:rPr>
            </w:pPr>
            <w:r w:rsidRPr="003D1E97">
              <w:rPr>
                <w:rFonts w:ascii="Courier New" w:hAnsi="Courier New" w:cs="Courier New"/>
              </w:rPr>
              <w:t>dataType</w:t>
            </w:r>
          </w:p>
        </w:tc>
        <w:tc>
          <w:tcPr>
            <w:tcW w:w="2159" w:type="dxa"/>
          </w:tcPr>
          <w:p w14:paraId="17A397D6" w14:textId="5F716882" w:rsidR="00666F71" w:rsidRDefault="003D1E97" w:rsidP="00666F71">
            <w:pPr>
              <w:rPr>
                <w:rFonts w:ascii="Courier New" w:hAnsi="Courier New" w:cs="Courier New"/>
              </w:rPr>
            </w:pPr>
            <w:r>
              <w:rPr>
                <w:rFonts w:ascii="Courier New" w:hAnsi="Courier New" w:cs="Courier New"/>
              </w:rPr>
              <w:t>String</w:t>
            </w:r>
          </w:p>
        </w:tc>
        <w:tc>
          <w:tcPr>
            <w:tcW w:w="2158" w:type="dxa"/>
          </w:tcPr>
          <w:p w14:paraId="7A04B8F1" w14:textId="1B53DBE3" w:rsidR="00666F71" w:rsidRPr="003E745F" w:rsidRDefault="003D1E97" w:rsidP="00666F71">
            <w:r>
              <w:t>The type of data contained in the data element.</w:t>
            </w:r>
          </w:p>
        </w:tc>
        <w:tc>
          <w:tcPr>
            <w:tcW w:w="2158" w:type="dxa"/>
          </w:tcPr>
          <w:p w14:paraId="2237F6D7" w14:textId="338E49AD" w:rsidR="00666F71" w:rsidRPr="003E745F" w:rsidRDefault="00666F71" w:rsidP="00666F71">
            <w:r>
              <w:t>N/A</w:t>
            </w:r>
          </w:p>
        </w:tc>
        <w:tc>
          <w:tcPr>
            <w:tcW w:w="2158" w:type="dxa"/>
          </w:tcPr>
          <w:p w14:paraId="58056CF2" w14:textId="7B275AA5" w:rsidR="00666F71" w:rsidRPr="003E745F" w:rsidRDefault="003D1E97" w:rsidP="00666F71">
            <w:r>
              <w:t>N/A</w:t>
            </w:r>
          </w:p>
        </w:tc>
        <w:tc>
          <w:tcPr>
            <w:tcW w:w="2158" w:type="dxa"/>
          </w:tcPr>
          <w:p w14:paraId="63316DC2" w14:textId="2FCD5B36" w:rsidR="00666F71" w:rsidRPr="003E745F" w:rsidRDefault="003D1E97" w:rsidP="00666F71">
            <w:pPr>
              <w:keepNext/>
            </w:pPr>
            <w:r>
              <w:t>N/A</w:t>
            </w:r>
          </w:p>
        </w:tc>
      </w:tr>
      <w:tr w:rsidR="003D1E97" w:rsidRPr="003E745F" w14:paraId="1690100A" w14:textId="77777777" w:rsidTr="00823070">
        <w:tc>
          <w:tcPr>
            <w:tcW w:w="2159" w:type="dxa"/>
          </w:tcPr>
          <w:p w14:paraId="11162571" w14:textId="6CD811AA" w:rsidR="003D1E97" w:rsidRPr="003D1E97" w:rsidRDefault="003D1E97" w:rsidP="00666F71">
            <w:pPr>
              <w:rPr>
                <w:rFonts w:ascii="Courier New" w:hAnsi="Courier New" w:cs="Courier New"/>
              </w:rPr>
            </w:pPr>
            <w:r w:rsidRPr="003D1E97">
              <w:rPr>
                <w:rFonts w:ascii="Courier New" w:hAnsi="Courier New" w:cs="Courier New"/>
              </w:rPr>
              <w:t>Data</w:t>
            </w:r>
          </w:p>
        </w:tc>
        <w:tc>
          <w:tcPr>
            <w:tcW w:w="2159" w:type="dxa"/>
          </w:tcPr>
          <w:p w14:paraId="19A70F7C" w14:textId="7692FFA5" w:rsidR="003D1E97" w:rsidDel="003D1E97" w:rsidRDefault="003D1E97" w:rsidP="00666F71">
            <w:pPr>
              <w:rPr>
                <w:rFonts w:ascii="Courier New" w:hAnsi="Courier New" w:cs="Courier New"/>
              </w:rPr>
            </w:pPr>
            <w:r>
              <w:rPr>
                <w:rFonts w:ascii="Courier New" w:hAnsi="Courier New" w:cs="Courier New"/>
              </w:rPr>
              <w:t>OdeObject</w:t>
            </w:r>
          </w:p>
        </w:tc>
        <w:tc>
          <w:tcPr>
            <w:tcW w:w="2158" w:type="dxa"/>
          </w:tcPr>
          <w:p w14:paraId="3909BAB3" w14:textId="58AFA292" w:rsidR="003D1E97" w:rsidDel="003D1E97" w:rsidRDefault="003D1E97" w:rsidP="00666F71">
            <w:r>
              <w:t>The data within this payload</w:t>
            </w:r>
          </w:p>
        </w:tc>
        <w:tc>
          <w:tcPr>
            <w:tcW w:w="2158" w:type="dxa"/>
          </w:tcPr>
          <w:p w14:paraId="454C36C6" w14:textId="0C693836" w:rsidR="003D1E97" w:rsidRDefault="003D1E97" w:rsidP="00666F71">
            <w:r>
              <w:t>N/A</w:t>
            </w:r>
          </w:p>
        </w:tc>
        <w:tc>
          <w:tcPr>
            <w:tcW w:w="2158" w:type="dxa"/>
          </w:tcPr>
          <w:p w14:paraId="17DE2A4A" w14:textId="357CF6E4" w:rsidR="003D1E97" w:rsidDel="003D1E97" w:rsidRDefault="003D1E97" w:rsidP="00666F71">
            <w:r>
              <w:t>N/A</w:t>
            </w:r>
          </w:p>
        </w:tc>
        <w:tc>
          <w:tcPr>
            <w:tcW w:w="2158" w:type="dxa"/>
          </w:tcPr>
          <w:p w14:paraId="410922FD" w14:textId="51DE5246" w:rsidR="003D1E97" w:rsidDel="003D1E97" w:rsidRDefault="003D1E97" w:rsidP="00666F71">
            <w:pPr>
              <w:keepNext/>
            </w:pPr>
            <w:r>
              <w:t>N/A</w:t>
            </w:r>
          </w:p>
        </w:tc>
      </w:tr>
    </w:tbl>
    <w:p w14:paraId="6646F337" w14:textId="4ECA6D33" w:rsidR="00752CB3" w:rsidRDefault="00752CB3" w:rsidP="00752CB3">
      <w:bookmarkStart w:id="186" w:name="_Toc441572982"/>
      <w:bookmarkStart w:id="187" w:name="_Toc456253310"/>
      <w:r>
        <w:t xml:space="preserve">Table </w:t>
      </w:r>
      <w:r w:rsidR="00CC6B10">
        <w:fldChar w:fldCharType="begin"/>
      </w:r>
      <w:r w:rsidR="00CC6B10">
        <w:instrText xml:space="preserve"> SEQ Table \* ARABIC </w:instrText>
      </w:r>
      <w:r w:rsidR="00CC6B10">
        <w:fldChar w:fldCharType="separate"/>
      </w:r>
      <w:r w:rsidR="00C910EC">
        <w:rPr>
          <w:noProof/>
        </w:rPr>
        <w:t>13</w:t>
      </w:r>
      <w:r w:rsidR="00CC6B10">
        <w:rPr>
          <w:noProof/>
        </w:rPr>
        <w:fldChar w:fldCharType="end"/>
      </w:r>
      <w:r>
        <w:t xml:space="preserve"> – OdeMsgPayload</w:t>
      </w:r>
      <w:bookmarkEnd w:id="186"/>
      <w:bookmarkEnd w:id="187"/>
    </w:p>
    <w:p w14:paraId="46CC0CE0" w14:textId="33D4D9F2" w:rsidR="003D1E97" w:rsidRDefault="003D1E97" w:rsidP="00752CB3">
      <w:r>
        <w:t xml:space="preserve">The inheritance hierarchy of OdeMsgPayload is illustrated in </w:t>
      </w:r>
      <w:r>
        <w:fldChar w:fldCharType="begin"/>
      </w:r>
      <w:r>
        <w:instrText xml:space="preserve"> REF _Ref504554703 \h </w:instrText>
      </w:r>
      <w:r>
        <w:fldChar w:fldCharType="separate"/>
      </w:r>
      <w:r>
        <w:t xml:space="preserve">Figure </w:t>
      </w:r>
      <w:r>
        <w:rPr>
          <w:noProof/>
        </w:rPr>
        <w:t>7</w:t>
      </w:r>
      <w:r>
        <w:fldChar w:fldCharType="end"/>
      </w:r>
      <w:r>
        <w:t xml:space="preserve"> below</w:t>
      </w:r>
    </w:p>
    <w:p w14:paraId="3752C6EC" w14:textId="77777777" w:rsidR="003D1E97" w:rsidRDefault="003D1E97" w:rsidP="000901B3">
      <w:pPr>
        <w:keepNext/>
      </w:pPr>
      <w:r>
        <w:rPr>
          <w:noProof/>
        </w:rPr>
        <w:lastRenderedPageBreak/>
        <w:drawing>
          <wp:inline distT="0" distB="0" distL="0" distR="0" wp14:anchorId="32196322" wp14:editId="12FCE406">
            <wp:extent cx="4067175" cy="1666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175" cy="1666875"/>
                    </a:xfrm>
                    <a:prstGeom prst="rect">
                      <a:avLst/>
                    </a:prstGeom>
                  </pic:spPr>
                </pic:pic>
              </a:graphicData>
            </a:graphic>
          </wp:inline>
        </w:drawing>
      </w:r>
    </w:p>
    <w:p w14:paraId="4AB0098B" w14:textId="44E16E7D" w:rsidR="003D1E97" w:rsidRDefault="003D1E97" w:rsidP="000901B3">
      <w:pPr>
        <w:pStyle w:val="Caption"/>
      </w:pPr>
      <w:bookmarkStart w:id="188" w:name="_Ref504554703"/>
      <w:r>
        <w:t xml:space="preserve">Figure </w:t>
      </w:r>
      <w:r w:rsidR="00CC6B10">
        <w:fldChar w:fldCharType="begin"/>
      </w:r>
      <w:r w:rsidR="00CC6B10">
        <w:instrText xml:space="preserve"> SEQ Figure \* ARABIC </w:instrText>
      </w:r>
      <w:r w:rsidR="00CC6B10">
        <w:fldChar w:fldCharType="separate"/>
      </w:r>
      <w:r>
        <w:rPr>
          <w:noProof/>
        </w:rPr>
        <w:t>7</w:t>
      </w:r>
      <w:r w:rsidR="00CC6B10">
        <w:rPr>
          <w:noProof/>
        </w:rPr>
        <w:fldChar w:fldCharType="end"/>
      </w:r>
      <w:bookmarkEnd w:id="188"/>
      <w:r>
        <w:t xml:space="preserve"> - OdeMsgPayload Inheritance Hierarchy</w:t>
      </w:r>
    </w:p>
    <w:p w14:paraId="764B21E3" w14:textId="77777777" w:rsidR="003D1E97" w:rsidRDefault="003D1E97" w:rsidP="00752CB3"/>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85"/>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443AE9"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89" w:name="_Toc462052317"/>
      <w:bookmarkStart w:id="190" w:name="_Toc483908195"/>
      <w:r>
        <w:t xml:space="preserve">ODE Data Message </w:t>
      </w:r>
      <w:r w:rsidRPr="009F4DD0">
        <w:t>Supporting Data Structures</w:t>
      </w:r>
      <w:bookmarkEnd w:id="189"/>
      <w:bookmarkEnd w:id="190"/>
    </w:p>
    <w:p w14:paraId="16828446" w14:textId="77777777" w:rsidR="000A3293" w:rsidRDefault="000A3293" w:rsidP="000A3293">
      <w:r>
        <w:lastRenderedPageBreak/>
        <w:t>The data structures described in this section and subsections are referenced by top level ODE data message schemas.</w:t>
      </w:r>
    </w:p>
    <w:p w14:paraId="4A82A108" w14:textId="77777777" w:rsidR="00956340" w:rsidRDefault="00956340" w:rsidP="000A3293"/>
    <w:p w14:paraId="47288D4D" w14:textId="7C4B7C73" w:rsidR="006D1B36" w:rsidRDefault="006D1B36" w:rsidP="000A3293">
      <w:pPr>
        <w:pStyle w:val="Heading4"/>
      </w:pPr>
      <w:bookmarkStart w:id="191" w:name="_J2735BsmCoreData"/>
      <w:bookmarkStart w:id="192" w:name="_Ref471884029"/>
      <w:bookmarkEnd w:id="191"/>
      <w:r w:rsidRPr="006D1B36">
        <w:t>J2735BsmCoreData</w:t>
      </w:r>
      <w:bookmarkEnd w:id="192"/>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443AE9"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443AE9"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443AE9"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443AE9"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lastRenderedPageBreak/>
              <w:t>size</w:t>
            </w:r>
          </w:p>
        </w:tc>
        <w:tc>
          <w:tcPr>
            <w:tcW w:w="3615" w:type="dxa"/>
          </w:tcPr>
          <w:p w14:paraId="5B93A79F" w14:textId="150B4A05" w:rsidR="0067487F" w:rsidRDefault="00443AE9"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93" w:name="_J2735BsmPart2Content"/>
      <w:bookmarkStart w:id="194" w:name="_Ref471884050"/>
      <w:bookmarkEnd w:id="193"/>
      <w:r w:rsidRPr="006D1B36">
        <w:t>J2735BsmPart2Content</w:t>
      </w:r>
      <w:bookmarkEnd w:id="194"/>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443AE9"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443AE9"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443AE9"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95" w:name="_5J2735Position3D"/>
      <w:bookmarkStart w:id="196" w:name="_J2735Position3D"/>
      <w:bookmarkStart w:id="197" w:name="_Toc462052335"/>
      <w:bookmarkEnd w:id="195"/>
      <w:bookmarkEnd w:id="196"/>
      <w:r>
        <w:t>J2735</w:t>
      </w:r>
      <w:r w:rsidRPr="006719D6">
        <w:t>Position3D</w:t>
      </w:r>
      <w:bookmarkEnd w:id="197"/>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98" w:name="_Toc456253340"/>
      <w:r>
        <w:t xml:space="preserve">Table </w:t>
      </w:r>
      <w:r w:rsidR="00CC6B10">
        <w:fldChar w:fldCharType="begin"/>
      </w:r>
      <w:r w:rsidR="00CC6B10">
        <w:instrText xml:space="preserve"> SEQ Table \* ARABIC </w:instrText>
      </w:r>
      <w:r w:rsidR="00CC6B10">
        <w:fldChar w:fldCharType="separate"/>
      </w:r>
      <w:r w:rsidR="00C910EC">
        <w:rPr>
          <w:noProof/>
        </w:rPr>
        <w:t>14</w:t>
      </w:r>
      <w:r w:rsidR="00CC6B10">
        <w:rPr>
          <w:noProof/>
        </w:rPr>
        <w:fldChar w:fldCharType="end"/>
      </w:r>
      <w:r>
        <w:t xml:space="preserve"> - </w:t>
      </w:r>
      <w:r w:rsidRPr="00633532">
        <w:t>OdePosition3D</w:t>
      </w:r>
      <w:bookmarkEnd w:id="198"/>
    </w:p>
    <w:p w14:paraId="6449FF60" w14:textId="77777777" w:rsidR="006D1B36" w:rsidRDefault="006D1B36" w:rsidP="000A3293"/>
    <w:p w14:paraId="594931C0" w14:textId="6D7A0BBC" w:rsidR="00BA3CFB" w:rsidRDefault="00BA3CFB" w:rsidP="000A3293">
      <w:pPr>
        <w:pStyle w:val="Heading4"/>
      </w:pPr>
      <w:bookmarkStart w:id="199" w:name="_J2735AccelerationSet4Way"/>
      <w:bookmarkEnd w:id="199"/>
      <w:r w:rsidRPr="00BA3CFB">
        <w:lastRenderedPageBreak/>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200" w:name="_J2735PositionalAccuracy"/>
      <w:bookmarkEnd w:id="200"/>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201" w:name="_J2735TransmissionState"/>
      <w:bookmarkStart w:id="202" w:name="_J2735BrakeSystemStatus"/>
      <w:bookmarkEnd w:id="201"/>
      <w:bookmarkEnd w:id="202"/>
      <w:r w:rsidRPr="00BA3CFB">
        <w:lastRenderedPageBreak/>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443AE9"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lastRenderedPageBreak/>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203" w:name="_J2735VehicleSize"/>
      <w:bookmarkEnd w:id="203"/>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204" w:name="_J2735BitString"/>
      <w:bookmarkEnd w:id="204"/>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205" w:name="_J2735VehicleSafetyExtensions"/>
      <w:bookmarkEnd w:id="205"/>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443AE9"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lastRenderedPageBreak/>
              <w:t>pathHistory</w:t>
            </w:r>
          </w:p>
        </w:tc>
        <w:tc>
          <w:tcPr>
            <w:tcW w:w="3615" w:type="dxa"/>
          </w:tcPr>
          <w:p w14:paraId="5728CDF8" w14:textId="45517161" w:rsidR="00053F27" w:rsidRPr="000D041D" w:rsidRDefault="00443AE9"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443AE9"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443AE9"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206" w:name="_J2735SpecialVehicleExtensions"/>
      <w:bookmarkEnd w:id="206"/>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443AE9"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443AE9"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443AE9"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207" w:name="_J2735SupplementalVehicleExtensions"/>
      <w:bookmarkEnd w:id="207"/>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443AE9"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443AE9"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443AE9"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443AE9"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443AE9"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443AE9"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443AE9"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443AE9"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208" w:name="_J2735PathHistory"/>
      <w:bookmarkEnd w:id="208"/>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443AE9"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443AE9"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lastRenderedPageBreak/>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209" w:name="_J2735PathPrediction"/>
      <w:bookmarkEnd w:id="209"/>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210" w:name="_J2735EmergencyDetails"/>
      <w:bookmarkEnd w:id="210"/>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443AE9"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 xml:space="preserve">is engaged in a service </w:t>
            </w:r>
            <w:r w:rsidRPr="00823070">
              <w:rPr>
                <w:rFonts w:ascii="Courier New" w:hAnsi="Courier New" w:cs="Courier New"/>
                <w:color w:val="000000"/>
                <w:sz w:val="20"/>
                <w:szCs w:val="20"/>
              </w:rPr>
              <w:lastRenderedPageBreak/>
              <w:t>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lastRenderedPageBreak/>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211" w:name="_J2735EventDescription"/>
      <w:bookmarkEnd w:id="211"/>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443AE9"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443AE9"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lastRenderedPageBreak/>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212" w:name="_J2735TrailerData"/>
      <w:bookmarkEnd w:id="212"/>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443AE9"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213" w:name="_J2735VehicleClassification"/>
      <w:bookmarkEnd w:id="213"/>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lastRenderedPageBreak/>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lastRenderedPageBreak/>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214" w:name="_J2735VehicleData"/>
      <w:bookmarkEnd w:id="214"/>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215" w:name="_J2735WeatherReport"/>
      <w:bookmarkEnd w:id="215"/>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216" w:name="_J2735WeatherProbe"/>
      <w:bookmarkEnd w:id="216"/>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217" w:name="_J2735ObstacleDetection"/>
      <w:bookmarkEnd w:id="217"/>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218" w:name="_J2735DisabledVehicle"/>
      <w:bookmarkEnd w:id="218"/>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219" w:name="_J2735SpeedProfile"/>
      <w:bookmarkEnd w:id="219"/>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220" w:name="_J2735RTCMPackage"/>
      <w:bookmarkEnd w:id="220"/>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221" w:name="_J2735RegionalContent"/>
      <w:bookmarkEnd w:id="221"/>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222" w:name="_J2735FullPositionVector"/>
      <w:bookmarkEnd w:id="222"/>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223" w:name="_J2735PathHistoryPoint"/>
      <w:bookmarkEnd w:id="223"/>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lastRenderedPageBreak/>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224" w:name="_J2735Extent"/>
      <w:bookmarkEnd w:id="224"/>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225" w:name="_J2735PivotPointDescription"/>
      <w:bookmarkEnd w:id="225"/>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226" w:name="_J2735TrailerUnitDescription"/>
      <w:bookmarkEnd w:id="226"/>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lastRenderedPageBreak/>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227" w:name="_Toc441572992"/>
      <w:bookmarkStart w:id="228" w:name="_Toc456253320"/>
      <w:r>
        <w:t xml:space="preserve">Table </w:t>
      </w:r>
      <w:r w:rsidR="00CC6B10">
        <w:fldChar w:fldCharType="begin"/>
      </w:r>
      <w:r w:rsidR="00CC6B10">
        <w:instrText xml:space="preserve"> SEQ Table \* ARABIC </w:instrText>
      </w:r>
      <w:r w:rsidR="00CC6B10">
        <w:fldChar w:fldCharType="separate"/>
      </w:r>
      <w:r w:rsidR="00C910EC">
        <w:rPr>
          <w:noProof/>
        </w:rPr>
        <w:t>15</w:t>
      </w:r>
      <w:r w:rsidR="00CC6B10">
        <w:rPr>
          <w:noProof/>
        </w:rPr>
        <w:fldChar w:fldCharType="end"/>
      </w:r>
      <w:r>
        <w:t xml:space="preserve"> </w:t>
      </w:r>
      <w:r w:rsidR="00410F95">
        <w:t>–</w:t>
      </w:r>
      <w:r>
        <w:t xml:space="preserve"> </w:t>
      </w:r>
      <w:bookmarkEnd w:id="227"/>
      <w:bookmarkEnd w:id="228"/>
      <w:r w:rsidR="00410F95">
        <w:t>BSM Data</w:t>
      </w:r>
    </w:p>
    <w:p w14:paraId="219B2098" w14:textId="7911466A" w:rsidR="00C26C45" w:rsidRDefault="00C26C45" w:rsidP="000A3293">
      <w:pPr>
        <w:pStyle w:val="Heading4"/>
      </w:pPr>
      <w:bookmarkStart w:id="229" w:name="_Toc462052323"/>
      <w:r w:rsidRPr="00961838">
        <w:t>OdeDateTime</w:t>
      </w:r>
      <w:bookmarkEnd w:id="229"/>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230" w:name="_Toc456253327"/>
      <w:r>
        <w:t xml:space="preserve">Table </w:t>
      </w:r>
      <w:r w:rsidR="00CC6B10">
        <w:fldChar w:fldCharType="begin"/>
      </w:r>
      <w:r w:rsidR="00CC6B10">
        <w:instrText xml:space="preserve"> SEQ Table \* ARABIC </w:instrText>
      </w:r>
      <w:r w:rsidR="00CC6B10">
        <w:fldChar w:fldCharType="separate"/>
      </w:r>
      <w:r w:rsidR="00C910EC">
        <w:rPr>
          <w:noProof/>
        </w:rPr>
        <w:t>16</w:t>
      </w:r>
      <w:r w:rsidR="00CC6B10">
        <w:rPr>
          <w:noProof/>
        </w:rPr>
        <w:fldChar w:fldCharType="end"/>
      </w:r>
      <w:r>
        <w:t xml:space="preserve"> - </w:t>
      </w:r>
      <w:r w:rsidRPr="00951B2B">
        <w:t>OdeDateTime</w:t>
      </w:r>
      <w:bookmarkEnd w:id="230"/>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2" w:author="Musavi, Hamid [USA] [2]" w:date="2017-03-06T19:24:00Z" w:initials="MH[">
    <w:p w14:paraId="39FA11AE" w14:textId="77777777" w:rsidR="00443AE9" w:rsidRDefault="00443AE9">
      <w:pPr>
        <w:pStyle w:val="CommentText"/>
      </w:pPr>
      <w:r>
        <w:rPr>
          <w:rStyle w:val="CommentReference"/>
        </w:rPr>
        <w:annotationRef/>
      </w:r>
      <w:r>
        <w:t>To be moved to Swagger file</w:t>
      </w:r>
    </w:p>
  </w:comment>
  <w:comment w:id="126" w:author="Musavi, Hamid [USA] [2]" w:date="2017-03-06T19:25:00Z" w:initials="MH[">
    <w:p w14:paraId="39715C69" w14:textId="77777777" w:rsidR="00443AE9" w:rsidRDefault="00443AE9">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FA11AE" w15:done="0"/>
  <w15:commentEx w15:paraId="39715C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FA11AE" w16cid:durableId="1E2EB9A1"/>
  <w16cid:commentId w16cid:paraId="39715C69" w16cid:durableId="1E2EB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CC191" w14:textId="77777777" w:rsidR="00544F42" w:rsidRDefault="00544F42">
      <w:pPr>
        <w:spacing w:after="0" w:line="240" w:lineRule="auto"/>
      </w:pPr>
      <w:r>
        <w:separator/>
      </w:r>
    </w:p>
  </w:endnote>
  <w:endnote w:type="continuationSeparator" w:id="0">
    <w:p w14:paraId="745D6D4A" w14:textId="77777777" w:rsidR="00544F42" w:rsidRDefault="00544F42">
      <w:pPr>
        <w:spacing w:after="0" w:line="240" w:lineRule="auto"/>
      </w:pPr>
      <w:r>
        <w:continuationSeparator/>
      </w:r>
    </w:p>
  </w:endnote>
  <w:endnote w:type="continuationNotice" w:id="1">
    <w:p w14:paraId="30AC26B4" w14:textId="77777777" w:rsidR="00544F42" w:rsidRDefault="00544F4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alibri"/>
    <w:charset w:val="00"/>
    <w:family w:val="auto"/>
    <w:pitch w:val="variable"/>
    <w:sig w:usb0="00000003" w:usb1="00000000" w:usb2="00000000"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4D46A" w14:textId="2D953A04" w:rsidR="00443AE9" w:rsidRDefault="00443AE9"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F15AC6">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February 15, 2018</w:t>
    </w:r>
    <w:r>
      <w:rPr>
        <w:noProof/>
      </w:rPr>
      <w:fldChar w:fldCharType="end"/>
    </w:r>
  </w:p>
  <w:p w14:paraId="022A2A9B" w14:textId="0E57C247" w:rsidR="00443AE9" w:rsidRPr="00D47340" w:rsidRDefault="00443AE9"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515C5" w14:textId="1DBBD2D6" w:rsidR="00443AE9" w:rsidRDefault="00443AE9">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F15AC6">
      <w:rPr>
        <w:noProof/>
      </w:rPr>
      <w:t>- 16 -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February 15, 2018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4BFB7" w14:textId="77777777" w:rsidR="00544F42" w:rsidRDefault="00544F42">
      <w:pPr>
        <w:spacing w:after="0" w:line="240" w:lineRule="auto"/>
      </w:pPr>
      <w:r>
        <w:separator/>
      </w:r>
    </w:p>
  </w:footnote>
  <w:footnote w:type="continuationSeparator" w:id="0">
    <w:p w14:paraId="0E167D6B" w14:textId="77777777" w:rsidR="00544F42" w:rsidRDefault="00544F42">
      <w:pPr>
        <w:spacing w:after="0" w:line="240" w:lineRule="auto"/>
      </w:pPr>
      <w:r>
        <w:continuationSeparator/>
      </w:r>
    </w:p>
  </w:footnote>
  <w:footnote w:type="continuationNotice" w:id="1">
    <w:p w14:paraId="24AE8127" w14:textId="77777777" w:rsidR="00544F42" w:rsidRDefault="00544F4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AECCB" w14:textId="6FF1CB0F" w:rsidR="00443AE9" w:rsidRPr="00533512" w:rsidRDefault="00443AE9"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443AE9" w:rsidRDefault="00443AE9">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443AE9" w:rsidRDefault="00443AE9">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2EF95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alt="" style="position:absolute;margin-left:0;margin-top:0;width:412.4pt;height:247.45pt;rotation:315;z-index:-25165772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64CB4" w14:textId="55CBB63B" w:rsidR="00443AE9" w:rsidRDefault="00443AE9">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443AE9" w:rsidRDefault="00443AE9"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443AE9" w:rsidRDefault="00443AE9"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617333C7"/>
    <w:multiLevelType w:val="hybridMultilevel"/>
    <w:tmpl w:val="829402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5"/>
  </w:num>
  <w:num w:numId="8">
    <w:abstractNumId w:val="46"/>
  </w:num>
  <w:num w:numId="9">
    <w:abstractNumId w:val="8"/>
  </w:num>
  <w:num w:numId="10">
    <w:abstractNumId w:val="4"/>
  </w:num>
  <w:num w:numId="11">
    <w:abstractNumId w:val="45"/>
  </w:num>
  <w:num w:numId="12">
    <w:abstractNumId w:val="25"/>
  </w:num>
  <w:num w:numId="13">
    <w:abstractNumId w:val="53"/>
  </w:num>
  <w:num w:numId="14">
    <w:abstractNumId w:val="54"/>
  </w:num>
  <w:num w:numId="15">
    <w:abstractNumId w:val="1"/>
  </w:num>
  <w:num w:numId="16">
    <w:abstractNumId w:val="16"/>
  </w:num>
  <w:num w:numId="17">
    <w:abstractNumId w:val="58"/>
  </w:num>
  <w:num w:numId="18">
    <w:abstractNumId w:val="39"/>
  </w:num>
  <w:num w:numId="19">
    <w:abstractNumId w:val="13"/>
  </w:num>
  <w:num w:numId="20">
    <w:abstractNumId w:val="22"/>
  </w:num>
  <w:num w:numId="21">
    <w:abstractNumId w:val="43"/>
  </w:num>
  <w:num w:numId="22">
    <w:abstractNumId w:val="62"/>
  </w:num>
  <w:num w:numId="23">
    <w:abstractNumId w:val="40"/>
  </w:num>
  <w:num w:numId="24">
    <w:abstractNumId w:val="10"/>
  </w:num>
  <w:num w:numId="25">
    <w:abstractNumId w:val="44"/>
  </w:num>
  <w:num w:numId="26">
    <w:abstractNumId w:val="49"/>
  </w:num>
  <w:num w:numId="27">
    <w:abstractNumId w:val="51"/>
  </w:num>
  <w:num w:numId="28">
    <w:abstractNumId w:val="56"/>
  </w:num>
  <w:num w:numId="29">
    <w:abstractNumId w:val="11"/>
  </w:num>
  <w:num w:numId="30">
    <w:abstractNumId w:val="42"/>
  </w:num>
  <w:num w:numId="31">
    <w:abstractNumId w:val="59"/>
  </w:num>
  <w:num w:numId="32">
    <w:abstractNumId w:val="12"/>
  </w:num>
  <w:num w:numId="33">
    <w:abstractNumId w:val="5"/>
  </w:num>
  <w:num w:numId="34">
    <w:abstractNumId w:val="2"/>
  </w:num>
  <w:num w:numId="35">
    <w:abstractNumId w:val="20"/>
  </w:num>
  <w:num w:numId="36">
    <w:abstractNumId w:val="38"/>
  </w:num>
  <w:num w:numId="37">
    <w:abstractNumId w:val="52"/>
  </w:num>
  <w:num w:numId="38">
    <w:abstractNumId w:val="48"/>
  </w:num>
  <w:num w:numId="39">
    <w:abstractNumId w:val="21"/>
  </w:num>
  <w:num w:numId="40">
    <w:abstractNumId w:val="24"/>
  </w:num>
  <w:num w:numId="41">
    <w:abstractNumId w:val="36"/>
  </w:num>
  <w:num w:numId="42">
    <w:abstractNumId w:val="17"/>
  </w:num>
  <w:num w:numId="43">
    <w:abstractNumId w:val="57"/>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3"/>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60"/>
  </w:num>
  <w:num w:numId="60">
    <w:abstractNumId w:val="9"/>
  </w:num>
  <w:num w:numId="61">
    <w:abstractNumId w:val="50"/>
  </w:num>
  <w:num w:numId="62">
    <w:abstractNumId w:val="61"/>
  </w:num>
  <w:num w:numId="63">
    <w:abstractNumId w:val="32"/>
  </w:num>
  <w:num w:numId="6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trackRevisions/>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048DB"/>
    <w:rsid w:val="00007D33"/>
    <w:rsid w:val="00021523"/>
    <w:rsid w:val="000234EF"/>
    <w:rsid w:val="00024011"/>
    <w:rsid w:val="0002436A"/>
    <w:rsid w:val="000412A9"/>
    <w:rsid w:val="0004668C"/>
    <w:rsid w:val="000479B5"/>
    <w:rsid w:val="00047C29"/>
    <w:rsid w:val="00053F27"/>
    <w:rsid w:val="000578FE"/>
    <w:rsid w:val="0006261D"/>
    <w:rsid w:val="000669C2"/>
    <w:rsid w:val="0006752C"/>
    <w:rsid w:val="0007235D"/>
    <w:rsid w:val="000753B4"/>
    <w:rsid w:val="0007578F"/>
    <w:rsid w:val="00082019"/>
    <w:rsid w:val="0008362E"/>
    <w:rsid w:val="000901B3"/>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D7C48"/>
    <w:rsid w:val="000E6034"/>
    <w:rsid w:val="000E6669"/>
    <w:rsid w:val="000F0AB2"/>
    <w:rsid w:val="000F462B"/>
    <w:rsid w:val="000F721D"/>
    <w:rsid w:val="0010402A"/>
    <w:rsid w:val="00105027"/>
    <w:rsid w:val="00106BF3"/>
    <w:rsid w:val="00107A8C"/>
    <w:rsid w:val="00107B4D"/>
    <w:rsid w:val="001108C8"/>
    <w:rsid w:val="0011130E"/>
    <w:rsid w:val="00113481"/>
    <w:rsid w:val="00114833"/>
    <w:rsid w:val="001150A7"/>
    <w:rsid w:val="0011797A"/>
    <w:rsid w:val="001208B2"/>
    <w:rsid w:val="00125CE5"/>
    <w:rsid w:val="00127671"/>
    <w:rsid w:val="001301A8"/>
    <w:rsid w:val="001308FA"/>
    <w:rsid w:val="001332C3"/>
    <w:rsid w:val="00133FB7"/>
    <w:rsid w:val="00134262"/>
    <w:rsid w:val="001405AD"/>
    <w:rsid w:val="001420F5"/>
    <w:rsid w:val="00150304"/>
    <w:rsid w:val="0015095E"/>
    <w:rsid w:val="00154D5A"/>
    <w:rsid w:val="00157CBB"/>
    <w:rsid w:val="00161945"/>
    <w:rsid w:val="0016253B"/>
    <w:rsid w:val="001671D6"/>
    <w:rsid w:val="001703B0"/>
    <w:rsid w:val="001708B7"/>
    <w:rsid w:val="00173E4A"/>
    <w:rsid w:val="00175853"/>
    <w:rsid w:val="00184A66"/>
    <w:rsid w:val="00194DF6"/>
    <w:rsid w:val="00196A0A"/>
    <w:rsid w:val="001A3B89"/>
    <w:rsid w:val="001A737A"/>
    <w:rsid w:val="001B14F4"/>
    <w:rsid w:val="001B3FCC"/>
    <w:rsid w:val="001B7753"/>
    <w:rsid w:val="001B7FCC"/>
    <w:rsid w:val="001C59DC"/>
    <w:rsid w:val="001D32CC"/>
    <w:rsid w:val="001D486A"/>
    <w:rsid w:val="001D5913"/>
    <w:rsid w:val="001D5BB2"/>
    <w:rsid w:val="001E5150"/>
    <w:rsid w:val="001F1A9D"/>
    <w:rsid w:val="001F5CBE"/>
    <w:rsid w:val="001F788C"/>
    <w:rsid w:val="001F79E4"/>
    <w:rsid w:val="002026AB"/>
    <w:rsid w:val="002042FC"/>
    <w:rsid w:val="00213CF4"/>
    <w:rsid w:val="00220910"/>
    <w:rsid w:val="002253B4"/>
    <w:rsid w:val="00232EDD"/>
    <w:rsid w:val="00233B82"/>
    <w:rsid w:val="0023747B"/>
    <w:rsid w:val="002413A0"/>
    <w:rsid w:val="00242166"/>
    <w:rsid w:val="00244E15"/>
    <w:rsid w:val="00250379"/>
    <w:rsid w:val="002534D5"/>
    <w:rsid w:val="00256150"/>
    <w:rsid w:val="00260A38"/>
    <w:rsid w:val="00262CBA"/>
    <w:rsid w:val="00263948"/>
    <w:rsid w:val="00271DD3"/>
    <w:rsid w:val="00273B65"/>
    <w:rsid w:val="00277F13"/>
    <w:rsid w:val="002811A5"/>
    <w:rsid w:val="002834B9"/>
    <w:rsid w:val="00284505"/>
    <w:rsid w:val="002870D8"/>
    <w:rsid w:val="00292834"/>
    <w:rsid w:val="00297A50"/>
    <w:rsid w:val="002A2BA7"/>
    <w:rsid w:val="002A3C9A"/>
    <w:rsid w:val="002A4DAB"/>
    <w:rsid w:val="002A65E2"/>
    <w:rsid w:val="002A7E1C"/>
    <w:rsid w:val="002B624D"/>
    <w:rsid w:val="002B7E9A"/>
    <w:rsid w:val="002C04F6"/>
    <w:rsid w:val="002C11DA"/>
    <w:rsid w:val="002C2917"/>
    <w:rsid w:val="002D1CCE"/>
    <w:rsid w:val="002D474A"/>
    <w:rsid w:val="002D592E"/>
    <w:rsid w:val="002D65A7"/>
    <w:rsid w:val="002D71AA"/>
    <w:rsid w:val="002E1BA0"/>
    <w:rsid w:val="002E70FB"/>
    <w:rsid w:val="002F1D6C"/>
    <w:rsid w:val="002F74C6"/>
    <w:rsid w:val="0030246B"/>
    <w:rsid w:val="00306441"/>
    <w:rsid w:val="0030714D"/>
    <w:rsid w:val="0030798E"/>
    <w:rsid w:val="00311473"/>
    <w:rsid w:val="00311B9F"/>
    <w:rsid w:val="00312B04"/>
    <w:rsid w:val="00314B85"/>
    <w:rsid w:val="00315504"/>
    <w:rsid w:val="00315A14"/>
    <w:rsid w:val="00316B55"/>
    <w:rsid w:val="003228C1"/>
    <w:rsid w:val="00325B0F"/>
    <w:rsid w:val="00330DA4"/>
    <w:rsid w:val="00334FC1"/>
    <w:rsid w:val="00336015"/>
    <w:rsid w:val="003363D7"/>
    <w:rsid w:val="00340BBE"/>
    <w:rsid w:val="003462F3"/>
    <w:rsid w:val="003474DA"/>
    <w:rsid w:val="00347559"/>
    <w:rsid w:val="00354070"/>
    <w:rsid w:val="0035419F"/>
    <w:rsid w:val="003551B9"/>
    <w:rsid w:val="003607C6"/>
    <w:rsid w:val="003763F0"/>
    <w:rsid w:val="0037742F"/>
    <w:rsid w:val="003819EC"/>
    <w:rsid w:val="003823F0"/>
    <w:rsid w:val="003909CF"/>
    <w:rsid w:val="00392D3A"/>
    <w:rsid w:val="00395137"/>
    <w:rsid w:val="00395660"/>
    <w:rsid w:val="00395DED"/>
    <w:rsid w:val="003A3585"/>
    <w:rsid w:val="003A50FF"/>
    <w:rsid w:val="003B0FB9"/>
    <w:rsid w:val="003B3637"/>
    <w:rsid w:val="003B3B6E"/>
    <w:rsid w:val="003B7AD4"/>
    <w:rsid w:val="003C3E28"/>
    <w:rsid w:val="003D1AA9"/>
    <w:rsid w:val="003D1E97"/>
    <w:rsid w:val="003D364D"/>
    <w:rsid w:val="003D5949"/>
    <w:rsid w:val="003D74EA"/>
    <w:rsid w:val="003E1F35"/>
    <w:rsid w:val="003E264F"/>
    <w:rsid w:val="003E6A4D"/>
    <w:rsid w:val="004030F1"/>
    <w:rsid w:val="00403A28"/>
    <w:rsid w:val="0040619B"/>
    <w:rsid w:val="00410F95"/>
    <w:rsid w:val="00414789"/>
    <w:rsid w:val="00424EBB"/>
    <w:rsid w:val="004254A3"/>
    <w:rsid w:val="004302C8"/>
    <w:rsid w:val="004366BE"/>
    <w:rsid w:val="00436C69"/>
    <w:rsid w:val="00443882"/>
    <w:rsid w:val="00443AE9"/>
    <w:rsid w:val="00443E64"/>
    <w:rsid w:val="00444E55"/>
    <w:rsid w:val="00453261"/>
    <w:rsid w:val="004557BA"/>
    <w:rsid w:val="0046261A"/>
    <w:rsid w:val="004677FC"/>
    <w:rsid w:val="00471641"/>
    <w:rsid w:val="00472DAD"/>
    <w:rsid w:val="004746D4"/>
    <w:rsid w:val="004748A1"/>
    <w:rsid w:val="0048033F"/>
    <w:rsid w:val="00481B08"/>
    <w:rsid w:val="00482F68"/>
    <w:rsid w:val="00494632"/>
    <w:rsid w:val="004947C9"/>
    <w:rsid w:val="004B38AF"/>
    <w:rsid w:val="004B3B4E"/>
    <w:rsid w:val="004B4A9D"/>
    <w:rsid w:val="004C0F68"/>
    <w:rsid w:val="004C1E36"/>
    <w:rsid w:val="004C2F6D"/>
    <w:rsid w:val="004C424E"/>
    <w:rsid w:val="004C4D4C"/>
    <w:rsid w:val="004C5056"/>
    <w:rsid w:val="004D0EB5"/>
    <w:rsid w:val="004D1092"/>
    <w:rsid w:val="004D4909"/>
    <w:rsid w:val="004E1AED"/>
    <w:rsid w:val="004E2E31"/>
    <w:rsid w:val="004E6662"/>
    <w:rsid w:val="00501269"/>
    <w:rsid w:val="00503760"/>
    <w:rsid w:val="00506B9B"/>
    <w:rsid w:val="00507426"/>
    <w:rsid w:val="00512E88"/>
    <w:rsid w:val="00514A2A"/>
    <w:rsid w:val="00515E5D"/>
    <w:rsid w:val="00517F74"/>
    <w:rsid w:val="00520060"/>
    <w:rsid w:val="00533512"/>
    <w:rsid w:val="00544F42"/>
    <w:rsid w:val="00545323"/>
    <w:rsid w:val="00545450"/>
    <w:rsid w:val="00553903"/>
    <w:rsid w:val="00553AA4"/>
    <w:rsid w:val="005604A8"/>
    <w:rsid w:val="00561AEB"/>
    <w:rsid w:val="005651B6"/>
    <w:rsid w:val="00566557"/>
    <w:rsid w:val="005676A9"/>
    <w:rsid w:val="00567B12"/>
    <w:rsid w:val="00571EF4"/>
    <w:rsid w:val="005721F6"/>
    <w:rsid w:val="005735E7"/>
    <w:rsid w:val="00575E3E"/>
    <w:rsid w:val="00583352"/>
    <w:rsid w:val="00583B72"/>
    <w:rsid w:val="00593420"/>
    <w:rsid w:val="005A01B1"/>
    <w:rsid w:val="005A3000"/>
    <w:rsid w:val="005A7D7C"/>
    <w:rsid w:val="005B5BA6"/>
    <w:rsid w:val="005B63D6"/>
    <w:rsid w:val="005B7F02"/>
    <w:rsid w:val="005C12A5"/>
    <w:rsid w:val="005C60A3"/>
    <w:rsid w:val="005D1916"/>
    <w:rsid w:val="005D4B91"/>
    <w:rsid w:val="005D79AB"/>
    <w:rsid w:val="005E478F"/>
    <w:rsid w:val="005F165F"/>
    <w:rsid w:val="005F5FB3"/>
    <w:rsid w:val="005F6FA6"/>
    <w:rsid w:val="005F7EB4"/>
    <w:rsid w:val="0060433B"/>
    <w:rsid w:val="006044F1"/>
    <w:rsid w:val="0060553C"/>
    <w:rsid w:val="00606135"/>
    <w:rsid w:val="00606DE3"/>
    <w:rsid w:val="006114D6"/>
    <w:rsid w:val="00612ABF"/>
    <w:rsid w:val="00614BE5"/>
    <w:rsid w:val="00623372"/>
    <w:rsid w:val="00626A3D"/>
    <w:rsid w:val="00633023"/>
    <w:rsid w:val="00641BB0"/>
    <w:rsid w:val="006425C0"/>
    <w:rsid w:val="006444D9"/>
    <w:rsid w:val="006639DA"/>
    <w:rsid w:val="00666F71"/>
    <w:rsid w:val="00667010"/>
    <w:rsid w:val="00670169"/>
    <w:rsid w:val="00671FAC"/>
    <w:rsid w:val="00672CFB"/>
    <w:rsid w:val="0067487F"/>
    <w:rsid w:val="006754A3"/>
    <w:rsid w:val="0067731F"/>
    <w:rsid w:val="006820F5"/>
    <w:rsid w:val="0068352B"/>
    <w:rsid w:val="006916B6"/>
    <w:rsid w:val="006930F7"/>
    <w:rsid w:val="00697042"/>
    <w:rsid w:val="006A024C"/>
    <w:rsid w:val="006A231C"/>
    <w:rsid w:val="006A2C46"/>
    <w:rsid w:val="006A5B50"/>
    <w:rsid w:val="006A6114"/>
    <w:rsid w:val="006B28E3"/>
    <w:rsid w:val="006B30A2"/>
    <w:rsid w:val="006B5413"/>
    <w:rsid w:val="006C0A0E"/>
    <w:rsid w:val="006C1382"/>
    <w:rsid w:val="006C28C3"/>
    <w:rsid w:val="006C5682"/>
    <w:rsid w:val="006C5922"/>
    <w:rsid w:val="006D1AAC"/>
    <w:rsid w:val="006D1B36"/>
    <w:rsid w:val="006D36CA"/>
    <w:rsid w:val="006D41B0"/>
    <w:rsid w:val="006E7C7C"/>
    <w:rsid w:val="006F02C9"/>
    <w:rsid w:val="006F7678"/>
    <w:rsid w:val="00700A6A"/>
    <w:rsid w:val="00702B8B"/>
    <w:rsid w:val="007038D0"/>
    <w:rsid w:val="00706439"/>
    <w:rsid w:val="007077A2"/>
    <w:rsid w:val="007139F5"/>
    <w:rsid w:val="00715139"/>
    <w:rsid w:val="0072125E"/>
    <w:rsid w:val="0072176B"/>
    <w:rsid w:val="00722B15"/>
    <w:rsid w:val="007251EE"/>
    <w:rsid w:val="0072548E"/>
    <w:rsid w:val="00735D08"/>
    <w:rsid w:val="00743E76"/>
    <w:rsid w:val="00750B1F"/>
    <w:rsid w:val="00750B39"/>
    <w:rsid w:val="00750EEC"/>
    <w:rsid w:val="00752CB3"/>
    <w:rsid w:val="007568DF"/>
    <w:rsid w:val="00756CCC"/>
    <w:rsid w:val="00763F4A"/>
    <w:rsid w:val="00771AF3"/>
    <w:rsid w:val="0077218B"/>
    <w:rsid w:val="0077763C"/>
    <w:rsid w:val="00780835"/>
    <w:rsid w:val="0078272F"/>
    <w:rsid w:val="00783376"/>
    <w:rsid w:val="00784158"/>
    <w:rsid w:val="00784320"/>
    <w:rsid w:val="00787BFF"/>
    <w:rsid w:val="007921AA"/>
    <w:rsid w:val="00794CDD"/>
    <w:rsid w:val="007A07FA"/>
    <w:rsid w:val="007A2419"/>
    <w:rsid w:val="007A2F48"/>
    <w:rsid w:val="007A3FD9"/>
    <w:rsid w:val="007A7E9D"/>
    <w:rsid w:val="007B2F38"/>
    <w:rsid w:val="007B44EC"/>
    <w:rsid w:val="007C3357"/>
    <w:rsid w:val="007D0347"/>
    <w:rsid w:val="007D2D91"/>
    <w:rsid w:val="007D6419"/>
    <w:rsid w:val="007D64B6"/>
    <w:rsid w:val="007E29F7"/>
    <w:rsid w:val="007E3CC7"/>
    <w:rsid w:val="007E5085"/>
    <w:rsid w:val="007E5CC3"/>
    <w:rsid w:val="007E7476"/>
    <w:rsid w:val="007E7FCE"/>
    <w:rsid w:val="007F467D"/>
    <w:rsid w:val="00810E84"/>
    <w:rsid w:val="00813084"/>
    <w:rsid w:val="008162DD"/>
    <w:rsid w:val="00817A59"/>
    <w:rsid w:val="00822CD3"/>
    <w:rsid w:val="00823070"/>
    <w:rsid w:val="008242BB"/>
    <w:rsid w:val="00832C11"/>
    <w:rsid w:val="00832DFA"/>
    <w:rsid w:val="00833C77"/>
    <w:rsid w:val="00834B4D"/>
    <w:rsid w:val="00836EF5"/>
    <w:rsid w:val="008400F0"/>
    <w:rsid w:val="00842F80"/>
    <w:rsid w:val="00844E0B"/>
    <w:rsid w:val="008461B4"/>
    <w:rsid w:val="008461B7"/>
    <w:rsid w:val="00860A25"/>
    <w:rsid w:val="00862B1F"/>
    <w:rsid w:val="00867624"/>
    <w:rsid w:val="0087489C"/>
    <w:rsid w:val="00874976"/>
    <w:rsid w:val="0088060F"/>
    <w:rsid w:val="00885A2A"/>
    <w:rsid w:val="00886A51"/>
    <w:rsid w:val="00886E1A"/>
    <w:rsid w:val="00893F6B"/>
    <w:rsid w:val="0089666D"/>
    <w:rsid w:val="008A1707"/>
    <w:rsid w:val="008A1924"/>
    <w:rsid w:val="008A2877"/>
    <w:rsid w:val="008A4FC6"/>
    <w:rsid w:val="008A7C4E"/>
    <w:rsid w:val="008A7EB4"/>
    <w:rsid w:val="008B218F"/>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EFA"/>
    <w:rsid w:val="009522E0"/>
    <w:rsid w:val="009554AF"/>
    <w:rsid w:val="00956340"/>
    <w:rsid w:val="00956D27"/>
    <w:rsid w:val="009607B5"/>
    <w:rsid w:val="00964C18"/>
    <w:rsid w:val="00966FB5"/>
    <w:rsid w:val="0096785B"/>
    <w:rsid w:val="00976396"/>
    <w:rsid w:val="00984AB8"/>
    <w:rsid w:val="009A3255"/>
    <w:rsid w:val="009B30FC"/>
    <w:rsid w:val="009B7A1C"/>
    <w:rsid w:val="009C14E6"/>
    <w:rsid w:val="009C4661"/>
    <w:rsid w:val="009C4E45"/>
    <w:rsid w:val="009C5090"/>
    <w:rsid w:val="009E0136"/>
    <w:rsid w:val="009E24F7"/>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1141"/>
    <w:rsid w:val="00A524BA"/>
    <w:rsid w:val="00A529B3"/>
    <w:rsid w:val="00A55F58"/>
    <w:rsid w:val="00A56029"/>
    <w:rsid w:val="00A6029C"/>
    <w:rsid w:val="00A607C0"/>
    <w:rsid w:val="00A70C47"/>
    <w:rsid w:val="00A74B1B"/>
    <w:rsid w:val="00A811FA"/>
    <w:rsid w:val="00A82113"/>
    <w:rsid w:val="00A83286"/>
    <w:rsid w:val="00A8358B"/>
    <w:rsid w:val="00A8506D"/>
    <w:rsid w:val="00A85CF3"/>
    <w:rsid w:val="00A91E21"/>
    <w:rsid w:val="00A956BC"/>
    <w:rsid w:val="00AA0A4C"/>
    <w:rsid w:val="00AA0B8F"/>
    <w:rsid w:val="00AA1C8C"/>
    <w:rsid w:val="00AA69A9"/>
    <w:rsid w:val="00AA7602"/>
    <w:rsid w:val="00AB6A4D"/>
    <w:rsid w:val="00AC54BB"/>
    <w:rsid w:val="00AC61D9"/>
    <w:rsid w:val="00AC6A7C"/>
    <w:rsid w:val="00AD06BA"/>
    <w:rsid w:val="00AD4163"/>
    <w:rsid w:val="00AD618D"/>
    <w:rsid w:val="00AE1835"/>
    <w:rsid w:val="00AE6F0A"/>
    <w:rsid w:val="00AE7286"/>
    <w:rsid w:val="00AF03FB"/>
    <w:rsid w:val="00AF27F0"/>
    <w:rsid w:val="00AF5907"/>
    <w:rsid w:val="00B05113"/>
    <w:rsid w:val="00B05D2B"/>
    <w:rsid w:val="00B12C2F"/>
    <w:rsid w:val="00B155CA"/>
    <w:rsid w:val="00B23148"/>
    <w:rsid w:val="00B23540"/>
    <w:rsid w:val="00B2588E"/>
    <w:rsid w:val="00B26002"/>
    <w:rsid w:val="00B26DE3"/>
    <w:rsid w:val="00B2719A"/>
    <w:rsid w:val="00B31175"/>
    <w:rsid w:val="00B32D46"/>
    <w:rsid w:val="00B348E2"/>
    <w:rsid w:val="00B40E89"/>
    <w:rsid w:val="00B473AE"/>
    <w:rsid w:val="00B4777A"/>
    <w:rsid w:val="00B54D4D"/>
    <w:rsid w:val="00B61686"/>
    <w:rsid w:val="00B63D68"/>
    <w:rsid w:val="00B63E02"/>
    <w:rsid w:val="00B76EF8"/>
    <w:rsid w:val="00B80382"/>
    <w:rsid w:val="00B87076"/>
    <w:rsid w:val="00B900E1"/>
    <w:rsid w:val="00B90300"/>
    <w:rsid w:val="00BA3CFB"/>
    <w:rsid w:val="00BB1EE9"/>
    <w:rsid w:val="00BB283D"/>
    <w:rsid w:val="00BB46E4"/>
    <w:rsid w:val="00BB50D8"/>
    <w:rsid w:val="00BB7C94"/>
    <w:rsid w:val="00BC38F2"/>
    <w:rsid w:val="00BC5D3B"/>
    <w:rsid w:val="00BE6599"/>
    <w:rsid w:val="00BF058B"/>
    <w:rsid w:val="00C0223C"/>
    <w:rsid w:val="00C06ADA"/>
    <w:rsid w:val="00C110E9"/>
    <w:rsid w:val="00C119E8"/>
    <w:rsid w:val="00C11D96"/>
    <w:rsid w:val="00C12352"/>
    <w:rsid w:val="00C14D18"/>
    <w:rsid w:val="00C168F1"/>
    <w:rsid w:val="00C219BA"/>
    <w:rsid w:val="00C226D3"/>
    <w:rsid w:val="00C26513"/>
    <w:rsid w:val="00C26C45"/>
    <w:rsid w:val="00C27791"/>
    <w:rsid w:val="00C27C89"/>
    <w:rsid w:val="00C302CB"/>
    <w:rsid w:val="00C30617"/>
    <w:rsid w:val="00C30D21"/>
    <w:rsid w:val="00C33C31"/>
    <w:rsid w:val="00C37E28"/>
    <w:rsid w:val="00C43CA5"/>
    <w:rsid w:val="00C44578"/>
    <w:rsid w:val="00C448DC"/>
    <w:rsid w:val="00C4641C"/>
    <w:rsid w:val="00C50529"/>
    <w:rsid w:val="00C51F43"/>
    <w:rsid w:val="00C53E74"/>
    <w:rsid w:val="00C644FE"/>
    <w:rsid w:val="00C664F8"/>
    <w:rsid w:val="00C6663D"/>
    <w:rsid w:val="00C74348"/>
    <w:rsid w:val="00C77532"/>
    <w:rsid w:val="00C802D1"/>
    <w:rsid w:val="00C81EC7"/>
    <w:rsid w:val="00C845F2"/>
    <w:rsid w:val="00C865C5"/>
    <w:rsid w:val="00C86788"/>
    <w:rsid w:val="00C87B59"/>
    <w:rsid w:val="00C90428"/>
    <w:rsid w:val="00C910EC"/>
    <w:rsid w:val="00C92666"/>
    <w:rsid w:val="00C97383"/>
    <w:rsid w:val="00CA0640"/>
    <w:rsid w:val="00CA0F41"/>
    <w:rsid w:val="00CA4412"/>
    <w:rsid w:val="00CA4BB4"/>
    <w:rsid w:val="00CA712F"/>
    <w:rsid w:val="00CB08F3"/>
    <w:rsid w:val="00CB2E87"/>
    <w:rsid w:val="00CB4AD1"/>
    <w:rsid w:val="00CC5282"/>
    <w:rsid w:val="00CC6A57"/>
    <w:rsid w:val="00CC6B10"/>
    <w:rsid w:val="00CD296A"/>
    <w:rsid w:val="00CE0F08"/>
    <w:rsid w:val="00CE5487"/>
    <w:rsid w:val="00CF1FA6"/>
    <w:rsid w:val="00CF6151"/>
    <w:rsid w:val="00CF65D3"/>
    <w:rsid w:val="00CF7463"/>
    <w:rsid w:val="00D043A2"/>
    <w:rsid w:val="00D0595A"/>
    <w:rsid w:val="00D1028D"/>
    <w:rsid w:val="00D1087D"/>
    <w:rsid w:val="00D12BC3"/>
    <w:rsid w:val="00D13329"/>
    <w:rsid w:val="00D20B93"/>
    <w:rsid w:val="00D276F1"/>
    <w:rsid w:val="00D359EF"/>
    <w:rsid w:val="00D4195B"/>
    <w:rsid w:val="00D43580"/>
    <w:rsid w:val="00D43D48"/>
    <w:rsid w:val="00D47340"/>
    <w:rsid w:val="00D47416"/>
    <w:rsid w:val="00D47A97"/>
    <w:rsid w:val="00D51342"/>
    <w:rsid w:val="00D5586B"/>
    <w:rsid w:val="00D630A5"/>
    <w:rsid w:val="00D6316F"/>
    <w:rsid w:val="00D65B32"/>
    <w:rsid w:val="00D6691B"/>
    <w:rsid w:val="00D676C8"/>
    <w:rsid w:val="00D6784D"/>
    <w:rsid w:val="00D73A36"/>
    <w:rsid w:val="00D77660"/>
    <w:rsid w:val="00D83260"/>
    <w:rsid w:val="00D9261A"/>
    <w:rsid w:val="00D943F1"/>
    <w:rsid w:val="00DA2B6B"/>
    <w:rsid w:val="00DA70E5"/>
    <w:rsid w:val="00DB1DBB"/>
    <w:rsid w:val="00DB5A8B"/>
    <w:rsid w:val="00DC57ED"/>
    <w:rsid w:val="00DD0E6B"/>
    <w:rsid w:val="00DD14EE"/>
    <w:rsid w:val="00DD61C7"/>
    <w:rsid w:val="00DD620F"/>
    <w:rsid w:val="00DD77A1"/>
    <w:rsid w:val="00DE1570"/>
    <w:rsid w:val="00DE7CA4"/>
    <w:rsid w:val="00DF25AB"/>
    <w:rsid w:val="00DF3D57"/>
    <w:rsid w:val="00DF6FA4"/>
    <w:rsid w:val="00E11286"/>
    <w:rsid w:val="00E145C0"/>
    <w:rsid w:val="00E22E02"/>
    <w:rsid w:val="00E274B6"/>
    <w:rsid w:val="00E315AB"/>
    <w:rsid w:val="00E34DCE"/>
    <w:rsid w:val="00E366B3"/>
    <w:rsid w:val="00E42F1E"/>
    <w:rsid w:val="00E433C5"/>
    <w:rsid w:val="00E45AA5"/>
    <w:rsid w:val="00E533B4"/>
    <w:rsid w:val="00E53E91"/>
    <w:rsid w:val="00E567F2"/>
    <w:rsid w:val="00E56B0C"/>
    <w:rsid w:val="00E576B4"/>
    <w:rsid w:val="00E6110E"/>
    <w:rsid w:val="00E616D3"/>
    <w:rsid w:val="00E707B9"/>
    <w:rsid w:val="00E77EC6"/>
    <w:rsid w:val="00E811E3"/>
    <w:rsid w:val="00E8307D"/>
    <w:rsid w:val="00E8499F"/>
    <w:rsid w:val="00E86218"/>
    <w:rsid w:val="00E8632C"/>
    <w:rsid w:val="00E91679"/>
    <w:rsid w:val="00E916A3"/>
    <w:rsid w:val="00E9647A"/>
    <w:rsid w:val="00EA13B0"/>
    <w:rsid w:val="00EA2288"/>
    <w:rsid w:val="00EA5684"/>
    <w:rsid w:val="00EA6F69"/>
    <w:rsid w:val="00EB4A6F"/>
    <w:rsid w:val="00EB6150"/>
    <w:rsid w:val="00EB7E2A"/>
    <w:rsid w:val="00EC0E53"/>
    <w:rsid w:val="00EC1603"/>
    <w:rsid w:val="00EC26F5"/>
    <w:rsid w:val="00EC2F60"/>
    <w:rsid w:val="00ED0E13"/>
    <w:rsid w:val="00ED1D87"/>
    <w:rsid w:val="00EE00C4"/>
    <w:rsid w:val="00EE12D0"/>
    <w:rsid w:val="00EF7C4D"/>
    <w:rsid w:val="00F01B77"/>
    <w:rsid w:val="00F07B1C"/>
    <w:rsid w:val="00F14C2B"/>
    <w:rsid w:val="00F15AC6"/>
    <w:rsid w:val="00F175E9"/>
    <w:rsid w:val="00F42024"/>
    <w:rsid w:val="00F44C7C"/>
    <w:rsid w:val="00F46095"/>
    <w:rsid w:val="00F47D65"/>
    <w:rsid w:val="00F50759"/>
    <w:rsid w:val="00F55FBC"/>
    <w:rsid w:val="00F60330"/>
    <w:rsid w:val="00F65242"/>
    <w:rsid w:val="00F81212"/>
    <w:rsid w:val="00F93C92"/>
    <w:rsid w:val="00F94C36"/>
    <w:rsid w:val="00FA124F"/>
    <w:rsid w:val="00FA24BF"/>
    <w:rsid w:val="00FA5D0B"/>
    <w:rsid w:val="00FB0A91"/>
    <w:rsid w:val="00FB28FB"/>
    <w:rsid w:val="00FB7B75"/>
    <w:rsid w:val="00FB7FD7"/>
    <w:rsid w:val="00FC25CB"/>
    <w:rsid w:val="00FD0B6B"/>
    <w:rsid w:val="00FD62B9"/>
    <w:rsid w:val="00FE4F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 w:type="character" w:styleId="Mention">
    <w:name w:val="Mention"/>
    <w:basedOn w:val="DefaultParagraphFont"/>
    <w:uiPriority w:val="99"/>
    <w:semiHidden/>
    <w:unhideWhenUsed/>
    <w:rsid w:val="00395137"/>
    <w:rPr>
      <w:color w:val="2B579A"/>
      <w:shd w:val="clear" w:color="auto" w:fill="E6E6E6"/>
    </w:rPr>
  </w:style>
  <w:style w:type="character" w:customStyle="1" w:styleId="UnresolvedMention1">
    <w:name w:val="Unresolved Mention1"/>
    <w:basedOn w:val="DefaultParagraphFont"/>
    <w:uiPriority w:val="99"/>
    <w:semiHidden/>
    <w:unhideWhenUsed/>
    <w:rsid w:val="00E533B4"/>
    <w:rPr>
      <w:color w:val="808080"/>
      <w:shd w:val="clear" w:color="auto" w:fill="E6E6E6"/>
    </w:rPr>
  </w:style>
  <w:style w:type="character" w:styleId="UnresolvedMention">
    <w:name w:val="Unresolved Mention"/>
    <w:basedOn w:val="DefaultParagraphFont"/>
    <w:uiPriority w:val="99"/>
    <w:rsid w:val="00443AE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724911">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37186892">
      <w:bodyDiv w:val="1"/>
      <w:marLeft w:val="0"/>
      <w:marRight w:val="0"/>
      <w:marTop w:val="0"/>
      <w:marBottom w:val="0"/>
      <w:divBdr>
        <w:top w:val="none" w:sz="0" w:space="0" w:color="auto"/>
        <w:left w:val="none" w:sz="0" w:space="0" w:color="auto"/>
        <w:bottom w:val="none" w:sz="0" w:space="0" w:color="auto"/>
        <w:right w:val="none" w:sz="0" w:space="0" w:color="auto"/>
      </w:divBdr>
    </w:div>
    <w:div w:id="143550760">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62625213">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89822492">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02539408">
      <w:bodyDiv w:val="1"/>
      <w:marLeft w:val="0"/>
      <w:marRight w:val="0"/>
      <w:marTop w:val="0"/>
      <w:marBottom w:val="0"/>
      <w:divBdr>
        <w:top w:val="none" w:sz="0" w:space="0" w:color="auto"/>
        <w:left w:val="none" w:sz="0" w:space="0" w:color="auto"/>
        <w:bottom w:val="none" w:sz="0" w:space="0" w:color="auto"/>
        <w:right w:val="none" w:sz="0" w:space="0" w:color="auto"/>
      </w:divBdr>
    </w:div>
    <w:div w:id="311370189">
      <w:bodyDiv w:val="1"/>
      <w:marLeft w:val="0"/>
      <w:marRight w:val="0"/>
      <w:marTop w:val="0"/>
      <w:marBottom w:val="0"/>
      <w:divBdr>
        <w:top w:val="none" w:sz="0" w:space="0" w:color="auto"/>
        <w:left w:val="none" w:sz="0" w:space="0" w:color="auto"/>
        <w:bottom w:val="none" w:sz="0" w:space="0" w:color="auto"/>
        <w:right w:val="none" w:sz="0" w:space="0" w:color="auto"/>
      </w:divBdr>
    </w:div>
    <w:div w:id="352656350">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29662738">
      <w:bodyDiv w:val="1"/>
      <w:marLeft w:val="0"/>
      <w:marRight w:val="0"/>
      <w:marTop w:val="0"/>
      <w:marBottom w:val="0"/>
      <w:divBdr>
        <w:top w:val="none" w:sz="0" w:space="0" w:color="auto"/>
        <w:left w:val="none" w:sz="0" w:space="0" w:color="auto"/>
        <w:bottom w:val="none" w:sz="0" w:space="0" w:color="auto"/>
        <w:right w:val="none" w:sz="0" w:space="0" w:color="auto"/>
      </w:divBdr>
    </w:div>
    <w:div w:id="439183178">
      <w:bodyDiv w:val="1"/>
      <w:marLeft w:val="0"/>
      <w:marRight w:val="0"/>
      <w:marTop w:val="0"/>
      <w:marBottom w:val="0"/>
      <w:divBdr>
        <w:top w:val="none" w:sz="0" w:space="0" w:color="auto"/>
        <w:left w:val="none" w:sz="0" w:space="0" w:color="auto"/>
        <w:bottom w:val="none" w:sz="0" w:space="0" w:color="auto"/>
        <w:right w:val="none" w:sz="0" w:space="0" w:color="auto"/>
      </w:divBdr>
    </w:div>
    <w:div w:id="443891202">
      <w:bodyDiv w:val="1"/>
      <w:marLeft w:val="0"/>
      <w:marRight w:val="0"/>
      <w:marTop w:val="0"/>
      <w:marBottom w:val="0"/>
      <w:divBdr>
        <w:top w:val="none" w:sz="0" w:space="0" w:color="auto"/>
        <w:left w:val="none" w:sz="0" w:space="0" w:color="auto"/>
        <w:bottom w:val="none" w:sz="0" w:space="0" w:color="auto"/>
        <w:right w:val="none" w:sz="0" w:space="0" w:color="auto"/>
      </w:divBdr>
    </w:div>
    <w:div w:id="451826977">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07541876">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678042161">
      <w:bodyDiv w:val="1"/>
      <w:marLeft w:val="0"/>
      <w:marRight w:val="0"/>
      <w:marTop w:val="0"/>
      <w:marBottom w:val="0"/>
      <w:divBdr>
        <w:top w:val="none" w:sz="0" w:space="0" w:color="auto"/>
        <w:left w:val="none" w:sz="0" w:space="0" w:color="auto"/>
        <w:bottom w:val="none" w:sz="0" w:space="0" w:color="auto"/>
        <w:right w:val="none" w:sz="0" w:space="0" w:color="auto"/>
      </w:divBdr>
    </w:div>
    <w:div w:id="71054138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38525625">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214115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89251471">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16721670">
      <w:bodyDiv w:val="1"/>
      <w:marLeft w:val="0"/>
      <w:marRight w:val="0"/>
      <w:marTop w:val="0"/>
      <w:marBottom w:val="0"/>
      <w:divBdr>
        <w:top w:val="none" w:sz="0" w:space="0" w:color="auto"/>
        <w:left w:val="none" w:sz="0" w:space="0" w:color="auto"/>
        <w:bottom w:val="none" w:sz="0" w:space="0" w:color="auto"/>
        <w:right w:val="none" w:sz="0" w:space="0" w:color="auto"/>
      </w:divBdr>
    </w:div>
    <w:div w:id="88070262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14971216">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99834029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191338789">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16309635">
      <w:bodyDiv w:val="1"/>
      <w:marLeft w:val="0"/>
      <w:marRight w:val="0"/>
      <w:marTop w:val="0"/>
      <w:marBottom w:val="0"/>
      <w:divBdr>
        <w:top w:val="none" w:sz="0" w:space="0" w:color="auto"/>
        <w:left w:val="none" w:sz="0" w:space="0" w:color="auto"/>
        <w:bottom w:val="none" w:sz="0" w:space="0" w:color="auto"/>
        <w:right w:val="none" w:sz="0" w:space="0" w:color="auto"/>
      </w:divBdr>
    </w:div>
    <w:div w:id="1223560805">
      <w:bodyDiv w:val="1"/>
      <w:marLeft w:val="0"/>
      <w:marRight w:val="0"/>
      <w:marTop w:val="0"/>
      <w:marBottom w:val="0"/>
      <w:divBdr>
        <w:top w:val="none" w:sz="0" w:space="0" w:color="auto"/>
        <w:left w:val="none" w:sz="0" w:space="0" w:color="auto"/>
        <w:bottom w:val="none" w:sz="0" w:space="0" w:color="auto"/>
        <w:right w:val="none" w:sz="0" w:space="0" w:color="auto"/>
      </w:divBdr>
    </w:div>
    <w:div w:id="1229463997">
      <w:bodyDiv w:val="1"/>
      <w:marLeft w:val="0"/>
      <w:marRight w:val="0"/>
      <w:marTop w:val="0"/>
      <w:marBottom w:val="0"/>
      <w:divBdr>
        <w:top w:val="none" w:sz="0" w:space="0" w:color="auto"/>
        <w:left w:val="none" w:sz="0" w:space="0" w:color="auto"/>
        <w:bottom w:val="none" w:sz="0" w:space="0" w:color="auto"/>
        <w:right w:val="none" w:sz="0" w:space="0" w:color="auto"/>
      </w:divBdr>
    </w:div>
    <w:div w:id="1234240624">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71012303">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290090072">
      <w:bodyDiv w:val="1"/>
      <w:marLeft w:val="0"/>
      <w:marRight w:val="0"/>
      <w:marTop w:val="0"/>
      <w:marBottom w:val="0"/>
      <w:divBdr>
        <w:top w:val="none" w:sz="0" w:space="0" w:color="auto"/>
        <w:left w:val="none" w:sz="0" w:space="0" w:color="auto"/>
        <w:bottom w:val="none" w:sz="0" w:space="0" w:color="auto"/>
        <w:right w:val="none" w:sz="0" w:space="0" w:color="auto"/>
      </w:divBdr>
    </w:div>
    <w:div w:id="1297681464">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09895538">
      <w:bodyDiv w:val="1"/>
      <w:marLeft w:val="0"/>
      <w:marRight w:val="0"/>
      <w:marTop w:val="0"/>
      <w:marBottom w:val="0"/>
      <w:divBdr>
        <w:top w:val="none" w:sz="0" w:space="0" w:color="auto"/>
        <w:left w:val="none" w:sz="0" w:space="0" w:color="auto"/>
        <w:bottom w:val="none" w:sz="0" w:space="0" w:color="auto"/>
        <w:right w:val="none" w:sz="0" w:space="0" w:color="auto"/>
      </w:divBdr>
    </w:div>
    <w:div w:id="1318874756">
      <w:bodyDiv w:val="1"/>
      <w:marLeft w:val="0"/>
      <w:marRight w:val="0"/>
      <w:marTop w:val="0"/>
      <w:marBottom w:val="0"/>
      <w:divBdr>
        <w:top w:val="none" w:sz="0" w:space="0" w:color="auto"/>
        <w:left w:val="none" w:sz="0" w:space="0" w:color="auto"/>
        <w:bottom w:val="none" w:sz="0" w:space="0" w:color="auto"/>
        <w:right w:val="none" w:sz="0" w:space="0" w:color="auto"/>
      </w:divBdr>
    </w:div>
    <w:div w:id="1329750421">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8724062">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86102408">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01294101">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058962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575704005">
      <w:bodyDiv w:val="1"/>
      <w:marLeft w:val="0"/>
      <w:marRight w:val="0"/>
      <w:marTop w:val="0"/>
      <w:marBottom w:val="0"/>
      <w:divBdr>
        <w:top w:val="none" w:sz="0" w:space="0" w:color="auto"/>
        <w:left w:val="none" w:sz="0" w:space="0" w:color="auto"/>
        <w:bottom w:val="none" w:sz="0" w:space="0" w:color="auto"/>
        <w:right w:val="none" w:sz="0" w:space="0" w:color="auto"/>
      </w:divBdr>
    </w:div>
    <w:div w:id="1614555473">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48701089">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736854031">
      <w:bodyDiv w:val="1"/>
      <w:marLeft w:val="0"/>
      <w:marRight w:val="0"/>
      <w:marTop w:val="0"/>
      <w:marBottom w:val="0"/>
      <w:divBdr>
        <w:top w:val="none" w:sz="0" w:space="0" w:color="auto"/>
        <w:left w:val="none" w:sz="0" w:space="0" w:color="auto"/>
        <w:bottom w:val="none" w:sz="0" w:space="0" w:color="auto"/>
        <w:right w:val="none" w:sz="0" w:space="0" w:color="auto"/>
      </w:divBdr>
    </w:div>
    <w:div w:id="1743526128">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11946819">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891071330">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66740238">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038390829">
      <w:bodyDiv w:val="1"/>
      <w:marLeft w:val="0"/>
      <w:marRight w:val="0"/>
      <w:marTop w:val="0"/>
      <w:marBottom w:val="0"/>
      <w:divBdr>
        <w:top w:val="none" w:sz="0" w:space="0" w:color="auto"/>
        <w:left w:val="none" w:sz="0" w:space="0" w:color="auto"/>
        <w:bottom w:val="none" w:sz="0" w:space="0" w:color="auto"/>
        <w:right w:val="none" w:sz="0" w:space="0" w:color="auto"/>
      </w:divBdr>
    </w:div>
    <w:div w:id="2082479397">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s3-deposit" TargetMode="External"/><Relationship Id="rId39"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openxmlformats.org/officeDocument/2006/relationships/image" Target="media/image5.png"/><Relationship Id="rId47" Type="http://schemas.openxmlformats.org/officeDocument/2006/relationships/hyperlink" Target="https://github.com/b/kafka-websocket/blob/master/pom.xml" TargetMode="External"/><Relationship Id="rId50"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image" Target="media/image4.png"/><Relationship Id="rId46" Type="http://schemas.openxmlformats.org/officeDocument/2006/relationships/hyperlink" Target="https://www.confluent.io/blog/a-comprehensive-open-source-rest-proxy-for-kafka/" TargetMode="External"/><Relationship Id="rId2" Type="http://schemas.openxmlformats.org/officeDocument/2006/relationships/customXml" Target="../customXml/item2.xml"/><Relationship Id="rId16" Type="http://schemas.openxmlformats.org/officeDocument/2006/relationships/hyperlink" Target="http://www.boozallen.com" TargetMode="External"/><Relationship Id="rId20" Type="http://schemas.openxmlformats.org/officeDocument/2006/relationships/image" Target="media/image2.png"/><Relationship Id="rId29" Type="http://schemas.openxmlformats.org/officeDocument/2006/relationships/hyperlink" Target="https://github.com/usdot-jpo-ode/asn1_codec" TargetMode="External"/><Relationship Id="rId41" Type="http://schemas.microsoft.com/office/2016/09/relationships/commentsIds" Target="commentsIds.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s://usdot-jpo-ode.github.io/" TargetMode="External"/><Relationship Id="rId40" Type="http://schemas.microsoft.com/office/2011/relationships/commentsExtended" Target="commentsExtended.xml"/><Relationship Id="rId45" Type="http://schemas.openxmlformats.org/officeDocument/2006/relationships/hyperlink" Target="http://tools.ietf.org/html/rfc6455" TargetMode="External"/><Relationship Id="rId53"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s://github.com/vlm/asn1c" TargetMode="External"/><Relationship Id="rId36" Type="http://schemas.openxmlformats.org/officeDocument/2006/relationships/image" Target="media/image3.png"/><Relationship Id="rId49"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hyperlink" Target="https://github.com/usdot-jpo-ode/jpo-ode/blob/develop/docs/ODESwagger.yaml"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github.com/usdot-jpo-ode/asn1_codec" TargetMode="External"/><Relationship Id="rId30" Type="http://schemas.openxmlformats.org/officeDocument/2006/relationships/footer" Target="footer2.xml"/><Relationship Id="rId35" Type="http://schemas.openxmlformats.org/officeDocument/2006/relationships/hyperlink" Target="https://cvcs.samanage.com" TargetMode="External"/><Relationship Id="rId43" Type="http://schemas.openxmlformats.org/officeDocument/2006/relationships/hyperlink" Target="https://github.com/usdot-jpo-ode/jpo-ode/blob/develop/docs/ODESwagger.yaml" TargetMode="External"/><Relationship Id="rId48" Type="http://schemas.openxmlformats.org/officeDocument/2006/relationships/image" Target="media/image6.png"/><Relationship Id="rId8" Type="http://schemas.openxmlformats.org/officeDocument/2006/relationships/webSettings" Target="webSettings.xml"/><Relationship Id="rId5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67FDE2-34D4-4566-9530-79FF4139A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1299</TotalTime>
  <Pages>76</Pages>
  <Words>12685</Words>
  <Characters>72307</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84823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27</cp:revision>
  <cp:lastPrinted>2017-01-18T03:07:00Z</cp:lastPrinted>
  <dcterms:created xsi:type="dcterms:W3CDTF">2017-09-06T18:30:00Z</dcterms:created>
  <dcterms:modified xsi:type="dcterms:W3CDTF">2018-04-13T23:02:00Z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